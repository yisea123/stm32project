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D4122B" w14:textId="77777777" w:rsidR="006605B1" w:rsidRPr="00023568" w:rsidRDefault="006605B1" w:rsidP="006605B1">
      <w:pPr>
        <w:pStyle w:val="Template-ProjectName"/>
      </w:pPr>
      <w:bookmarkStart w:id="0" w:name="_Toc448390363"/>
      <w:bookmarkStart w:id="1" w:name="_Toc448410247"/>
      <w:r>
        <w:rPr>
          <w:rFonts w:hint="eastAsia"/>
        </w:rPr>
        <w:t xml:space="preserve">Rainbow </w:t>
      </w:r>
      <w:bookmarkStart w:id="2" w:name="_Toc448390364"/>
      <w:bookmarkStart w:id="3" w:name="_Toc448410248"/>
      <w:bookmarkEnd w:id="0"/>
      <w:bookmarkEnd w:id="1"/>
      <w:r>
        <w:t>FW</w:t>
      </w:r>
      <w:r w:rsidRPr="00023568">
        <w:t xml:space="preserve"> Specification</w:t>
      </w:r>
      <w:bookmarkEnd w:id="2"/>
      <w:bookmarkEnd w:id="3"/>
    </w:p>
    <w:p w14:paraId="5DC9BBE8" w14:textId="77777777" w:rsidR="006605B1" w:rsidRPr="00023568" w:rsidRDefault="006605B1" w:rsidP="006605B1"/>
    <w:tbl>
      <w:tblPr>
        <w:tblW w:w="0" w:type="auto"/>
        <w:tblLayout w:type="fixed"/>
        <w:tblCellMar>
          <w:left w:w="70" w:type="dxa"/>
          <w:right w:w="70" w:type="dxa"/>
        </w:tblCellMar>
        <w:tblLook w:val="0000" w:firstRow="0" w:lastRow="0" w:firstColumn="0" w:lastColumn="0" w:noHBand="0" w:noVBand="0"/>
      </w:tblPr>
      <w:tblGrid>
        <w:gridCol w:w="2427"/>
        <w:gridCol w:w="2427"/>
        <w:gridCol w:w="2427"/>
        <w:gridCol w:w="2428"/>
      </w:tblGrid>
      <w:tr w:rsidR="006605B1" w:rsidRPr="00683E08" w14:paraId="05F61C4E" w14:textId="77777777" w:rsidTr="006605B1">
        <w:tc>
          <w:tcPr>
            <w:tcW w:w="2427" w:type="dxa"/>
            <w:vAlign w:val="center"/>
          </w:tcPr>
          <w:p w14:paraId="1F3AADA4" w14:textId="77777777" w:rsidR="006605B1" w:rsidRPr="00023568" w:rsidRDefault="006605B1" w:rsidP="006605B1">
            <w:pPr>
              <w:pStyle w:val="Template-Topic"/>
              <w:rPr>
                <w:lang w:val="en-US"/>
              </w:rPr>
            </w:pPr>
            <w:r w:rsidRPr="00023568">
              <w:rPr>
                <w:lang w:val="en-US"/>
              </w:rPr>
              <w:t>Department:</w:t>
            </w:r>
          </w:p>
        </w:tc>
        <w:tc>
          <w:tcPr>
            <w:tcW w:w="2427" w:type="dxa"/>
            <w:vAlign w:val="center"/>
          </w:tcPr>
          <w:p w14:paraId="292437CF" w14:textId="77777777" w:rsidR="006605B1" w:rsidRPr="00023568" w:rsidRDefault="006605B1" w:rsidP="006605B1">
            <w:pPr>
              <w:pStyle w:val="Template-References"/>
              <w:rPr>
                <w:rStyle w:val="Template-TopicCarCar"/>
                <w:rFonts w:cs="Arial"/>
                <w:lang w:eastAsia="zh-CN"/>
              </w:rPr>
            </w:pPr>
            <w:r w:rsidRPr="00023568">
              <w:t>HACH</w:t>
            </w:r>
          </w:p>
        </w:tc>
        <w:tc>
          <w:tcPr>
            <w:tcW w:w="2427" w:type="dxa"/>
            <w:vAlign w:val="center"/>
          </w:tcPr>
          <w:p w14:paraId="6D7DC1C2" w14:textId="77777777" w:rsidR="006605B1" w:rsidRPr="00023568" w:rsidRDefault="006605B1" w:rsidP="006605B1">
            <w:pPr>
              <w:pStyle w:val="Template-Topic"/>
              <w:rPr>
                <w:lang w:val="en-US"/>
              </w:rPr>
            </w:pPr>
          </w:p>
        </w:tc>
        <w:tc>
          <w:tcPr>
            <w:tcW w:w="2428" w:type="dxa"/>
            <w:vAlign w:val="center"/>
          </w:tcPr>
          <w:p w14:paraId="0C7F2D36" w14:textId="77777777" w:rsidR="006605B1" w:rsidRPr="00023568" w:rsidRDefault="006605B1" w:rsidP="006605B1">
            <w:pPr>
              <w:pStyle w:val="Template-References"/>
            </w:pPr>
          </w:p>
        </w:tc>
      </w:tr>
      <w:tr w:rsidR="006605B1" w:rsidRPr="00683E08" w14:paraId="5B81D0F4" w14:textId="77777777" w:rsidTr="006605B1">
        <w:tc>
          <w:tcPr>
            <w:tcW w:w="2427" w:type="dxa"/>
            <w:vAlign w:val="center"/>
          </w:tcPr>
          <w:p w14:paraId="4DA88BD7" w14:textId="77777777" w:rsidR="006605B1" w:rsidRPr="00023568" w:rsidRDefault="006605B1" w:rsidP="006605B1">
            <w:pPr>
              <w:pStyle w:val="Template-Topic"/>
              <w:rPr>
                <w:lang w:val="en-US"/>
              </w:rPr>
            </w:pPr>
            <w:r w:rsidRPr="00023568">
              <w:rPr>
                <w:lang w:val="en-US"/>
              </w:rPr>
              <w:t xml:space="preserve">Project </w:t>
            </w:r>
            <w:r w:rsidRPr="00023568">
              <w:rPr>
                <w:lang w:val="en-US" w:eastAsia="zh-CN"/>
              </w:rPr>
              <w:t>Name</w:t>
            </w:r>
            <w:r w:rsidRPr="00023568">
              <w:rPr>
                <w:lang w:val="en-US"/>
              </w:rPr>
              <w:t>:</w:t>
            </w:r>
          </w:p>
        </w:tc>
        <w:tc>
          <w:tcPr>
            <w:tcW w:w="2427" w:type="dxa"/>
            <w:vAlign w:val="center"/>
          </w:tcPr>
          <w:p w14:paraId="56099716" w14:textId="77777777" w:rsidR="006605B1" w:rsidRPr="00023568" w:rsidRDefault="006605B1" w:rsidP="006605B1">
            <w:pPr>
              <w:pStyle w:val="Template-References"/>
            </w:pPr>
            <w:r>
              <w:rPr>
                <w:rFonts w:hint="eastAsia"/>
              </w:rPr>
              <w:t>Rainbow</w:t>
            </w:r>
          </w:p>
        </w:tc>
        <w:tc>
          <w:tcPr>
            <w:tcW w:w="2427" w:type="dxa"/>
            <w:vAlign w:val="center"/>
          </w:tcPr>
          <w:p w14:paraId="48F61AFB" w14:textId="77777777" w:rsidR="006605B1" w:rsidRPr="00023568" w:rsidRDefault="006605B1" w:rsidP="006605B1">
            <w:pPr>
              <w:pStyle w:val="Template-Topic"/>
              <w:rPr>
                <w:rStyle w:val="Template-TopicCarCar"/>
                <w:rFonts w:cs="Arial"/>
                <w:lang w:val="en-US"/>
              </w:rPr>
            </w:pPr>
            <w:r w:rsidRPr="00023568">
              <w:rPr>
                <w:lang w:val="en-US"/>
              </w:rPr>
              <w:t>Version:</w:t>
            </w:r>
          </w:p>
        </w:tc>
        <w:tc>
          <w:tcPr>
            <w:tcW w:w="2428" w:type="dxa"/>
            <w:vAlign w:val="center"/>
          </w:tcPr>
          <w:p w14:paraId="2475EFEB" w14:textId="77777777" w:rsidR="006605B1" w:rsidRPr="00023568" w:rsidRDefault="006605B1" w:rsidP="00BB2BCA">
            <w:pPr>
              <w:pStyle w:val="Template-Version"/>
              <w:rPr>
                <w:lang w:eastAsia="zh-CN"/>
              </w:rPr>
            </w:pPr>
            <w:r w:rsidRPr="00023568">
              <w:rPr>
                <w:noProof/>
              </w:rPr>
              <w:t>V0.</w:t>
            </w:r>
            <w:r w:rsidR="00BB2BCA">
              <w:rPr>
                <w:noProof/>
                <w:lang w:eastAsia="zh-CN"/>
              </w:rPr>
              <w:t>2</w:t>
            </w:r>
          </w:p>
        </w:tc>
      </w:tr>
      <w:tr w:rsidR="006605B1" w:rsidRPr="00683E08" w14:paraId="1C3EB832" w14:textId="77777777" w:rsidTr="006605B1">
        <w:tc>
          <w:tcPr>
            <w:tcW w:w="2427" w:type="dxa"/>
            <w:vAlign w:val="center"/>
          </w:tcPr>
          <w:p w14:paraId="1E39FE87" w14:textId="77777777" w:rsidR="006605B1" w:rsidRPr="00023568" w:rsidRDefault="006605B1" w:rsidP="006605B1">
            <w:pPr>
              <w:pStyle w:val="Template-Topic"/>
              <w:rPr>
                <w:lang w:val="en-US"/>
              </w:rPr>
            </w:pPr>
            <w:r w:rsidRPr="00023568">
              <w:rPr>
                <w:lang w:val="en-US"/>
              </w:rPr>
              <w:t>Doc Reference Nb.:</w:t>
            </w:r>
          </w:p>
        </w:tc>
        <w:tc>
          <w:tcPr>
            <w:tcW w:w="2427" w:type="dxa"/>
            <w:vAlign w:val="center"/>
          </w:tcPr>
          <w:p w14:paraId="31E64B5F" w14:textId="77777777" w:rsidR="006605B1" w:rsidRPr="00023568" w:rsidRDefault="006605B1" w:rsidP="00737500">
            <w:pPr>
              <w:pStyle w:val="Template-References"/>
            </w:pPr>
            <w:r>
              <w:rPr>
                <w:rFonts w:hint="eastAsia"/>
              </w:rPr>
              <w:t>RB</w:t>
            </w:r>
            <w:r w:rsidR="00737500">
              <w:t xml:space="preserve"> FW </w:t>
            </w:r>
            <w:r>
              <w:t>Spec</w:t>
            </w:r>
          </w:p>
        </w:tc>
        <w:tc>
          <w:tcPr>
            <w:tcW w:w="2427" w:type="dxa"/>
            <w:vAlign w:val="center"/>
          </w:tcPr>
          <w:p w14:paraId="6AE65C8B" w14:textId="77777777" w:rsidR="006605B1" w:rsidRPr="00023568" w:rsidRDefault="006605B1" w:rsidP="006605B1">
            <w:pPr>
              <w:pStyle w:val="Template-Topic"/>
              <w:rPr>
                <w:lang w:val="en-US"/>
              </w:rPr>
            </w:pPr>
            <w:r w:rsidRPr="00023568">
              <w:rPr>
                <w:lang w:val="en-US"/>
              </w:rPr>
              <w:t>Date:</w:t>
            </w:r>
          </w:p>
        </w:tc>
        <w:tc>
          <w:tcPr>
            <w:tcW w:w="2428" w:type="dxa"/>
            <w:vAlign w:val="center"/>
          </w:tcPr>
          <w:p w14:paraId="227922F4" w14:textId="77777777" w:rsidR="006605B1" w:rsidRPr="00023568" w:rsidRDefault="006605B1" w:rsidP="00BB2BCA">
            <w:pPr>
              <w:pStyle w:val="Template-References"/>
              <w:rPr>
                <w:lang w:eastAsia="zh-CN"/>
              </w:rPr>
            </w:pPr>
            <w:r>
              <w:rPr>
                <w:rFonts w:hint="eastAsia"/>
              </w:rPr>
              <w:t>2016-</w:t>
            </w:r>
            <w:r w:rsidR="00BB2BCA">
              <w:t>11-08</w:t>
            </w:r>
          </w:p>
        </w:tc>
      </w:tr>
    </w:tbl>
    <w:p w14:paraId="2D2D0991" w14:textId="77777777" w:rsidR="006605B1" w:rsidRPr="00023568" w:rsidRDefault="006605B1" w:rsidP="006605B1"/>
    <w:p w14:paraId="33D4CA61" w14:textId="77777777" w:rsidR="006605B1" w:rsidRPr="00023568" w:rsidRDefault="006605B1" w:rsidP="006605B1">
      <w:pPr>
        <w:rPr>
          <w:rStyle w:val="af0"/>
          <w:rFonts w:cs="Arial"/>
          <w:b w:val="0"/>
        </w:rPr>
      </w:pPr>
      <w:r w:rsidRPr="00023568">
        <w:rPr>
          <w:snapToGrid w:val="0"/>
        </w:rPr>
        <w:t>Executive definition &amp; objectives:</w:t>
      </w:r>
    </w:p>
    <w:p w14:paraId="0564C8C1" w14:textId="77777777" w:rsidR="006605B1" w:rsidRPr="00023568" w:rsidRDefault="006605B1" w:rsidP="006605B1">
      <w:pPr>
        <w:rPr>
          <w:b/>
          <w:snapToGrid w:val="0"/>
          <w:sz w:val="18"/>
        </w:rPr>
      </w:pPr>
      <w:bookmarkStart w:id="4" w:name="_Toc448390365"/>
      <w:bookmarkStart w:id="5" w:name="_Toc448410249"/>
      <w:r w:rsidRPr="00023568">
        <w:rPr>
          <w:rStyle w:val="af0"/>
          <w:rFonts w:cs="Arial"/>
          <w:b w:val="0"/>
        </w:rPr>
        <w:t>This template is intended for</w:t>
      </w:r>
      <w:bookmarkEnd w:id="4"/>
      <w:bookmarkEnd w:id="5"/>
    </w:p>
    <w:p w14:paraId="06763B9B" w14:textId="77777777" w:rsidR="006605B1" w:rsidRPr="00023568" w:rsidRDefault="006605B1" w:rsidP="006605B1">
      <w:r w:rsidRPr="00023568">
        <w:t xml:space="preserve">Show the </w:t>
      </w:r>
      <w:r>
        <w:t xml:space="preserve">firmware spec </w:t>
      </w:r>
      <w:r w:rsidRPr="00023568">
        <w:t xml:space="preserve">against the </w:t>
      </w:r>
      <w:r>
        <w:t>Product</w:t>
      </w:r>
      <w:r w:rsidRPr="00023568">
        <w:t xml:space="preserve"> Specification</w:t>
      </w:r>
      <w:r>
        <w:rPr>
          <w:rFonts w:hint="eastAsia"/>
        </w:rPr>
        <w:t xml:space="preserve"> from BU</w:t>
      </w:r>
      <w:r w:rsidRPr="00023568">
        <w:t>.</w:t>
      </w:r>
    </w:p>
    <w:p w14:paraId="00D95239" w14:textId="77777777" w:rsidR="006605B1" w:rsidRPr="00023568" w:rsidRDefault="006605B1" w:rsidP="006605B1">
      <w:pPr>
        <w:rPr>
          <w:b/>
        </w:rPr>
      </w:pPr>
      <w:r w:rsidRPr="00023568">
        <w:t>This document has to contain the product architecture that will later be used as a reference and major input for the Implementation &amp; Validation phase.</w:t>
      </w:r>
    </w:p>
    <w:p w14:paraId="2C340EEE" w14:textId="77777777" w:rsidR="006605B1" w:rsidRPr="00023568" w:rsidRDefault="006605B1" w:rsidP="006605B1">
      <w:pPr>
        <w:rPr>
          <w:b/>
        </w:rPr>
      </w:pPr>
      <w:r w:rsidRPr="00023568">
        <w:t>For identified critical component the detailed design at component level will be described in Technical Specification.</w:t>
      </w:r>
    </w:p>
    <w:p w14:paraId="642D791B" w14:textId="77777777" w:rsidR="006605B1" w:rsidRPr="00023568" w:rsidRDefault="006605B1" w:rsidP="006605B1"/>
    <w:tbl>
      <w:tblPr>
        <w:tblW w:w="10065"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73"/>
        <w:gridCol w:w="6219"/>
        <w:gridCol w:w="1134"/>
        <w:gridCol w:w="539"/>
      </w:tblGrid>
      <w:tr w:rsidR="006605B1" w:rsidRPr="00683E08" w14:paraId="63D4DE3D" w14:textId="77777777" w:rsidTr="006605B1">
        <w:trPr>
          <w:gridAfter w:val="1"/>
          <w:wAfter w:w="539" w:type="dxa"/>
          <w:cantSplit/>
          <w:trHeight w:val="290"/>
        </w:trPr>
        <w:tc>
          <w:tcPr>
            <w:tcW w:w="2173" w:type="dxa"/>
            <w:vMerge w:val="restart"/>
            <w:shd w:val="pct5" w:color="auto" w:fill="FFFFFF"/>
            <w:vAlign w:val="center"/>
          </w:tcPr>
          <w:p w14:paraId="3F8BF270" w14:textId="77777777" w:rsidR="006605B1" w:rsidRPr="00023568" w:rsidRDefault="006605B1" w:rsidP="006605B1">
            <w:pPr>
              <w:pStyle w:val="Template-Topic-centered"/>
              <w:rPr>
                <w:lang w:val="en-US"/>
              </w:rPr>
            </w:pPr>
            <w:r w:rsidRPr="00023568">
              <w:rPr>
                <w:lang w:val="en-US"/>
              </w:rPr>
              <w:t>Deliverable Name</w:t>
            </w:r>
          </w:p>
        </w:tc>
        <w:tc>
          <w:tcPr>
            <w:tcW w:w="6219" w:type="dxa"/>
            <w:vMerge w:val="restart"/>
            <w:vAlign w:val="center"/>
          </w:tcPr>
          <w:p w14:paraId="76E08AF3" w14:textId="77777777" w:rsidR="006605B1" w:rsidRPr="007220CB" w:rsidRDefault="006605B1" w:rsidP="006605B1">
            <w:pPr>
              <w:pStyle w:val="Template-ProjectName"/>
            </w:pPr>
            <w:r>
              <w:rPr>
                <w:rFonts w:hint="eastAsia"/>
              </w:rPr>
              <w:t xml:space="preserve">Rainbow </w:t>
            </w:r>
            <w:r>
              <w:t>FW</w:t>
            </w:r>
            <w:r w:rsidRPr="00023568">
              <w:t xml:space="preserve"> Specification</w:t>
            </w:r>
          </w:p>
        </w:tc>
        <w:tc>
          <w:tcPr>
            <w:tcW w:w="1134" w:type="dxa"/>
            <w:shd w:val="pct5" w:color="auto" w:fill="FFFFFF"/>
            <w:vAlign w:val="center"/>
          </w:tcPr>
          <w:p w14:paraId="1F3F8B6F" w14:textId="77777777" w:rsidR="006605B1" w:rsidRPr="00023568" w:rsidRDefault="006605B1" w:rsidP="006605B1">
            <w:pPr>
              <w:pStyle w:val="Template-StageGate"/>
              <w:rPr>
                <w:b/>
                <w:lang w:val="en-US"/>
              </w:rPr>
            </w:pPr>
            <w:r w:rsidRPr="00023568">
              <w:rPr>
                <w:lang w:val="en-US" w:eastAsia="zh-CN"/>
              </w:rPr>
              <w:t>Toll</w:t>
            </w:r>
            <w:r w:rsidRPr="00023568">
              <w:rPr>
                <w:lang w:val="en-US"/>
              </w:rPr>
              <w:t xml:space="preserve"> Gate</w:t>
            </w:r>
          </w:p>
        </w:tc>
      </w:tr>
      <w:tr w:rsidR="006605B1" w:rsidRPr="00683E08" w14:paraId="569CDAE4" w14:textId="77777777" w:rsidTr="006605B1">
        <w:trPr>
          <w:cantSplit/>
          <w:trHeight w:val="286"/>
        </w:trPr>
        <w:tc>
          <w:tcPr>
            <w:tcW w:w="2173" w:type="dxa"/>
            <w:vMerge/>
            <w:shd w:val="pct5" w:color="auto" w:fill="FFFFFF"/>
          </w:tcPr>
          <w:p w14:paraId="785EBDD9" w14:textId="77777777" w:rsidR="006605B1" w:rsidRPr="00683E08" w:rsidRDefault="006605B1" w:rsidP="006605B1"/>
        </w:tc>
        <w:tc>
          <w:tcPr>
            <w:tcW w:w="6219" w:type="dxa"/>
            <w:vMerge/>
            <w:vAlign w:val="center"/>
          </w:tcPr>
          <w:p w14:paraId="65A6190D" w14:textId="77777777" w:rsidR="006605B1" w:rsidRPr="00683E08" w:rsidRDefault="006605B1" w:rsidP="006605B1"/>
        </w:tc>
        <w:tc>
          <w:tcPr>
            <w:tcW w:w="1134" w:type="dxa"/>
            <w:vAlign w:val="center"/>
          </w:tcPr>
          <w:p w14:paraId="301C053B" w14:textId="77777777" w:rsidR="006605B1" w:rsidRPr="00023568" w:rsidRDefault="006605B1" w:rsidP="006605B1">
            <w:pPr>
              <w:pStyle w:val="Template-StageGate"/>
              <w:rPr>
                <w:lang w:val="en-US"/>
              </w:rPr>
            </w:pPr>
            <w:r w:rsidRPr="00023568">
              <w:rPr>
                <w:lang w:val="en-US"/>
              </w:rPr>
              <w:t>TG1</w:t>
            </w:r>
          </w:p>
        </w:tc>
        <w:tc>
          <w:tcPr>
            <w:tcW w:w="539" w:type="dxa"/>
            <w:vAlign w:val="center"/>
          </w:tcPr>
          <w:p w14:paraId="3E01656D" w14:textId="77777777" w:rsidR="006605B1" w:rsidRPr="00683E08" w:rsidRDefault="00203B8B" w:rsidP="006605B1">
            <w:r w:rsidRPr="00683E08">
              <w:fldChar w:fldCharType="begin">
                <w:ffData>
                  <w:name w:val=""/>
                  <w:enabled/>
                  <w:calcOnExit w:val="0"/>
                  <w:checkBox>
                    <w:size w:val="20"/>
                    <w:default w:val="1"/>
                  </w:checkBox>
                </w:ffData>
              </w:fldChar>
            </w:r>
            <w:r w:rsidR="006605B1" w:rsidRPr="00683E08">
              <w:instrText xml:space="preserve"> FORMCHECKBOX </w:instrText>
            </w:r>
            <w:r w:rsidR="00CB4B05">
              <w:fldChar w:fldCharType="separate"/>
            </w:r>
            <w:r w:rsidRPr="00683E08">
              <w:fldChar w:fldCharType="end"/>
            </w:r>
          </w:p>
        </w:tc>
      </w:tr>
      <w:tr w:rsidR="006605B1" w:rsidRPr="00683E08" w14:paraId="5000655B" w14:textId="77777777" w:rsidTr="006605B1">
        <w:trPr>
          <w:cantSplit/>
          <w:trHeight w:val="286"/>
        </w:trPr>
        <w:tc>
          <w:tcPr>
            <w:tcW w:w="2173" w:type="dxa"/>
            <w:vMerge/>
            <w:shd w:val="pct5" w:color="auto" w:fill="FFFFFF"/>
          </w:tcPr>
          <w:p w14:paraId="5A8643EE" w14:textId="77777777" w:rsidR="006605B1" w:rsidRPr="00683E08" w:rsidRDefault="006605B1" w:rsidP="006605B1"/>
        </w:tc>
        <w:tc>
          <w:tcPr>
            <w:tcW w:w="6219" w:type="dxa"/>
            <w:vMerge/>
            <w:vAlign w:val="center"/>
          </w:tcPr>
          <w:p w14:paraId="6BE8D8E6" w14:textId="77777777" w:rsidR="006605B1" w:rsidRPr="00683E08" w:rsidRDefault="006605B1" w:rsidP="006605B1"/>
        </w:tc>
        <w:tc>
          <w:tcPr>
            <w:tcW w:w="1134" w:type="dxa"/>
            <w:vAlign w:val="center"/>
          </w:tcPr>
          <w:p w14:paraId="5ED5EEC8" w14:textId="77777777" w:rsidR="006605B1" w:rsidRPr="00023568" w:rsidRDefault="006605B1" w:rsidP="006605B1">
            <w:pPr>
              <w:pStyle w:val="Template-StageGate"/>
              <w:rPr>
                <w:lang w:val="en-US"/>
              </w:rPr>
            </w:pPr>
            <w:r w:rsidRPr="00023568">
              <w:rPr>
                <w:lang w:val="en-US"/>
              </w:rPr>
              <w:t>TG2</w:t>
            </w:r>
          </w:p>
        </w:tc>
        <w:tc>
          <w:tcPr>
            <w:tcW w:w="539" w:type="dxa"/>
            <w:vAlign w:val="center"/>
          </w:tcPr>
          <w:p w14:paraId="503658FB"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CB4B05">
              <w:fldChar w:fldCharType="separate"/>
            </w:r>
            <w:r w:rsidRPr="00683E08">
              <w:fldChar w:fldCharType="end"/>
            </w:r>
          </w:p>
        </w:tc>
      </w:tr>
      <w:tr w:rsidR="006605B1" w:rsidRPr="00683E08" w14:paraId="3FD76EA1" w14:textId="77777777" w:rsidTr="006605B1">
        <w:trPr>
          <w:cantSplit/>
          <w:trHeight w:val="286"/>
        </w:trPr>
        <w:tc>
          <w:tcPr>
            <w:tcW w:w="2173" w:type="dxa"/>
            <w:vMerge/>
            <w:shd w:val="pct5" w:color="auto" w:fill="FFFFFF"/>
          </w:tcPr>
          <w:p w14:paraId="3A3D3B89" w14:textId="77777777" w:rsidR="006605B1" w:rsidRPr="00683E08" w:rsidRDefault="006605B1" w:rsidP="006605B1"/>
        </w:tc>
        <w:tc>
          <w:tcPr>
            <w:tcW w:w="6219" w:type="dxa"/>
            <w:vMerge/>
            <w:vAlign w:val="center"/>
          </w:tcPr>
          <w:p w14:paraId="5A21CAB0" w14:textId="77777777" w:rsidR="006605B1" w:rsidRPr="00683E08" w:rsidRDefault="006605B1" w:rsidP="006605B1"/>
        </w:tc>
        <w:tc>
          <w:tcPr>
            <w:tcW w:w="1134" w:type="dxa"/>
            <w:vAlign w:val="center"/>
          </w:tcPr>
          <w:p w14:paraId="5D69AC8F" w14:textId="77777777" w:rsidR="006605B1" w:rsidRPr="00023568" w:rsidRDefault="006605B1" w:rsidP="006605B1">
            <w:pPr>
              <w:pStyle w:val="Template-StageGate"/>
              <w:rPr>
                <w:lang w:val="en-US"/>
              </w:rPr>
            </w:pPr>
            <w:r w:rsidRPr="00023568">
              <w:rPr>
                <w:lang w:val="en-US"/>
              </w:rPr>
              <w:t>TG3</w:t>
            </w:r>
          </w:p>
        </w:tc>
        <w:tc>
          <w:tcPr>
            <w:tcW w:w="539" w:type="dxa"/>
            <w:vAlign w:val="center"/>
          </w:tcPr>
          <w:p w14:paraId="3A0DD5F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CB4B05">
              <w:fldChar w:fldCharType="separate"/>
            </w:r>
            <w:r w:rsidRPr="00683E08">
              <w:fldChar w:fldCharType="end"/>
            </w:r>
          </w:p>
        </w:tc>
      </w:tr>
      <w:tr w:rsidR="006605B1" w:rsidRPr="00683E08" w14:paraId="0AE3AC82" w14:textId="77777777" w:rsidTr="006605B1">
        <w:trPr>
          <w:cantSplit/>
          <w:trHeight w:val="286"/>
        </w:trPr>
        <w:tc>
          <w:tcPr>
            <w:tcW w:w="2173" w:type="dxa"/>
            <w:vMerge/>
            <w:shd w:val="pct5" w:color="auto" w:fill="FFFFFF"/>
          </w:tcPr>
          <w:p w14:paraId="46BBEBE8" w14:textId="77777777" w:rsidR="006605B1" w:rsidRPr="00683E08" w:rsidRDefault="006605B1" w:rsidP="006605B1"/>
        </w:tc>
        <w:tc>
          <w:tcPr>
            <w:tcW w:w="6219" w:type="dxa"/>
            <w:vMerge/>
            <w:vAlign w:val="center"/>
          </w:tcPr>
          <w:p w14:paraId="3255FFD2" w14:textId="77777777" w:rsidR="006605B1" w:rsidRPr="00683E08" w:rsidRDefault="006605B1" w:rsidP="006605B1"/>
        </w:tc>
        <w:tc>
          <w:tcPr>
            <w:tcW w:w="1134" w:type="dxa"/>
            <w:vAlign w:val="center"/>
          </w:tcPr>
          <w:p w14:paraId="2843DB48" w14:textId="77777777" w:rsidR="006605B1" w:rsidRPr="00023568" w:rsidRDefault="006605B1" w:rsidP="006605B1">
            <w:pPr>
              <w:pStyle w:val="Template-StageGate"/>
              <w:rPr>
                <w:lang w:val="en-US"/>
              </w:rPr>
            </w:pPr>
            <w:r w:rsidRPr="00023568">
              <w:rPr>
                <w:lang w:val="en-US"/>
              </w:rPr>
              <w:t xml:space="preserve">TG4 </w:t>
            </w:r>
          </w:p>
        </w:tc>
        <w:tc>
          <w:tcPr>
            <w:tcW w:w="539" w:type="dxa"/>
            <w:vAlign w:val="center"/>
          </w:tcPr>
          <w:p w14:paraId="4E401147"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CB4B05">
              <w:fldChar w:fldCharType="separate"/>
            </w:r>
            <w:r w:rsidRPr="00683E08">
              <w:fldChar w:fldCharType="end"/>
            </w:r>
          </w:p>
        </w:tc>
      </w:tr>
      <w:tr w:rsidR="006605B1" w:rsidRPr="00683E08" w14:paraId="51886DA4" w14:textId="77777777" w:rsidTr="006605B1">
        <w:trPr>
          <w:cantSplit/>
          <w:trHeight w:val="286"/>
        </w:trPr>
        <w:tc>
          <w:tcPr>
            <w:tcW w:w="2173" w:type="dxa"/>
            <w:vMerge/>
            <w:shd w:val="pct5" w:color="auto" w:fill="FFFFFF"/>
          </w:tcPr>
          <w:p w14:paraId="5B5DB74A" w14:textId="77777777" w:rsidR="006605B1" w:rsidRPr="00683E08" w:rsidRDefault="006605B1" w:rsidP="006605B1"/>
        </w:tc>
        <w:tc>
          <w:tcPr>
            <w:tcW w:w="6219" w:type="dxa"/>
            <w:vMerge/>
            <w:vAlign w:val="center"/>
          </w:tcPr>
          <w:p w14:paraId="354D7756" w14:textId="77777777" w:rsidR="006605B1" w:rsidRPr="00683E08" w:rsidRDefault="006605B1" w:rsidP="006605B1"/>
        </w:tc>
        <w:tc>
          <w:tcPr>
            <w:tcW w:w="1134" w:type="dxa"/>
            <w:vAlign w:val="center"/>
          </w:tcPr>
          <w:p w14:paraId="77E7F5D5" w14:textId="77777777" w:rsidR="006605B1" w:rsidRPr="00023568" w:rsidRDefault="006605B1" w:rsidP="006605B1">
            <w:pPr>
              <w:pStyle w:val="Template-StageGate"/>
              <w:rPr>
                <w:lang w:val="en-US"/>
              </w:rPr>
            </w:pPr>
            <w:r w:rsidRPr="00023568">
              <w:rPr>
                <w:lang w:val="en-US"/>
              </w:rPr>
              <w:t>TG5</w:t>
            </w:r>
          </w:p>
        </w:tc>
        <w:tc>
          <w:tcPr>
            <w:tcW w:w="539" w:type="dxa"/>
            <w:vAlign w:val="center"/>
          </w:tcPr>
          <w:p w14:paraId="18CED32F"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CB4B05">
              <w:fldChar w:fldCharType="separate"/>
            </w:r>
            <w:r w:rsidRPr="00683E08">
              <w:fldChar w:fldCharType="end"/>
            </w:r>
          </w:p>
        </w:tc>
      </w:tr>
      <w:tr w:rsidR="006605B1" w:rsidRPr="00683E08" w14:paraId="4F762853" w14:textId="77777777" w:rsidTr="006605B1">
        <w:trPr>
          <w:cantSplit/>
          <w:trHeight w:val="286"/>
        </w:trPr>
        <w:tc>
          <w:tcPr>
            <w:tcW w:w="2173" w:type="dxa"/>
            <w:vMerge/>
            <w:shd w:val="pct5" w:color="auto" w:fill="FFFFFF"/>
          </w:tcPr>
          <w:p w14:paraId="79E315ED" w14:textId="77777777" w:rsidR="006605B1" w:rsidRPr="00683E08" w:rsidRDefault="006605B1" w:rsidP="006605B1"/>
        </w:tc>
        <w:tc>
          <w:tcPr>
            <w:tcW w:w="6219" w:type="dxa"/>
            <w:vMerge/>
            <w:vAlign w:val="center"/>
          </w:tcPr>
          <w:p w14:paraId="17CD0DC6" w14:textId="77777777" w:rsidR="006605B1" w:rsidRPr="00683E08" w:rsidRDefault="006605B1" w:rsidP="006605B1"/>
        </w:tc>
        <w:tc>
          <w:tcPr>
            <w:tcW w:w="1134" w:type="dxa"/>
            <w:vAlign w:val="center"/>
          </w:tcPr>
          <w:p w14:paraId="30963554" w14:textId="77777777" w:rsidR="006605B1" w:rsidRPr="00023568" w:rsidRDefault="006605B1" w:rsidP="006605B1">
            <w:pPr>
              <w:pStyle w:val="Template-StageGate"/>
              <w:rPr>
                <w:lang w:val="en-US"/>
              </w:rPr>
            </w:pPr>
            <w:r w:rsidRPr="00023568">
              <w:rPr>
                <w:lang w:val="en-US"/>
              </w:rPr>
              <w:t>TG6</w:t>
            </w:r>
          </w:p>
        </w:tc>
        <w:tc>
          <w:tcPr>
            <w:tcW w:w="539" w:type="dxa"/>
            <w:vAlign w:val="center"/>
          </w:tcPr>
          <w:p w14:paraId="0D88AD89" w14:textId="77777777" w:rsidR="006605B1" w:rsidRPr="00683E08" w:rsidRDefault="00203B8B" w:rsidP="006605B1">
            <w:r w:rsidRPr="00683E08">
              <w:fldChar w:fldCharType="begin">
                <w:ffData>
                  <w:name w:val="CaseACocher11"/>
                  <w:enabled/>
                  <w:calcOnExit w:val="0"/>
                  <w:checkBox>
                    <w:size w:val="20"/>
                    <w:default w:val="0"/>
                  </w:checkBox>
                </w:ffData>
              </w:fldChar>
            </w:r>
            <w:r w:rsidR="006605B1" w:rsidRPr="00683E08">
              <w:instrText xml:space="preserve"> FORMCHECKBOX </w:instrText>
            </w:r>
            <w:r w:rsidR="00CB4B05">
              <w:fldChar w:fldCharType="separate"/>
            </w:r>
            <w:r w:rsidRPr="00683E08">
              <w:fldChar w:fldCharType="end"/>
            </w:r>
          </w:p>
        </w:tc>
      </w:tr>
    </w:tbl>
    <w:p w14:paraId="02F5E3E7" w14:textId="77777777" w:rsidR="006605B1" w:rsidRPr="00023568" w:rsidRDefault="006605B1" w:rsidP="006605B1"/>
    <w:p w14:paraId="2E34D00A" w14:textId="77777777" w:rsidR="006605B1" w:rsidRPr="00023568" w:rsidRDefault="006605B1" w:rsidP="006605B1"/>
    <w:tbl>
      <w:tblPr>
        <w:tblW w:w="0" w:type="auto"/>
        <w:tblInd w:w="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1" w:type="dxa"/>
          <w:right w:w="71" w:type="dxa"/>
        </w:tblCellMar>
        <w:tblLook w:val="0000" w:firstRow="0" w:lastRow="0" w:firstColumn="0" w:lastColumn="0" w:noHBand="0" w:noVBand="0"/>
      </w:tblPr>
      <w:tblGrid>
        <w:gridCol w:w="2127"/>
        <w:gridCol w:w="2504"/>
        <w:gridCol w:w="2504"/>
        <w:gridCol w:w="2504"/>
      </w:tblGrid>
      <w:tr w:rsidR="006605B1" w:rsidRPr="00683E08" w14:paraId="0E4C88B8" w14:textId="77777777" w:rsidTr="006605B1">
        <w:trPr>
          <w:cantSplit/>
          <w:trHeight w:val="274"/>
        </w:trPr>
        <w:tc>
          <w:tcPr>
            <w:tcW w:w="2127" w:type="dxa"/>
            <w:shd w:val="pct5" w:color="auto" w:fill="FFFFFF"/>
            <w:vAlign w:val="center"/>
          </w:tcPr>
          <w:p w14:paraId="3B1DCF2D" w14:textId="77777777" w:rsidR="006605B1" w:rsidRPr="00023568" w:rsidRDefault="006605B1" w:rsidP="006605B1">
            <w:pPr>
              <w:pStyle w:val="Template-Topic-centered"/>
              <w:rPr>
                <w:lang w:val="en-US"/>
              </w:rPr>
            </w:pPr>
            <w:r w:rsidRPr="00023568">
              <w:rPr>
                <w:lang w:val="en-US"/>
              </w:rPr>
              <w:t>Status</w:t>
            </w:r>
          </w:p>
        </w:tc>
        <w:tc>
          <w:tcPr>
            <w:tcW w:w="2504" w:type="dxa"/>
            <w:vAlign w:val="center"/>
          </w:tcPr>
          <w:p w14:paraId="01A1BD08" w14:textId="77777777" w:rsidR="006605B1" w:rsidRPr="00683E08" w:rsidRDefault="006605B1" w:rsidP="006605B1">
            <w:pPr>
              <w:rPr>
                <w:b/>
              </w:rPr>
            </w:pPr>
            <w:r w:rsidRPr="00683E08">
              <w:tab/>
              <w:t xml:space="preserve">Draft </w:t>
            </w:r>
            <w:r w:rsidR="00203B8B" w:rsidRPr="00683E08">
              <w:fldChar w:fldCharType="begin">
                <w:ffData>
                  <w:name w:val="CaseACocher3"/>
                  <w:enabled/>
                  <w:calcOnExit w:val="0"/>
                  <w:checkBox>
                    <w:sizeAuto/>
                    <w:default w:val="1"/>
                  </w:checkBox>
                </w:ffData>
              </w:fldChar>
            </w:r>
            <w:r w:rsidRPr="00683E08">
              <w:instrText xml:space="preserve"> FORMCHECKBOX </w:instrText>
            </w:r>
            <w:r w:rsidR="00CB4B05">
              <w:fldChar w:fldCharType="separate"/>
            </w:r>
            <w:r w:rsidR="00203B8B" w:rsidRPr="00683E08">
              <w:fldChar w:fldCharType="end"/>
            </w:r>
            <w:r w:rsidRPr="00683E08">
              <w:t xml:space="preserve">  </w:t>
            </w:r>
          </w:p>
        </w:tc>
        <w:tc>
          <w:tcPr>
            <w:tcW w:w="2504" w:type="dxa"/>
            <w:vAlign w:val="center"/>
          </w:tcPr>
          <w:p w14:paraId="34DD7A8E" w14:textId="77777777" w:rsidR="006605B1" w:rsidRPr="00683E08" w:rsidRDefault="006605B1" w:rsidP="006605B1">
            <w:r w:rsidRPr="00683E08">
              <w:tab/>
              <w:t xml:space="preserve">In Review </w:t>
            </w:r>
            <w:bookmarkStart w:id="6" w:name="CaseACocher2"/>
            <w:r w:rsidR="00203B8B" w:rsidRPr="00683E08">
              <w:fldChar w:fldCharType="begin">
                <w:ffData>
                  <w:name w:val="CaseACocher2"/>
                  <w:enabled/>
                  <w:calcOnExit w:val="0"/>
                  <w:checkBox>
                    <w:sizeAuto/>
                    <w:default w:val="0"/>
                  </w:checkBox>
                </w:ffData>
              </w:fldChar>
            </w:r>
            <w:r w:rsidRPr="00683E08">
              <w:instrText xml:space="preserve"> FORMCHECKBOX </w:instrText>
            </w:r>
            <w:r w:rsidR="00CB4B05">
              <w:fldChar w:fldCharType="separate"/>
            </w:r>
            <w:r w:rsidR="00203B8B" w:rsidRPr="00683E08">
              <w:fldChar w:fldCharType="end"/>
            </w:r>
            <w:bookmarkEnd w:id="6"/>
          </w:p>
        </w:tc>
        <w:tc>
          <w:tcPr>
            <w:tcW w:w="2504" w:type="dxa"/>
            <w:vAlign w:val="center"/>
          </w:tcPr>
          <w:p w14:paraId="2FB3583A" w14:textId="77777777" w:rsidR="006605B1" w:rsidRPr="00683E08" w:rsidRDefault="006605B1" w:rsidP="006605B1">
            <w:r w:rsidRPr="00683E08">
              <w:tab/>
              <w:t xml:space="preserve">Official </w:t>
            </w:r>
            <w:bookmarkStart w:id="7" w:name="CaseACocher12"/>
            <w:r w:rsidR="00203B8B" w:rsidRPr="00683E08">
              <w:fldChar w:fldCharType="begin">
                <w:ffData>
                  <w:name w:val="CaseACocher12"/>
                  <w:enabled w:val="0"/>
                  <w:calcOnExit w:val="0"/>
                  <w:checkBox>
                    <w:sizeAuto/>
                    <w:default w:val="0"/>
                  </w:checkBox>
                </w:ffData>
              </w:fldChar>
            </w:r>
            <w:r w:rsidRPr="00683E08">
              <w:instrText xml:space="preserve"> FORMCHECKBOX </w:instrText>
            </w:r>
            <w:r w:rsidR="00CB4B05">
              <w:fldChar w:fldCharType="separate"/>
            </w:r>
            <w:r w:rsidR="00203B8B" w:rsidRPr="00683E08">
              <w:fldChar w:fldCharType="end"/>
            </w:r>
            <w:bookmarkEnd w:id="7"/>
          </w:p>
        </w:tc>
      </w:tr>
    </w:tbl>
    <w:p w14:paraId="2925BC4C" w14:textId="77777777" w:rsidR="006605B1" w:rsidRPr="00023568" w:rsidRDefault="006605B1" w:rsidP="006605B1"/>
    <w:p w14:paraId="27B56958" w14:textId="77777777" w:rsidR="006605B1" w:rsidRPr="00023568" w:rsidRDefault="006605B1" w:rsidP="006605B1"/>
    <w:tbl>
      <w:tblPr>
        <w:tblW w:w="4927" w:type="pct"/>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1" w:type="dxa"/>
          <w:right w:w="71" w:type="dxa"/>
        </w:tblCellMar>
        <w:tblLook w:val="0000" w:firstRow="0" w:lastRow="0" w:firstColumn="0" w:lastColumn="0" w:noHBand="0" w:noVBand="0"/>
      </w:tblPr>
      <w:tblGrid>
        <w:gridCol w:w="2088"/>
        <w:gridCol w:w="3741"/>
        <w:gridCol w:w="3809"/>
      </w:tblGrid>
      <w:tr w:rsidR="006605B1" w:rsidRPr="00683E08" w14:paraId="2D829CC7" w14:textId="77777777" w:rsidTr="006605B1">
        <w:trPr>
          <w:cantSplit/>
          <w:trHeight w:val="389"/>
        </w:trPr>
        <w:tc>
          <w:tcPr>
            <w:tcW w:w="1083" w:type="pct"/>
            <w:tcBorders>
              <w:top w:val="single" w:sz="4" w:space="0" w:color="808080"/>
              <w:left w:val="single" w:sz="4" w:space="0" w:color="808080"/>
              <w:bottom w:val="single" w:sz="4" w:space="0" w:color="808080"/>
              <w:right w:val="nil"/>
            </w:tcBorders>
            <w:shd w:val="pct5" w:color="auto" w:fill="FFFFFF"/>
            <w:vAlign w:val="center"/>
          </w:tcPr>
          <w:p w14:paraId="759719DD" w14:textId="77777777" w:rsidR="006605B1" w:rsidRPr="00023568" w:rsidRDefault="006605B1" w:rsidP="006605B1">
            <w:pPr>
              <w:pStyle w:val="Template-Topic-centered"/>
              <w:rPr>
                <w:lang w:val="en-US"/>
              </w:rPr>
            </w:pPr>
            <w:r w:rsidRPr="00023568">
              <w:rPr>
                <w:lang w:val="en-US"/>
              </w:rPr>
              <w:t>Roles</w:t>
            </w:r>
          </w:p>
        </w:tc>
        <w:tc>
          <w:tcPr>
            <w:tcW w:w="1941"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40C82105" w14:textId="77777777" w:rsidR="006605B1" w:rsidRPr="00023568" w:rsidRDefault="006605B1" w:rsidP="006605B1">
            <w:pPr>
              <w:pStyle w:val="Template-Topic-centered"/>
              <w:rPr>
                <w:lang w:val="en-US"/>
              </w:rPr>
            </w:pPr>
            <w:r w:rsidRPr="00023568">
              <w:rPr>
                <w:lang w:val="en-US"/>
              </w:rPr>
              <w:t>Function</w:t>
            </w:r>
          </w:p>
        </w:tc>
        <w:tc>
          <w:tcPr>
            <w:tcW w:w="1976" w:type="pct"/>
            <w:tcBorders>
              <w:top w:val="single" w:sz="4" w:space="0" w:color="808080"/>
              <w:left w:val="single" w:sz="4" w:space="0" w:color="808080"/>
              <w:bottom w:val="single" w:sz="4" w:space="0" w:color="808080"/>
              <w:right w:val="single" w:sz="4" w:space="0" w:color="808080"/>
            </w:tcBorders>
            <w:shd w:val="pct5" w:color="auto" w:fill="FFFFFF"/>
            <w:vAlign w:val="center"/>
          </w:tcPr>
          <w:p w14:paraId="58A78412" w14:textId="77777777" w:rsidR="006605B1" w:rsidRPr="00023568" w:rsidRDefault="006605B1" w:rsidP="006605B1">
            <w:pPr>
              <w:pStyle w:val="Template-Topic-centered"/>
              <w:rPr>
                <w:lang w:val="en-US"/>
              </w:rPr>
            </w:pPr>
            <w:r w:rsidRPr="00023568">
              <w:rPr>
                <w:lang w:val="en-US"/>
              </w:rPr>
              <w:t>Name</w:t>
            </w:r>
          </w:p>
        </w:tc>
      </w:tr>
      <w:tr w:rsidR="006605B1" w:rsidRPr="00683E08" w14:paraId="6E44FDBC"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06C549E6" w14:textId="77777777" w:rsidR="006605B1" w:rsidRPr="00023568" w:rsidRDefault="006605B1" w:rsidP="006605B1">
            <w:pPr>
              <w:pStyle w:val="Template-Topic-centered"/>
              <w:rPr>
                <w:lang w:val="en-US"/>
              </w:rPr>
            </w:pPr>
            <w:r w:rsidRPr="00023568">
              <w:rPr>
                <w:lang w:val="en-US"/>
              </w:rPr>
              <w:t>Authors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9B0BA98" w14:textId="77777777" w:rsidR="006605B1" w:rsidRPr="00683E08" w:rsidRDefault="006605B1" w:rsidP="006605B1">
            <w:r>
              <w:t>FW</w:t>
            </w:r>
            <w:r>
              <w:rPr>
                <w:rFonts w:hint="eastAsia"/>
              </w:rPr>
              <w:t xml:space="preserve"> Engineer</w:t>
            </w:r>
          </w:p>
        </w:tc>
        <w:tc>
          <w:tcPr>
            <w:tcW w:w="1976" w:type="pct"/>
            <w:tcBorders>
              <w:top w:val="single" w:sz="4" w:space="0" w:color="808080"/>
              <w:left w:val="single" w:sz="4" w:space="0" w:color="808080"/>
              <w:bottom w:val="single" w:sz="4" w:space="0" w:color="808080"/>
              <w:right w:val="single" w:sz="4" w:space="0" w:color="808080"/>
            </w:tcBorders>
            <w:vAlign w:val="center"/>
          </w:tcPr>
          <w:p w14:paraId="6BF34257" w14:textId="77777777" w:rsidR="006605B1" w:rsidRPr="00683E08" w:rsidRDefault="006605B1" w:rsidP="006605B1">
            <w:r>
              <w:t>Paul Li</w:t>
            </w:r>
          </w:p>
        </w:tc>
      </w:tr>
      <w:tr w:rsidR="006605B1" w:rsidRPr="00683E08" w14:paraId="3EE06AE8"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67C7187F" w14:textId="77777777" w:rsidR="006605B1" w:rsidRPr="00023568" w:rsidRDefault="006605B1" w:rsidP="006605B1">
            <w:pPr>
              <w:pStyle w:val="Template-Topic-centered"/>
              <w:rPr>
                <w:lang w:val="en-US"/>
              </w:rPr>
            </w:pPr>
            <w:r w:rsidRPr="00023568">
              <w:rPr>
                <w:lang w:val="en-US"/>
              </w:rPr>
              <w:t>Reviewers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5C039C13" w14:textId="77777777" w:rsidR="006605B1" w:rsidRPr="00683E08" w:rsidRDefault="006605B1" w:rsidP="006605B1">
            <w:r w:rsidRPr="00683E08">
              <w:t>R&amp;D Team</w:t>
            </w:r>
          </w:p>
          <w:p w14:paraId="118759E0" w14:textId="77777777" w:rsidR="006605B1" w:rsidRPr="00683E08" w:rsidRDefault="006605B1" w:rsidP="006605B1">
            <w:r w:rsidRPr="00683E08">
              <w:t>Product Planner</w:t>
            </w:r>
          </w:p>
          <w:p w14:paraId="108F991B" w14:textId="77777777" w:rsidR="006605B1" w:rsidRPr="00683E08" w:rsidRDefault="006605B1" w:rsidP="006605B1"/>
          <w:p w14:paraId="6FF15328" w14:textId="77777777" w:rsidR="006605B1" w:rsidRPr="00683E08" w:rsidRDefault="006605B1" w:rsidP="006605B1"/>
        </w:tc>
        <w:tc>
          <w:tcPr>
            <w:tcW w:w="1976" w:type="pct"/>
            <w:tcBorders>
              <w:top w:val="single" w:sz="4" w:space="0" w:color="808080"/>
              <w:left w:val="single" w:sz="4" w:space="0" w:color="808080"/>
              <w:bottom w:val="single" w:sz="4" w:space="0" w:color="808080"/>
              <w:right w:val="single" w:sz="4" w:space="0" w:color="808080"/>
            </w:tcBorders>
            <w:vAlign w:val="center"/>
          </w:tcPr>
          <w:p w14:paraId="18102822" w14:textId="77777777" w:rsidR="006605B1" w:rsidRPr="00683E08" w:rsidRDefault="006605B1" w:rsidP="006605B1">
            <w:pPr>
              <w:rPr>
                <w:lang w:val="fr-FR"/>
              </w:rPr>
            </w:pPr>
            <w:r w:rsidRPr="00683E08">
              <w:t>Geng Lei</w:t>
            </w:r>
            <w:r>
              <w:rPr>
                <w:rFonts w:hint="eastAsia"/>
              </w:rPr>
              <w:t>/</w:t>
            </w:r>
            <w:r w:rsidRPr="00683E08">
              <w:t>Qiu Xun</w:t>
            </w:r>
            <w:r>
              <w:rPr>
                <w:rFonts w:hint="eastAsia"/>
              </w:rPr>
              <w:t>/Yuan Xianfei/Li Peng/Liu Yuanyuan</w:t>
            </w:r>
          </w:p>
        </w:tc>
      </w:tr>
      <w:tr w:rsidR="006605B1" w:rsidRPr="00683E08" w14:paraId="39B9BF74" w14:textId="77777777" w:rsidTr="006605B1">
        <w:trPr>
          <w:cantSplit/>
        </w:trPr>
        <w:tc>
          <w:tcPr>
            <w:tcW w:w="1083" w:type="pct"/>
            <w:tcBorders>
              <w:top w:val="single" w:sz="4" w:space="0" w:color="808080"/>
              <w:left w:val="single" w:sz="4" w:space="0" w:color="808080"/>
              <w:bottom w:val="single" w:sz="4" w:space="0" w:color="808080"/>
              <w:right w:val="nil"/>
            </w:tcBorders>
            <w:shd w:val="pct5" w:color="auto" w:fill="FFFFFF"/>
            <w:vAlign w:val="center"/>
          </w:tcPr>
          <w:p w14:paraId="427215DB" w14:textId="77777777" w:rsidR="006605B1" w:rsidRPr="00023568" w:rsidRDefault="006605B1" w:rsidP="006605B1">
            <w:pPr>
              <w:pStyle w:val="Template-Topic-centered"/>
              <w:rPr>
                <w:lang w:val="en-US"/>
              </w:rPr>
            </w:pPr>
            <w:r w:rsidRPr="00023568">
              <w:rPr>
                <w:lang w:val="en-US"/>
              </w:rPr>
              <w:t>Approvers</w:t>
            </w:r>
          </w:p>
        </w:tc>
        <w:tc>
          <w:tcPr>
            <w:tcW w:w="1941" w:type="pct"/>
            <w:tcBorders>
              <w:top w:val="single" w:sz="4" w:space="0" w:color="808080"/>
              <w:left w:val="single" w:sz="4" w:space="0" w:color="808080"/>
              <w:bottom w:val="single" w:sz="4" w:space="0" w:color="808080"/>
              <w:right w:val="single" w:sz="4" w:space="0" w:color="808080"/>
            </w:tcBorders>
            <w:vAlign w:val="center"/>
          </w:tcPr>
          <w:p w14:paraId="2DBD48A7" w14:textId="77777777" w:rsidR="006605B1" w:rsidRPr="00683E08" w:rsidRDefault="006605B1" w:rsidP="006605B1">
            <w:r w:rsidRPr="00683E08">
              <w:t>Product Planner</w:t>
            </w:r>
          </w:p>
          <w:p w14:paraId="5198FD31" w14:textId="77777777" w:rsidR="006605B1" w:rsidRPr="00683E08" w:rsidRDefault="006605B1" w:rsidP="006605B1">
            <w:r w:rsidRPr="00683E08">
              <w:t>Project Leader</w:t>
            </w:r>
          </w:p>
        </w:tc>
        <w:tc>
          <w:tcPr>
            <w:tcW w:w="1976" w:type="pct"/>
            <w:tcBorders>
              <w:top w:val="single" w:sz="4" w:space="0" w:color="808080"/>
              <w:left w:val="single" w:sz="4" w:space="0" w:color="808080"/>
              <w:bottom w:val="single" w:sz="4" w:space="0" w:color="808080"/>
              <w:right w:val="single" w:sz="4" w:space="0" w:color="808080"/>
            </w:tcBorders>
            <w:vAlign w:val="center"/>
          </w:tcPr>
          <w:p w14:paraId="7536286C" w14:textId="77777777" w:rsidR="006605B1" w:rsidRPr="00683E08" w:rsidRDefault="006605B1" w:rsidP="006605B1">
            <w:pPr>
              <w:rPr>
                <w:lang w:val="fr-FR"/>
              </w:rPr>
            </w:pPr>
          </w:p>
        </w:tc>
      </w:tr>
    </w:tbl>
    <w:p w14:paraId="25F2A7AC" w14:textId="77777777" w:rsidR="006605B1" w:rsidRPr="00023568" w:rsidRDefault="006605B1" w:rsidP="006605B1"/>
    <w:p w14:paraId="691745DA" w14:textId="77777777" w:rsidR="006605B1" w:rsidRPr="00023568" w:rsidRDefault="006605B1" w:rsidP="006605B1">
      <w:pPr>
        <w:sectPr w:rsidR="006605B1" w:rsidRPr="00023568" w:rsidSect="006605B1">
          <w:footerReference w:type="even" r:id="rId11"/>
          <w:footerReference w:type="default" r:id="rId12"/>
          <w:headerReference w:type="first" r:id="rId13"/>
          <w:footerReference w:type="first" r:id="rId14"/>
          <w:pgSz w:w="11907" w:h="16840" w:code="9"/>
          <w:pgMar w:top="1418" w:right="1134" w:bottom="1134" w:left="1134" w:header="720" w:footer="454" w:gutter="0"/>
          <w:pgBorders w:offsetFrom="page">
            <w:top w:val="single" w:sz="4" w:space="24" w:color="auto"/>
            <w:left w:val="single" w:sz="4" w:space="24" w:color="auto"/>
            <w:bottom w:val="single" w:sz="4" w:space="24" w:color="auto"/>
            <w:right w:val="single" w:sz="4" w:space="24" w:color="auto"/>
          </w:pgBorders>
          <w:cols w:space="720"/>
        </w:sectPr>
      </w:pPr>
    </w:p>
    <w:tbl>
      <w:tblPr>
        <w:tblW w:w="9640"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851"/>
        <w:gridCol w:w="1276"/>
        <w:gridCol w:w="1417"/>
        <w:gridCol w:w="4820"/>
        <w:gridCol w:w="1276"/>
      </w:tblGrid>
      <w:tr w:rsidR="006605B1" w:rsidRPr="00683E08" w14:paraId="6B93C605" w14:textId="77777777" w:rsidTr="006605B1">
        <w:trPr>
          <w:trHeight w:val="420"/>
        </w:trPr>
        <w:tc>
          <w:tcPr>
            <w:tcW w:w="9640" w:type="dxa"/>
            <w:gridSpan w:val="5"/>
            <w:shd w:val="pct10" w:color="auto" w:fill="FFFFFF"/>
            <w:vAlign w:val="center"/>
          </w:tcPr>
          <w:p w14:paraId="3CDFAA44" w14:textId="77777777" w:rsidR="006605B1" w:rsidRPr="00023568" w:rsidRDefault="006605B1" w:rsidP="006605B1">
            <w:pPr>
              <w:pStyle w:val="Template-Topic-centered"/>
              <w:rPr>
                <w:lang w:val="en-US"/>
              </w:rPr>
            </w:pPr>
            <w:r w:rsidRPr="00023568">
              <w:rPr>
                <w:lang w:val="en-US"/>
              </w:rPr>
              <w:lastRenderedPageBreak/>
              <w:t>Document Revision History</w:t>
            </w:r>
          </w:p>
        </w:tc>
      </w:tr>
      <w:tr w:rsidR="006605B1" w:rsidRPr="00683E08" w14:paraId="7E3D7BBF" w14:textId="77777777" w:rsidTr="006605B1">
        <w:tc>
          <w:tcPr>
            <w:tcW w:w="851" w:type="dxa"/>
            <w:shd w:val="pct5" w:color="auto" w:fill="FFFFFF"/>
            <w:vAlign w:val="center"/>
          </w:tcPr>
          <w:p w14:paraId="1F20AD6C" w14:textId="77777777" w:rsidR="006605B1" w:rsidRPr="00023568" w:rsidRDefault="006605B1" w:rsidP="006605B1">
            <w:pPr>
              <w:pStyle w:val="Template-Topic-small"/>
            </w:pPr>
            <w:r w:rsidRPr="00023568">
              <w:t>Version</w:t>
            </w:r>
          </w:p>
        </w:tc>
        <w:tc>
          <w:tcPr>
            <w:tcW w:w="1276" w:type="dxa"/>
            <w:shd w:val="pct5" w:color="auto" w:fill="FFFFFF"/>
            <w:vAlign w:val="center"/>
          </w:tcPr>
          <w:p w14:paraId="43A9C899" w14:textId="77777777" w:rsidR="006605B1" w:rsidRPr="00023568" w:rsidRDefault="006605B1" w:rsidP="006605B1">
            <w:pPr>
              <w:pStyle w:val="Template-Topic-small"/>
            </w:pPr>
            <w:r w:rsidRPr="00023568">
              <w:t>Date</w:t>
            </w:r>
            <w:r w:rsidRPr="00023568">
              <w:br/>
              <w:t>yyyy/mm/dd</w:t>
            </w:r>
          </w:p>
        </w:tc>
        <w:tc>
          <w:tcPr>
            <w:tcW w:w="1417" w:type="dxa"/>
            <w:shd w:val="pct5" w:color="auto" w:fill="FFFFFF"/>
            <w:vAlign w:val="center"/>
          </w:tcPr>
          <w:p w14:paraId="6381708B" w14:textId="77777777" w:rsidR="006605B1" w:rsidRPr="00023568" w:rsidRDefault="006605B1" w:rsidP="006605B1">
            <w:pPr>
              <w:pStyle w:val="Template-Topic-small"/>
            </w:pPr>
            <w:r w:rsidRPr="00023568">
              <w:t>Authors</w:t>
            </w:r>
          </w:p>
        </w:tc>
        <w:tc>
          <w:tcPr>
            <w:tcW w:w="4820" w:type="dxa"/>
            <w:shd w:val="pct5" w:color="auto" w:fill="FFFFFF"/>
            <w:vAlign w:val="center"/>
          </w:tcPr>
          <w:p w14:paraId="77C771F7" w14:textId="77777777" w:rsidR="006605B1" w:rsidRPr="00023568" w:rsidRDefault="006605B1" w:rsidP="006605B1">
            <w:pPr>
              <w:pStyle w:val="Template-Topic-small"/>
            </w:pPr>
            <w:r w:rsidRPr="00023568">
              <w:t>Modifications Details</w:t>
            </w:r>
          </w:p>
        </w:tc>
        <w:tc>
          <w:tcPr>
            <w:tcW w:w="1276" w:type="dxa"/>
            <w:shd w:val="pct5" w:color="auto" w:fill="FFFFFF"/>
            <w:vAlign w:val="center"/>
          </w:tcPr>
          <w:p w14:paraId="396BF908" w14:textId="77777777" w:rsidR="006605B1" w:rsidRPr="00023568" w:rsidRDefault="006605B1" w:rsidP="006605B1">
            <w:pPr>
              <w:pStyle w:val="Template-Topic-small"/>
            </w:pPr>
            <w:r w:rsidRPr="00023568">
              <w:t>Feedback File</w:t>
            </w:r>
          </w:p>
        </w:tc>
      </w:tr>
      <w:tr w:rsidR="006605B1" w:rsidRPr="00683E08" w14:paraId="08CD5A10" w14:textId="77777777" w:rsidTr="006605B1">
        <w:trPr>
          <w:trHeight w:val="399"/>
        </w:trPr>
        <w:tc>
          <w:tcPr>
            <w:tcW w:w="851" w:type="dxa"/>
            <w:vAlign w:val="center"/>
          </w:tcPr>
          <w:p w14:paraId="17C15868" w14:textId="77777777" w:rsidR="006605B1" w:rsidRPr="00683E08" w:rsidRDefault="006605B1" w:rsidP="006605B1">
            <w:r w:rsidRPr="00683E08">
              <w:t>V0.1</w:t>
            </w:r>
          </w:p>
        </w:tc>
        <w:tc>
          <w:tcPr>
            <w:tcW w:w="1276" w:type="dxa"/>
            <w:vAlign w:val="center"/>
          </w:tcPr>
          <w:p w14:paraId="6F6957BC" w14:textId="77777777" w:rsidR="006605B1" w:rsidRPr="00683E08" w:rsidRDefault="006605B1" w:rsidP="006605B1">
            <w:r w:rsidRPr="00683E08">
              <w:t>201</w:t>
            </w:r>
            <w:r>
              <w:rPr>
                <w:rFonts w:hint="eastAsia"/>
              </w:rPr>
              <w:t>6</w:t>
            </w:r>
            <w:r w:rsidRPr="00683E08">
              <w:t>-</w:t>
            </w:r>
            <w:r>
              <w:rPr>
                <w:rFonts w:hint="eastAsia"/>
              </w:rPr>
              <w:t>1</w:t>
            </w:r>
            <w:r>
              <w:t>0</w:t>
            </w:r>
            <w:r w:rsidRPr="00683E08">
              <w:t>-</w:t>
            </w:r>
            <w:r>
              <w:t>3</w:t>
            </w:r>
            <w:r w:rsidRPr="00683E08">
              <w:rPr>
                <w:rFonts w:hint="eastAsia"/>
              </w:rPr>
              <w:t>1</w:t>
            </w:r>
          </w:p>
        </w:tc>
        <w:tc>
          <w:tcPr>
            <w:tcW w:w="1417" w:type="dxa"/>
            <w:vAlign w:val="center"/>
          </w:tcPr>
          <w:p w14:paraId="3757ABDA" w14:textId="77777777" w:rsidR="006605B1" w:rsidRPr="00683E08" w:rsidRDefault="006605B1" w:rsidP="006605B1">
            <w:r>
              <w:t>Paul Li</w:t>
            </w:r>
          </w:p>
        </w:tc>
        <w:tc>
          <w:tcPr>
            <w:tcW w:w="4820" w:type="dxa"/>
            <w:vAlign w:val="center"/>
          </w:tcPr>
          <w:p w14:paraId="39689B0B" w14:textId="77777777" w:rsidR="006605B1" w:rsidRPr="00683E08" w:rsidRDefault="006605B1" w:rsidP="006605B1">
            <w:r w:rsidRPr="00683E08">
              <w:t>Creation</w:t>
            </w:r>
          </w:p>
        </w:tc>
        <w:tc>
          <w:tcPr>
            <w:tcW w:w="1276" w:type="dxa"/>
            <w:vAlign w:val="center"/>
          </w:tcPr>
          <w:p w14:paraId="7D10CE75" w14:textId="77777777" w:rsidR="006605B1" w:rsidRPr="00683E08" w:rsidRDefault="006605B1" w:rsidP="006605B1"/>
        </w:tc>
      </w:tr>
      <w:tr w:rsidR="008E475A" w:rsidRPr="00683E08" w14:paraId="4E3D1141" w14:textId="77777777" w:rsidTr="006605B1">
        <w:trPr>
          <w:trHeight w:val="399"/>
        </w:trPr>
        <w:tc>
          <w:tcPr>
            <w:tcW w:w="851" w:type="dxa"/>
            <w:vAlign w:val="center"/>
          </w:tcPr>
          <w:p w14:paraId="4904DF85" w14:textId="77777777" w:rsidR="008E475A" w:rsidRPr="00683E08" w:rsidRDefault="008E475A" w:rsidP="008E475A">
            <w:r w:rsidRPr="00683E08">
              <w:t>V0.</w:t>
            </w:r>
            <w:r>
              <w:t>2</w:t>
            </w:r>
          </w:p>
        </w:tc>
        <w:tc>
          <w:tcPr>
            <w:tcW w:w="1276" w:type="dxa"/>
            <w:vAlign w:val="center"/>
          </w:tcPr>
          <w:p w14:paraId="5AFFC4A3" w14:textId="77777777" w:rsidR="008E475A" w:rsidRPr="00683E08" w:rsidRDefault="008E475A" w:rsidP="008E475A">
            <w:r w:rsidRPr="00683E08">
              <w:t>201</w:t>
            </w:r>
            <w:r>
              <w:rPr>
                <w:rFonts w:hint="eastAsia"/>
              </w:rPr>
              <w:t>6</w:t>
            </w:r>
            <w:r w:rsidRPr="00683E08">
              <w:t>-</w:t>
            </w:r>
            <w:r>
              <w:rPr>
                <w:rFonts w:hint="eastAsia"/>
              </w:rPr>
              <w:t>1</w:t>
            </w:r>
            <w:r>
              <w:t>1</w:t>
            </w:r>
            <w:r w:rsidRPr="00683E08">
              <w:t>-</w:t>
            </w:r>
            <w:r>
              <w:t>08</w:t>
            </w:r>
          </w:p>
        </w:tc>
        <w:tc>
          <w:tcPr>
            <w:tcW w:w="1417" w:type="dxa"/>
            <w:vAlign w:val="center"/>
          </w:tcPr>
          <w:p w14:paraId="21277A75" w14:textId="77777777" w:rsidR="008E475A" w:rsidRPr="00683E08" w:rsidRDefault="008E475A" w:rsidP="008E475A">
            <w:r>
              <w:t>Paul Li</w:t>
            </w:r>
          </w:p>
        </w:tc>
        <w:tc>
          <w:tcPr>
            <w:tcW w:w="4820" w:type="dxa"/>
            <w:vAlign w:val="center"/>
          </w:tcPr>
          <w:p w14:paraId="02919ACC" w14:textId="77777777" w:rsidR="008E475A" w:rsidRPr="00683E08" w:rsidRDefault="008E475A" w:rsidP="008E475A">
            <w:r>
              <w:t>U</w:t>
            </w:r>
            <w:r w:rsidR="007D2755">
              <w:t>pdate</w:t>
            </w:r>
            <w:r>
              <w:t xml:space="preserve"> to add some requirements mentioned in </w:t>
            </w:r>
            <w:r w:rsidRPr="008E475A">
              <w:t>Shimadzu</w:t>
            </w:r>
            <w:r w:rsidR="007D2755">
              <w:t xml:space="preserve"> user manual</w:t>
            </w:r>
          </w:p>
        </w:tc>
        <w:tc>
          <w:tcPr>
            <w:tcW w:w="1276" w:type="dxa"/>
            <w:vAlign w:val="center"/>
          </w:tcPr>
          <w:p w14:paraId="26EC31BE" w14:textId="77777777" w:rsidR="008E475A" w:rsidRPr="00683E08" w:rsidRDefault="008E475A" w:rsidP="008E475A"/>
        </w:tc>
      </w:tr>
      <w:tr w:rsidR="00A3149F" w:rsidRPr="00683E08" w14:paraId="2F075926" w14:textId="77777777" w:rsidTr="006605B1">
        <w:trPr>
          <w:trHeight w:val="399"/>
        </w:trPr>
        <w:tc>
          <w:tcPr>
            <w:tcW w:w="851" w:type="dxa"/>
            <w:vAlign w:val="center"/>
          </w:tcPr>
          <w:p w14:paraId="1142B7BC" w14:textId="51C075DB" w:rsidR="00A3149F" w:rsidRPr="00683E08" w:rsidRDefault="00A3149F" w:rsidP="00A3149F">
            <w:r w:rsidRPr="00683E08">
              <w:t>V0.</w:t>
            </w:r>
            <w:r>
              <w:t>3</w:t>
            </w:r>
          </w:p>
        </w:tc>
        <w:tc>
          <w:tcPr>
            <w:tcW w:w="1276" w:type="dxa"/>
            <w:vAlign w:val="center"/>
          </w:tcPr>
          <w:p w14:paraId="478F5574" w14:textId="624451DB" w:rsidR="00A3149F" w:rsidRPr="00683E08" w:rsidRDefault="00A3149F" w:rsidP="00A3149F">
            <w:r w:rsidRPr="00683E08">
              <w:t>201</w:t>
            </w:r>
            <w:r>
              <w:rPr>
                <w:rFonts w:hint="eastAsia"/>
              </w:rPr>
              <w:t>6</w:t>
            </w:r>
            <w:r w:rsidRPr="00683E08">
              <w:t>-</w:t>
            </w:r>
            <w:r>
              <w:rPr>
                <w:rFonts w:hint="eastAsia"/>
              </w:rPr>
              <w:t>1</w:t>
            </w:r>
            <w:r>
              <w:t>1</w:t>
            </w:r>
            <w:r w:rsidRPr="00683E08">
              <w:t>-</w:t>
            </w:r>
            <w:r>
              <w:t>09</w:t>
            </w:r>
          </w:p>
        </w:tc>
        <w:tc>
          <w:tcPr>
            <w:tcW w:w="1417" w:type="dxa"/>
            <w:vAlign w:val="center"/>
          </w:tcPr>
          <w:p w14:paraId="60CE18C8" w14:textId="092E4F2A" w:rsidR="00A3149F" w:rsidRDefault="00A3149F" w:rsidP="00A3149F">
            <w:r>
              <w:t>Paul Li</w:t>
            </w:r>
          </w:p>
        </w:tc>
        <w:tc>
          <w:tcPr>
            <w:tcW w:w="4820" w:type="dxa"/>
            <w:vAlign w:val="center"/>
          </w:tcPr>
          <w:p w14:paraId="5D99A219" w14:textId="52E65465" w:rsidR="00A3149F" w:rsidRDefault="00A3149F" w:rsidP="00A3149F">
            <w:r>
              <w:t>After review</w:t>
            </w:r>
            <w:bookmarkStart w:id="8" w:name="_GoBack"/>
            <w:bookmarkEnd w:id="8"/>
          </w:p>
        </w:tc>
        <w:tc>
          <w:tcPr>
            <w:tcW w:w="1276" w:type="dxa"/>
            <w:vAlign w:val="center"/>
          </w:tcPr>
          <w:p w14:paraId="69EC7312" w14:textId="77777777" w:rsidR="00A3149F" w:rsidRPr="00683E08" w:rsidRDefault="00A3149F" w:rsidP="00A3149F"/>
        </w:tc>
      </w:tr>
    </w:tbl>
    <w:p w14:paraId="17CBC32E" w14:textId="77777777" w:rsidR="006605B1" w:rsidRPr="00023568" w:rsidRDefault="006605B1" w:rsidP="006605B1"/>
    <w:tbl>
      <w:tblPr>
        <w:tblW w:w="9799" w:type="dxa"/>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3969"/>
        <w:gridCol w:w="1276"/>
        <w:gridCol w:w="1719"/>
        <w:gridCol w:w="2835"/>
      </w:tblGrid>
      <w:tr w:rsidR="006605B1" w:rsidRPr="00683E08" w14:paraId="78BA67CF" w14:textId="77777777" w:rsidTr="006605B1">
        <w:tc>
          <w:tcPr>
            <w:tcW w:w="9799" w:type="dxa"/>
            <w:gridSpan w:val="4"/>
            <w:shd w:val="pct10" w:color="auto" w:fill="FFFFFF"/>
            <w:vAlign w:val="center"/>
          </w:tcPr>
          <w:p w14:paraId="7F0B8A02" w14:textId="77777777" w:rsidR="006605B1" w:rsidRPr="00023568" w:rsidRDefault="006605B1" w:rsidP="006605B1">
            <w:pPr>
              <w:pStyle w:val="Template-Topic-centered"/>
              <w:rPr>
                <w:lang w:val="en-US"/>
              </w:rPr>
            </w:pPr>
            <w:r w:rsidRPr="00023568">
              <w:rPr>
                <w:lang w:val="en-US"/>
              </w:rPr>
              <w:t>Linked Documents</w:t>
            </w:r>
          </w:p>
        </w:tc>
      </w:tr>
      <w:tr w:rsidR="006605B1" w:rsidRPr="00683E08" w14:paraId="0488EB6F" w14:textId="77777777" w:rsidTr="006605B1">
        <w:tc>
          <w:tcPr>
            <w:tcW w:w="3969" w:type="dxa"/>
            <w:shd w:val="pct5" w:color="auto" w:fill="FFFFFF"/>
            <w:vAlign w:val="center"/>
          </w:tcPr>
          <w:p w14:paraId="222D5E6C" w14:textId="77777777" w:rsidR="006605B1" w:rsidRPr="00023568" w:rsidRDefault="006605B1" w:rsidP="006605B1">
            <w:pPr>
              <w:pStyle w:val="Template-Topic-small"/>
            </w:pPr>
            <w:r w:rsidRPr="00023568">
              <w:t>Name</w:t>
            </w:r>
          </w:p>
        </w:tc>
        <w:tc>
          <w:tcPr>
            <w:tcW w:w="1276" w:type="dxa"/>
            <w:shd w:val="pct5" w:color="auto" w:fill="FFFFFF"/>
            <w:vAlign w:val="center"/>
          </w:tcPr>
          <w:p w14:paraId="418C1034" w14:textId="77777777" w:rsidR="006605B1" w:rsidRPr="00023568" w:rsidRDefault="006605B1" w:rsidP="006605B1">
            <w:pPr>
              <w:pStyle w:val="Template-Topic-small"/>
            </w:pPr>
            <w:r w:rsidRPr="00023568">
              <w:t>Reference</w:t>
            </w:r>
          </w:p>
        </w:tc>
        <w:tc>
          <w:tcPr>
            <w:tcW w:w="1719" w:type="dxa"/>
            <w:shd w:val="pct5" w:color="auto" w:fill="FFFFFF"/>
            <w:vAlign w:val="center"/>
          </w:tcPr>
          <w:p w14:paraId="355672DB" w14:textId="77777777" w:rsidR="006605B1" w:rsidRPr="00023568" w:rsidRDefault="006605B1" w:rsidP="006605B1">
            <w:pPr>
              <w:pStyle w:val="Template-Topic-small"/>
            </w:pPr>
            <w:r w:rsidRPr="00023568">
              <w:t>Author</w:t>
            </w:r>
          </w:p>
        </w:tc>
        <w:tc>
          <w:tcPr>
            <w:tcW w:w="2835" w:type="dxa"/>
            <w:shd w:val="pct5" w:color="auto" w:fill="FFFFFF"/>
            <w:vAlign w:val="center"/>
          </w:tcPr>
          <w:p w14:paraId="50811ED7" w14:textId="77777777" w:rsidR="006605B1" w:rsidRPr="00023568" w:rsidRDefault="006605B1" w:rsidP="006605B1">
            <w:pPr>
              <w:pStyle w:val="Template-Topic-small"/>
            </w:pPr>
            <w:r w:rsidRPr="00023568">
              <w:t>Comments</w:t>
            </w:r>
          </w:p>
        </w:tc>
      </w:tr>
      <w:tr w:rsidR="006605B1" w:rsidRPr="00683E08" w14:paraId="640592AB" w14:textId="77777777" w:rsidTr="006605B1">
        <w:trPr>
          <w:trHeight w:hRule="exact" w:val="505"/>
        </w:trPr>
        <w:tc>
          <w:tcPr>
            <w:tcW w:w="3969" w:type="dxa"/>
            <w:vAlign w:val="center"/>
          </w:tcPr>
          <w:p w14:paraId="13BCC630" w14:textId="77777777" w:rsidR="006605B1" w:rsidRPr="00683E08" w:rsidRDefault="006605B1" w:rsidP="006605B1">
            <w:r>
              <w:rPr>
                <w:rFonts w:hint="eastAsia"/>
              </w:rPr>
              <w:t>Rainbow performance specification</w:t>
            </w:r>
          </w:p>
        </w:tc>
        <w:tc>
          <w:tcPr>
            <w:tcW w:w="1276" w:type="dxa"/>
            <w:vAlign w:val="center"/>
          </w:tcPr>
          <w:p w14:paraId="4C0BD024" w14:textId="77777777" w:rsidR="006605B1" w:rsidRPr="00683E08" w:rsidRDefault="006605B1" w:rsidP="006605B1"/>
        </w:tc>
        <w:tc>
          <w:tcPr>
            <w:tcW w:w="1719" w:type="dxa"/>
            <w:vAlign w:val="center"/>
          </w:tcPr>
          <w:p w14:paraId="7C3CD176" w14:textId="77777777" w:rsidR="006605B1" w:rsidRPr="00683E08" w:rsidRDefault="006605B1" w:rsidP="006605B1">
            <w:r>
              <w:rPr>
                <w:rFonts w:hint="eastAsia"/>
              </w:rPr>
              <w:t>Liu Hanchao</w:t>
            </w:r>
          </w:p>
        </w:tc>
        <w:tc>
          <w:tcPr>
            <w:tcW w:w="2835" w:type="dxa"/>
            <w:vAlign w:val="center"/>
          </w:tcPr>
          <w:p w14:paraId="443C9AA5" w14:textId="77777777" w:rsidR="006605B1" w:rsidRPr="00683E08" w:rsidRDefault="006605B1" w:rsidP="006605B1"/>
        </w:tc>
      </w:tr>
      <w:tr w:rsidR="006605B1" w:rsidRPr="00683E08" w14:paraId="5F5CA324" w14:textId="77777777" w:rsidTr="006605B1">
        <w:trPr>
          <w:trHeight w:hRule="exact" w:val="563"/>
        </w:trPr>
        <w:tc>
          <w:tcPr>
            <w:tcW w:w="3969" w:type="dxa"/>
            <w:vAlign w:val="center"/>
          </w:tcPr>
          <w:p w14:paraId="44D88516" w14:textId="77777777" w:rsidR="006605B1" w:rsidRPr="00683E08" w:rsidRDefault="006605B1" w:rsidP="006605B1">
            <w:r>
              <w:rPr>
                <w:rFonts w:hint="eastAsia"/>
              </w:rPr>
              <w:t>Rainbow System PS</w:t>
            </w:r>
          </w:p>
        </w:tc>
        <w:tc>
          <w:tcPr>
            <w:tcW w:w="1276" w:type="dxa"/>
            <w:vAlign w:val="center"/>
          </w:tcPr>
          <w:p w14:paraId="41766419" w14:textId="77777777" w:rsidR="006605B1" w:rsidRPr="00683E08" w:rsidRDefault="006605B1" w:rsidP="006605B1"/>
        </w:tc>
        <w:tc>
          <w:tcPr>
            <w:tcW w:w="1719" w:type="dxa"/>
            <w:vAlign w:val="center"/>
          </w:tcPr>
          <w:p w14:paraId="75EAFB61" w14:textId="77777777" w:rsidR="006605B1" w:rsidRPr="00683E08" w:rsidRDefault="006605B1" w:rsidP="006605B1">
            <w:r>
              <w:rPr>
                <w:rFonts w:hint="eastAsia"/>
              </w:rPr>
              <w:t>Diao,jie</w:t>
            </w:r>
          </w:p>
        </w:tc>
        <w:tc>
          <w:tcPr>
            <w:tcW w:w="2835" w:type="dxa"/>
            <w:vAlign w:val="center"/>
          </w:tcPr>
          <w:p w14:paraId="52BAB272" w14:textId="77777777" w:rsidR="006605B1" w:rsidRPr="00683E08" w:rsidRDefault="006605B1" w:rsidP="006605B1"/>
        </w:tc>
      </w:tr>
      <w:tr w:rsidR="006605B1" w:rsidRPr="00683E08" w14:paraId="14D07BB9" w14:textId="77777777" w:rsidTr="006605B1">
        <w:trPr>
          <w:trHeight w:hRule="exact" w:val="571"/>
        </w:trPr>
        <w:tc>
          <w:tcPr>
            <w:tcW w:w="3969" w:type="dxa"/>
            <w:vAlign w:val="center"/>
          </w:tcPr>
          <w:p w14:paraId="7FEB9336" w14:textId="77777777" w:rsidR="006605B1" w:rsidRPr="00683E08" w:rsidRDefault="006605B1" w:rsidP="006605B1"/>
        </w:tc>
        <w:tc>
          <w:tcPr>
            <w:tcW w:w="1276" w:type="dxa"/>
            <w:vAlign w:val="center"/>
          </w:tcPr>
          <w:p w14:paraId="0B7B777B" w14:textId="77777777" w:rsidR="006605B1" w:rsidRPr="00683E08" w:rsidRDefault="006605B1" w:rsidP="006605B1"/>
        </w:tc>
        <w:tc>
          <w:tcPr>
            <w:tcW w:w="1719" w:type="dxa"/>
            <w:vAlign w:val="center"/>
          </w:tcPr>
          <w:p w14:paraId="1AA35CB6" w14:textId="77777777" w:rsidR="006605B1" w:rsidRPr="00683E08" w:rsidRDefault="006605B1" w:rsidP="006605B1"/>
        </w:tc>
        <w:tc>
          <w:tcPr>
            <w:tcW w:w="2835" w:type="dxa"/>
            <w:vAlign w:val="center"/>
          </w:tcPr>
          <w:p w14:paraId="08288059" w14:textId="77777777" w:rsidR="006605B1" w:rsidRPr="00683E08" w:rsidRDefault="006605B1" w:rsidP="006605B1"/>
        </w:tc>
      </w:tr>
      <w:tr w:rsidR="006605B1" w:rsidRPr="00683E08" w14:paraId="56386B3B" w14:textId="77777777" w:rsidTr="006605B1">
        <w:trPr>
          <w:trHeight w:hRule="exact" w:val="571"/>
        </w:trPr>
        <w:tc>
          <w:tcPr>
            <w:tcW w:w="3969" w:type="dxa"/>
            <w:vAlign w:val="center"/>
          </w:tcPr>
          <w:p w14:paraId="1D273430" w14:textId="77777777" w:rsidR="006605B1" w:rsidRPr="00683E08" w:rsidRDefault="006605B1" w:rsidP="006605B1"/>
        </w:tc>
        <w:tc>
          <w:tcPr>
            <w:tcW w:w="1276" w:type="dxa"/>
            <w:vAlign w:val="center"/>
          </w:tcPr>
          <w:p w14:paraId="0409CFF6" w14:textId="77777777" w:rsidR="006605B1" w:rsidRPr="00683E08" w:rsidRDefault="006605B1" w:rsidP="006605B1"/>
        </w:tc>
        <w:tc>
          <w:tcPr>
            <w:tcW w:w="1719" w:type="dxa"/>
            <w:vAlign w:val="center"/>
          </w:tcPr>
          <w:p w14:paraId="077BBE87" w14:textId="77777777" w:rsidR="006605B1" w:rsidRPr="00683E08" w:rsidRDefault="006605B1" w:rsidP="006605B1"/>
        </w:tc>
        <w:tc>
          <w:tcPr>
            <w:tcW w:w="2835" w:type="dxa"/>
            <w:vAlign w:val="center"/>
          </w:tcPr>
          <w:p w14:paraId="3148F053" w14:textId="77777777" w:rsidR="006605B1" w:rsidRPr="00683E08" w:rsidRDefault="006605B1" w:rsidP="006605B1"/>
        </w:tc>
      </w:tr>
      <w:tr w:rsidR="006605B1" w:rsidRPr="00683E08" w14:paraId="5B2DF095" w14:textId="77777777" w:rsidTr="006605B1">
        <w:trPr>
          <w:trHeight w:hRule="exact" w:val="571"/>
        </w:trPr>
        <w:tc>
          <w:tcPr>
            <w:tcW w:w="3969" w:type="dxa"/>
            <w:vAlign w:val="center"/>
          </w:tcPr>
          <w:p w14:paraId="4D76906C" w14:textId="77777777" w:rsidR="006605B1" w:rsidRPr="00683E08" w:rsidRDefault="006605B1" w:rsidP="006605B1"/>
        </w:tc>
        <w:tc>
          <w:tcPr>
            <w:tcW w:w="1276" w:type="dxa"/>
            <w:vAlign w:val="center"/>
          </w:tcPr>
          <w:p w14:paraId="588F5ED7" w14:textId="77777777" w:rsidR="006605B1" w:rsidRPr="00683E08" w:rsidRDefault="006605B1" w:rsidP="006605B1"/>
        </w:tc>
        <w:tc>
          <w:tcPr>
            <w:tcW w:w="1719" w:type="dxa"/>
            <w:vAlign w:val="center"/>
          </w:tcPr>
          <w:p w14:paraId="0F36559F" w14:textId="77777777" w:rsidR="006605B1" w:rsidRPr="00683E08" w:rsidRDefault="006605B1" w:rsidP="006605B1"/>
        </w:tc>
        <w:tc>
          <w:tcPr>
            <w:tcW w:w="2835" w:type="dxa"/>
            <w:vAlign w:val="center"/>
          </w:tcPr>
          <w:p w14:paraId="327F5D60" w14:textId="77777777" w:rsidR="006605B1" w:rsidRPr="00683E08" w:rsidRDefault="006605B1" w:rsidP="006605B1"/>
        </w:tc>
      </w:tr>
      <w:tr w:rsidR="006605B1" w:rsidRPr="00683E08" w14:paraId="2BE5EFCF" w14:textId="77777777" w:rsidTr="006605B1">
        <w:trPr>
          <w:trHeight w:hRule="exact" w:val="571"/>
        </w:trPr>
        <w:tc>
          <w:tcPr>
            <w:tcW w:w="3969" w:type="dxa"/>
            <w:vAlign w:val="center"/>
          </w:tcPr>
          <w:p w14:paraId="0C7373A0" w14:textId="77777777" w:rsidR="006605B1" w:rsidRPr="00683E08" w:rsidRDefault="006605B1" w:rsidP="006605B1"/>
        </w:tc>
        <w:tc>
          <w:tcPr>
            <w:tcW w:w="1276" w:type="dxa"/>
            <w:vAlign w:val="center"/>
          </w:tcPr>
          <w:p w14:paraId="44277F64" w14:textId="77777777" w:rsidR="006605B1" w:rsidRPr="00683E08" w:rsidRDefault="006605B1" w:rsidP="006605B1"/>
        </w:tc>
        <w:tc>
          <w:tcPr>
            <w:tcW w:w="1719" w:type="dxa"/>
            <w:vAlign w:val="center"/>
          </w:tcPr>
          <w:p w14:paraId="3A4EF6FF" w14:textId="77777777" w:rsidR="006605B1" w:rsidRPr="00683E08" w:rsidRDefault="006605B1" w:rsidP="006605B1"/>
        </w:tc>
        <w:tc>
          <w:tcPr>
            <w:tcW w:w="2835" w:type="dxa"/>
            <w:vAlign w:val="center"/>
          </w:tcPr>
          <w:p w14:paraId="02665C0C" w14:textId="77777777" w:rsidR="006605B1" w:rsidRPr="00683E08" w:rsidRDefault="006605B1" w:rsidP="006605B1"/>
        </w:tc>
      </w:tr>
    </w:tbl>
    <w:p w14:paraId="2F2D9B90" w14:textId="77777777" w:rsidR="006605B1" w:rsidRPr="00023568" w:rsidRDefault="006605B1" w:rsidP="006605B1"/>
    <w:p w14:paraId="03B5B91C" w14:textId="77777777" w:rsidR="006605B1" w:rsidRPr="00023568" w:rsidRDefault="006605B1" w:rsidP="006605B1"/>
    <w:p w14:paraId="6D8B19D2" w14:textId="77777777" w:rsidR="006605B1" w:rsidRPr="00023568" w:rsidRDefault="006605B1" w:rsidP="006605B1">
      <w:pPr>
        <w:pStyle w:val="ASAhiddentext"/>
      </w:pPr>
      <w:r w:rsidRPr="00023568">
        <w:br w:type="page"/>
      </w:r>
    </w:p>
    <w:p w14:paraId="0C6A8567" w14:textId="77777777" w:rsidR="006605B1" w:rsidRPr="00023568" w:rsidRDefault="006605B1" w:rsidP="006605B1"/>
    <w:p w14:paraId="6D8C7A7C" w14:textId="77777777" w:rsidR="00DD1250" w:rsidRDefault="00DD1250">
      <w:pPr>
        <w:rPr>
          <w:b/>
          <w:sz w:val="28"/>
          <w:lang w:val="en-GB"/>
        </w:rPr>
      </w:pPr>
      <w:r>
        <w:rPr>
          <w:b/>
          <w:lang w:val="en-GB"/>
        </w:rPr>
        <w:br w:type="page"/>
      </w:r>
      <w:r>
        <w:rPr>
          <w:b/>
          <w:sz w:val="28"/>
          <w:lang w:val="en-GB"/>
        </w:rPr>
        <w:lastRenderedPageBreak/>
        <w:t>Contents</w:t>
      </w:r>
    </w:p>
    <w:p w14:paraId="4143DE7C" w14:textId="77777777" w:rsidR="00DD1250" w:rsidRDefault="00DD1250">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63BB0333" w14:textId="77777777" w:rsidR="00995D31" w:rsidRDefault="00203B8B">
      <w:pPr>
        <w:pStyle w:val="10"/>
        <w:tabs>
          <w:tab w:val="left" w:pos="400"/>
          <w:tab w:val="right" w:leader="dot" w:pos="9628"/>
        </w:tabs>
        <w:rPr>
          <w:rFonts w:asciiTheme="minorHAnsi" w:eastAsiaTheme="minorEastAsia" w:hAnsiTheme="minorHAnsi" w:cstheme="minorBidi"/>
          <w:noProof/>
          <w:kern w:val="2"/>
          <w:sz w:val="21"/>
          <w:szCs w:val="22"/>
          <w:lang w:val="en-US" w:eastAsia="zh-CN"/>
        </w:rPr>
      </w:pPr>
      <w:r>
        <w:rPr>
          <w:lang w:val="en-GB"/>
        </w:rPr>
        <w:fldChar w:fldCharType="begin"/>
      </w:r>
      <w:r w:rsidR="00B36F93">
        <w:rPr>
          <w:lang w:val="en-GB"/>
        </w:rPr>
        <w:instrText xml:space="preserve"> TOC \o "1-3" \h \z </w:instrText>
      </w:r>
      <w:r>
        <w:rPr>
          <w:lang w:val="en-GB"/>
        </w:rPr>
        <w:fldChar w:fldCharType="separate"/>
      </w:r>
      <w:hyperlink w:anchor="_Toc466386085" w:history="1">
        <w:r w:rsidR="00995D31" w:rsidRPr="008D6EBF">
          <w:rPr>
            <w:rStyle w:val="a3"/>
            <w:noProof/>
          </w:rPr>
          <w:t>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Purpose</w:t>
        </w:r>
        <w:r w:rsidR="00995D31">
          <w:rPr>
            <w:noProof/>
            <w:webHidden/>
          </w:rPr>
          <w:tab/>
        </w:r>
        <w:r>
          <w:rPr>
            <w:noProof/>
            <w:webHidden/>
          </w:rPr>
          <w:fldChar w:fldCharType="begin"/>
        </w:r>
        <w:r w:rsidR="00995D31">
          <w:rPr>
            <w:noProof/>
            <w:webHidden/>
          </w:rPr>
          <w:instrText xml:space="preserve"> PAGEREF _Toc466386085 \h </w:instrText>
        </w:r>
        <w:r>
          <w:rPr>
            <w:noProof/>
            <w:webHidden/>
          </w:rPr>
        </w:r>
        <w:r>
          <w:rPr>
            <w:noProof/>
            <w:webHidden/>
          </w:rPr>
          <w:fldChar w:fldCharType="separate"/>
        </w:r>
        <w:r w:rsidR="00995D31">
          <w:rPr>
            <w:noProof/>
            <w:webHidden/>
          </w:rPr>
          <w:t>4</w:t>
        </w:r>
        <w:r>
          <w:rPr>
            <w:noProof/>
            <w:webHidden/>
          </w:rPr>
          <w:fldChar w:fldCharType="end"/>
        </w:r>
      </w:hyperlink>
    </w:p>
    <w:p w14:paraId="1876B8A9" w14:textId="77777777" w:rsidR="00995D31" w:rsidRDefault="00CB4B05">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086" w:history="1">
        <w:r w:rsidR="00995D31" w:rsidRPr="008D6EBF">
          <w:rPr>
            <w:rStyle w:val="a3"/>
            <w:noProof/>
          </w:rPr>
          <w:t>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Definitions, Acronyms, and Abbreviations</w:t>
        </w:r>
        <w:r w:rsidR="00995D31">
          <w:rPr>
            <w:noProof/>
            <w:webHidden/>
          </w:rPr>
          <w:tab/>
        </w:r>
        <w:r w:rsidR="00203B8B">
          <w:rPr>
            <w:noProof/>
            <w:webHidden/>
          </w:rPr>
          <w:fldChar w:fldCharType="begin"/>
        </w:r>
        <w:r w:rsidR="00995D31">
          <w:rPr>
            <w:noProof/>
            <w:webHidden/>
          </w:rPr>
          <w:instrText xml:space="preserve"> PAGEREF _Toc466386086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1D96EBE9"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87" w:history="1">
        <w:r w:rsidR="00995D31" w:rsidRPr="008D6EBF">
          <w:rPr>
            <w:rStyle w:val="a3"/>
            <w:noProof/>
          </w:rPr>
          <w:t>2.1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Definitions</w:t>
        </w:r>
        <w:r w:rsidR="00995D31">
          <w:rPr>
            <w:noProof/>
            <w:webHidden/>
          </w:rPr>
          <w:tab/>
        </w:r>
        <w:r w:rsidR="00203B8B">
          <w:rPr>
            <w:noProof/>
            <w:webHidden/>
          </w:rPr>
          <w:fldChar w:fldCharType="begin"/>
        </w:r>
        <w:r w:rsidR="00995D31">
          <w:rPr>
            <w:noProof/>
            <w:webHidden/>
          </w:rPr>
          <w:instrText xml:space="preserve"> PAGEREF _Toc466386087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41E50C2E"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88" w:history="1">
        <w:r w:rsidR="00995D31" w:rsidRPr="008D6EBF">
          <w:rPr>
            <w:rStyle w:val="a3"/>
            <w:noProof/>
          </w:rPr>
          <w:t>2.2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Document Conventions</w:t>
        </w:r>
        <w:r w:rsidR="00995D31">
          <w:rPr>
            <w:noProof/>
            <w:webHidden/>
          </w:rPr>
          <w:tab/>
        </w:r>
        <w:r w:rsidR="00203B8B">
          <w:rPr>
            <w:noProof/>
            <w:webHidden/>
          </w:rPr>
          <w:fldChar w:fldCharType="begin"/>
        </w:r>
        <w:r w:rsidR="00995D31">
          <w:rPr>
            <w:noProof/>
            <w:webHidden/>
          </w:rPr>
          <w:instrText xml:space="preserve"> PAGEREF _Toc466386088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0B1125F1" w14:textId="77777777" w:rsidR="00995D31" w:rsidRDefault="00CB4B05">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089" w:history="1">
        <w:r w:rsidR="00995D31" w:rsidRPr="008D6EBF">
          <w:rPr>
            <w:rStyle w:val="a3"/>
            <w:noProof/>
          </w:rPr>
          <w:t>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Non Functional Requirements</w:t>
        </w:r>
        <w:r w:rsidR="00995D31">
          <w:rPr>
            <w:noProof/>
            <w:webHidden/>
          </w:rPr>
          <w:tab/>
        </w:r>
        <w:r w:rsidR="00203B8B">
          <w:rPr>
            <w:noProof/>
            <w:webHidden/>
          </w:rPr>
          <w:fldChar w:fldCharType="begin"/>
        </w:r>
        <w:r w:rsidR="00995D31">
          <w:rPr>
            <w:noProof/>
            <w:webHidden/>
          </w:rPr>
          <w:instrText xml:space="preserve"> PAGEREF _Toc466386089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2BE9513D"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0" w:history="1">
        <w:r w:rsidR="00995D31" w:rsidRPr="008D6EBF">
          <w:rPr>
            <w:rStyle w:val="a3"/>
            <w:noProof/>
          </w:rPr>
          <w:t>3.1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General</w:t>
        </w:r>
        <w:r w:rsidR="00995D31">
          <w:rPr>
            <w:noProof/>
            <w:webHidden/>
          </w:rPr>
          <w:tab/>
        </w:r>
        <w:r w:rsidR="00203B8B">
          <w:rPr>
            <w:noProof/>
            <w:webHidden/>
          </w:rPr>
          <w:fldChar w:fldCharType="begin"/>
        </w:r>
        <w:r w:rsidR="00995D31">
          <w:rPr>
            <w:noProof/>
            <w:webHidden/>
          </w:rPr>
          <w:instrText xml:space="preserve"> PAGEREF _Toc466386090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30DE5DF7"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1" w:history="1">
        <w:r w:rsidR="00995D31" w:rsidRPr="008D6EBF">
          <w:rPr>
            <w:rStyle w:val="a3"/>
            <w:noProof/>
          </w:rPr>
          <w:t>3.2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Software Verification and Validation</w:t>
        </w:r>
        <w:r w:rsidR="00995D31">
          <w:rPr>
            <w:noProof/>
            <w:webHidden/>
          </w:rPr>
          <w:tab/>
        </w:r>
        <w:r w:rsidR="00203B8B">
          <w:rPr>
            <w:noProof/>
            <w:webHidden/>
          </w:rPr>
          <w:fldChar w:fldCharType="begin"/>
        </w:r>
        <w:r w:rsidR="00995D31">
          <w:rPr>
            <w:noProof/>
            <w:webHidden/>
          </w:rPr>
          <w:instrText xml:space="preserve"> PAGEREF _Toc466386091 \h </w:instrText>
        </w:r>
        <w:r w:rsidR="00203B8B">
          <w:rPr>
            <w:noProof/>
            <w:webHidden/>
          </w:rPr>
        </w:r>
        <w:r w:rsidR="00203B8B">
          <w:rPr>
            <w:noProof/>
            <w:webHidden/>
          </w:rPr>
          <w:fldChar w:fldCharType="separate"/>
        </w:r>
        <w:r w:rsidR="00995D31">
          <w:rPr>
            <w:noProof/>
            <w:webHidden/>
          </w:rPr>
          <w:t>4</w:t>
        </w:r>
        <w:r w:rsidR="00203B8B">
          <w:rPr>
            <w:noProof/>
            <w:webHidden/>
          </w:rPr>
          <w:fldChar w:fldCharType="end"/>
        </w:r>
      </w:hyperlink>
    </w:p>
    <w:p w14:paraId="5DC7872C"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2" w:history="1">
        <w:r w:rsidR="00995D31" w:rsidRPr="008D6EBF">
          <w:rPr>
            <w:rStyle w:val="a3"/>
            <w:noProof/>
          </w:rPr>
          <w:t>3.3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Other</w:t>
        </w:r>
        <w:r w:rsidR="00995D31">
          <w:rPr>
            <w:noProof/>
            <w:webHidden/>
          </w:rPr>
          <w:tab/>
        </w:r>
        <w:r w:rsidR="00203B8B">
          <w:rPr>
            <w:noProof/>
            <w:webHidden/>
          </w:rPr>
          <w:fldChar w:fldCharType="begin"/>
        </w:r>
        <w:r w:rsidR="00995D31">
          <w:rPr>
            <w:noProof/>
            <w:webHidden/>
          </w:rPr>
          <w:instrText xml:space="preserve"> PAGEREF _Toc466386092 \h </w:instrText>
        </w:r>
        <w:r w:rsidR="00203B8B">
          <w:rPr>
            <w:noProof/>
            <w:webHidden/>
          </w:rPr>
        </w:r>
        <w:r w:rsidR="00203B8B">
          <w:rPr>
            <w:noProof/>
            <w:webHidden/>
          </w:rPr>
          <w:fldChar w:fldCharType="separate"/>
        </w:r>
        <w:r w:rsidR="00995D31">
          <w:rPr>
            <w:noProof/>
            <w:webHidden/>
          </w:rPr>
          <w:t>5</w:t>
        </w:r>
        <w:r w:rsidR="00203B8B">
          <w:rPr>
            <w:noProof/>
            <w:webHidden/>
          </w:rPr>
          <w:fldChar w:fldCharType="end"/>
        </w:r>
      </w:hyperlink>
    </w:p>
    <w:p w14:paraId="4A9996E6" w14:textId="77777777" w:rsidR="00995D31" w:rsidRDefault="00CB4B05">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093" w:history="1">
        <w:r w:rsidR="00995D31" w:rsidRPr="008D6EBF">
          <w:rPr>
            <w:rStyle w:val="a3"/>
            <w:noProof/>
          </w:rPr>
          <w:t>4</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Functional</w:t>
        </w:r>
        <w:r w:rsidR="00995D31" w:rsidRPr="008D6EBF">
          <w:rPr>
            <w:rStyle w:val="a3"/>
            <w:rFonts w:ascii="Helvetica-Bold" w:hAnsi="Helvetica-Bold" w:cs="Helvetica-Bold"/>
            <w:noProof/>
            <w:lang w:val="en-US" w:eastAsia="zh-CN"/>
          </w:rPr>
          <w:t xml:space="preserve"> </w:t>
        </w:r>
        <w:r w:rsidR="00995D31" w:rsidRPr="008D6EBF">
          <w:rPr>
            <w:rStyle w:val="a3"/>
            <w:noProof/>
          </w:rPr>
          <w:t>Requirements</w:t>
        </w:r>
        <w:r w:rsidR="00995D31">
          <w:rPr>
            <w:noProof/>
            <w:webHidden/>
          </w:rPr>
          <w:tab/>
        </w:r>
        <w:r w:rsidR="00203B8B">
          <w:rPr>
            <w:noProof/>
            <w:webHidden/>
          </w:rPr>
          <w:fldChar w:fldCharType="begin"/>
        </w:r>
        <w:r w:rsidR="00995D31">
          <w:rPr>
            <w:noProof/>
            <w:webHidden/>
          </w:rPr>
          <w:instrText xml:space="preserve"> PAGEREF _Toc466386093 \h </w:instrText>
        </w:r>
        <w:r w:rsidR="00203B8B">
          <w:rPr>
            <w:noProof/>
            <w:webHidden/>
          </w:rPr>
        </w:r>
        <w:r w:rsidR="00203B8B">
          <w:rPr>
            <w:noProof/>
            <w:webHidden/>
          </w:rPr>
          <w:fldChar w:fldCharType="separate"/>
        </w:r>
        <w:r w:rsidR="00995D31">
          <w:rPr>
            <w:noProof/>
            <w:webHidden/>
          </w:rPr>
          <w:t>5</w:t>
        </w:r>
        <w:r w:rsidR="00203B8B">
          <w:rPr>
            <w:noProof/>
            <w:webHidden/>
          </w:rPr>
          <w:fldChar w:fldCharType="end"/>
        </w:r>
      </w:hyperlink>
    </w:p>
    <w:p w14:paraId="013ECF53"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4" w:history="1">
        <w:r w:rsidR="00995D31" w:rsidRPr="008D6EBF">
          <w:rPr>
            <w:rStyle w:val="a3"/>
            <w:noProof/>
            <w:lang w:val="en-GB"/>
          </w:rPr>
          <w:t>4.1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General</w:t>
        </w:r>
        <w:r w:rsidR="00995D31">
          <w:rPr>
            <w:noProof/>
            <w:webHidden/>
          </w:rPr>
          <w:tab/>
        </w:r>
        <w:r w:rsidR="00203B8B">
          <w:rPr>
            <w:noProof/>
            <w:webHidden/>
          </w:rPr>
          <w:fldChar w:fldCharType="begin"/>
        </w:r>
        <w:r w:rsidR="00995D31">
          <w:rPr>
            <w:noProof/>
            <w:webHidden/>
          </w:rPr>
          <w:instrText xml:space="preserve"> PAGEREF _Toc466386094 \h </w:instrText>
        </w:r>
        <w:r w:rsidR="00203B8B">
          <w:rPr>
            <w:noProof/>
            <w:webHidden/>
          </w:rPr>
        </w:r>
        <w:r w:rsidR="00203B8B">
          <w:rPr>
            <w:noProof/>
            <w:webHidden/>
          </w:rPr>
          <w:fldChar w:fldCharType="separate"/>
        </w:r>
        <w:r w:rsidR="00995D31">
          <w:rPr>
            <w:noProof/>
            <w:webHidden/>
          </w:rPr>
          <w:t>5</w:t>
        </w:r>
        <w:r w:rsidR="00203B8B">
          <w:rPr>
            <w:noProof/>
            <w:webHidden/>
          </w:rPr>
          <w:fldChar w:fldCharType="end"/>
        </w:r>
      </w:hyperlink>
    </w:p>
    <w:p w14:paraId="61A4477E"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5" w:history="1">
        <w:r w:rsidR="00995D31" w:rsidRPr="008D6EBF">
          <w:rPr>
            <w:rStyle w:val="a3"/>
            <w:noProof/>
            <w:lang w:val="en-GB"/>
          </w:rPr>
          <w:t>4.2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Non-Volatile Data Storage</w:t>
        </w:r>
        <w:r w:rsidR="00995D31">
          <w:rPr>
            <w:noProof/>
            <w:webHidden/>
          </w:rPr>
          <w:tab/>
        </w:r>
        <w:r w:rsidR="00203B8B">
          <w:rPr>
            <w:noProof/>
            <w:webHidden/>
          </w:rPr>
          <w:fldChar w:fldCharType="begin"/>
        </w:r>
        <w:r w:rsidR="00995D31">
          <w:rPr>
            <w:noProof/>
            <w:webHidden/>
          </w:rPr>
          <w:instrText xml:space="preserve"> PAGEREF _Toc466386095 \h </w:instrText>
        </w:r>
        <w:r w:rsidR="00203B8B">
          <w:rPr>
            <w:noProof/>
            <w:webHidden/>
          </w:rPr>
        </w:r>
        <w:r w:rsidR="00203B8B">
          <w:rPr>
            <w:noProof/>
            <w:webHidden/>
          </w:rPr>
          <w:fldChar w:fldCharType="separate"/>
        </w:r>
        <w:r w:rsidR="00995D31">
          <w:rPr>
            <w:noProof/>
            <w:webHidden/>
          </w:rPr>
          <w:t>6</w:t>
        </w:r>
        <w:r w:rsidR="00203B8B">
          <w:rPr>
            <w:noProof/>
            <w:webHidden/>
          </w:rPr>
          <w:fldChar w:fldCharType="end"/>
        </w:r>
      </w:hyperlink>
    </w:p>
    <w:p w14:paraId="76578A48"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6" w:history="1">
        <w:r w:rsidR="00995D31" w:rsidRPr="008D6EBF">
          <w:rPr>
            <w:rStyle w:val="a3"/>
            <w:noProof/>
            <w:lang w:val="en-GB"/>
          </w:rPr>
          <w:t>4.3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Shell</w:t>
        </w:r>
        <w:r w:rsidR="00995D31">
          <w:rPr>
            <w:noProof/>
            <w:webHidden/>
          </w:rPr>
          <w:tab/>
        </w:r>
        <w:r w:rsidR="00203B8B">
          <w:rPr>
            <w:noProof/>
            <w:webHidden/>
          </w:rPr>
          <w:fldChar w:fldCharType="begin"/>
        </w:r>
        <w:r w:rsidR="00995D31">
          <w:rPr>
            <w:noProof/>
            <w:webHidden/>
          </w:rPr>
          <w:instrText xml:space="preserve"> PAGEREF _Toc466386096 \h </w:instrText>
        </w:r>
        <w:r w:rsidR="00203B8B">
          <w:rPr>
            <w:noProof/>
            <w:webHidden/>
          </w:rPr>
        </w:r>
        <w:r w:rsidR="00203B8B">
          <w:rPr>
            <w:noProof/>
            <w:webHidden/>
          </w:rPr>
          <w:fldChar w:fldCharType="separate"/>
        </w:r>
        <w:r w:rsidR="00995D31">
          <w:rPr>
            <w:noProof/>
            <w:webHidden/>
          </w:rPr>
          <w:t>7</w:t>
        </w:r>
        <w:r w:rsidR="00203B8B">
          <w:rPr>
            <w:noProof/>
            <w:webHidden/>
          </w:rPr>
          <w:fldChar w:fldCharType="end"/>
        </w:r>
      </w:hyperlink>
    </w:p>
    <w:p w14:paraId="1760EBD6"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7" w:history="1">
        <w:r w:rsidR="00995D31" w:rsidRPr="008D6EBF">
          <w:rPr>
            <w:rStyle w:val="a3"/>
            <w:noProof/>
          </w:rPr>
          <w:t>4.4</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Measurement</w:t>
        </w:r>
        <w:r w:rsidR="00995D31">
          <w:rPr>
            <w:noProof/>
            <w:webHidden/>
          </w:rPr>
          <w:tab/>
        </w:r>
        <w:r w:rsidR="00203B8B">
          <w:rPr>
            <w:noProof/>
            <w:webHidden/>
          </w:rPr>
          <w:fldChar w:fldCharType="begin"/>
        </w:r>
        <w:r w:rsidR="00995D31">
          <w:rPr>
            <w:noProof/>
            <w:webHidden/>
          </w:rPr>
          <w:instrText xml:space="preserve"> PAGEREF _Toc466386097 \h </w:instrText>
        </w:r>
        <w:r w:rsidR="00203B8B">
          <w:rPr>
            <w:noProof/>
            <w:webHidden/>
          </w:rPr>
        </w:r>
        <w:r w:rsidR="00203B8B">
          <w:rPr>
            <w:noProof/>
            <w:webHidden/>
          </w:rPr>
          <w:fldChar w:fldCharType="separate"/>
        </w:r>
        <w:r w:rsidR="00995D31">
          <w:rPr>
            <w:noProof/>
            <w:webHidden/>
          </w:rPr>
          <w:t>7</w:t>
        </w:r>
        <w:r w:rsidR="00203B8B">
          <w:rPr>
            <w:noProof/>
            <w:webHidden/>
          </w:rPr>
          <w:fldChar w:fldCharType="end"/>
        </w:r>
      </w:hyperlink>
    </w:p>
    <w:p w14:paraId="7C4437FF"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8" w:history="1">
        <w:r w:rsidR="00995D31" w:rsidRPr="008D6EBF">
          <w:rPr>
            <w:rStyle w:val="a3"/>
            <w:noProof/>
            <w:lang w:val="en-GB" w:eastAsia="zh-CN"/>
          </w:rPr>
          <w:t>4.5</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Calibration</w:t>
        </w:r>
        <w:r w:rsidR="00995D31">
          <w:rPr>
            <w:noProof/>
            <w:webHidden/>
          </w:rPr>
          <w:tab/>
        </w:r>
        <w:r w:rsidR="00203B8B">
          <w:rPr>
            <w:noProof/>
            <w:webHidden/>
          </w:rPr>
          <w:fldChar w:fldCharType="begin"/>
        </w:r>
        <w:r w:rsidR="00995D31">
          <w:rPr>
            <w:noProof/>
            <w:webHidden/>
          </w:rPr>
          <w:instrText xml:space="preserve"> PAGEREF _Toc466386098 \h </w:instrText>
        </w:r>
        <w:r w:rsidR="00203B8B">
          <w:rPr>
            <w:noProof/>
            <w:webHidden/>
          </w:rPr>
        </w:r>
        <w:r w:rsidR="00203B8B">
          <w:rPr>
            <w:noProof/>
            <w:webHidden/>
          </w:rPr>
          <w:fldChar w:fldCharType="separate"/>
        </w:r>
        <w:r w:rsidR="00995D31">
          <w:rPr>
            <w:noProof/>
            <w:webHidden/>
          </w:rPr>
          <w:t>9</w:t>
        </w:r>
        <w:r w:rsidR="00203B8B">
          <w:rPr>
            <w:noProof/>
            <w:webHidden/>
          </w:rPr>
          <w:fldChar w:fldCharType="end"/>
        </w:r>
      </w:hyperlink>
    </w:p>
    <w:p w14:paraId="602527DF"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099" w:history="1">
        <w:r w:rsidR="00995D31" w:rsidRPr="008D6EBF">
          <w:rPr>
            <w:rStyle w:val="a3"/>
            <w:noProof/>
            <w:lang w:val="en-GB" w:eastAsia="zh-CN"/>
          </w:rPr>
          <w:t>4.6</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Schedule</w:t>
        </w:r>
        <w:r w:rsidR="00995D31">
          <w:rPr>
            <w:noProof/>
            <w:webHidden/>
          </w:rPr>
          <w:tab/>
        </w:r>
        <w:r w:rsidR="00203B8B">
          <w:rPr>
            <w:noProof/>
            <w:webHidden/>
          </w:rPr>
          <w:fldChar w:fldCharType="begin"/>
        </w:r>
        <w:r w:rsidR="00995D31">
          <w:rPr>
            <w:noProof/>
            <w:webHidden/>
          </w:rPr>
          <w:instrText xml:space="preserve"> PAGEREF _Toc466386099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0C778822"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0" w:history="1">
        <w:r w:rsidR="00995D31" w:rsidRPr="008D6EBF">
          <w:rPr>
            <w:rStyle w:val="a3"/>
            <w:noProof/>
            <w:lang w:val="en-GB" w:eastAsia="zh-CN"/>
          </w:rPr>
          <w:t>4.7</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Preheat</w:t>
        </w:r>
        <w:r w:rsidR="00995D31">
          <w:rPr>
            <w:noProof/>
            <w:webHidden/>
          </w:rPr>
          <w:tab/>
        </w:r>
        <w:r w:rsidR="00203B8B">
          <w:rPr>
            <w:noProof/>
            <w:webHidden/>
          </w:rPr>
          <w:fldChar w:fldCharType="begin"/>
        </w:r>
        <w:r w:rsidR="00995D31">
          <w:rPr>
            <w:noProof/>
            <w:webHidden/>
          </w:rPr>
          <w:instrText xml:space="preserve"> PAGEREF _Toc466386100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60AE25F7"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1" w:history="1">
        <w:r w:rsidR="00995D31" w:rsidRPr="008D6EBF">
          <w:rPr>
            <w:rStyle w:val="a3"/>
            <w:noProof/>
          </w:rPr>
          <w:t>4.8</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4~20mA Current Output</w:t>
        </w:r>
        <w:r w:rsidR="00995D31">
          <w:rPr>
            <w:noProof/>
            <w:webHidden/>
          </w:rPr>
          <w:tab/>
        </w:r>
        <w:r w:rsidR="00203B8B">
          <w:rPr>
            <w:noProof/>
            <w:webHidden/>
          </w:rPr>
          <w:fldChar w:fldCharType="begin"/>
        </w:r>
        <w:r w:rsidR="00995D31">
          <w:rPr>
            <w:noProof/>
            <w:webHidden/>
          </w:rPr>
          <w:instrText xml:space="preserve"> PAGEREF _Toc466386101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13F3559E"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2" w:history="1">
        <w:r w:rsidR="00995D31" w:rsidRPr="008D6EBF">
          <w:rPr>
            <w:rStyle w:val="a3"/>
            <w:noProof/>
          </w:rPr>
          <w:t>4.9</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IO board</w:t>
        </w:r>
        <w:r w:rsidR="00995D31">
          <w:rPr>
            <w:noProof/>
            <w:webHidden/>
          </w:rPr>
          <w:tab/>
        </w:r>
        <w:r w:rsidR="00203B8B">
          <w:rPr>
            <w:noProof/>
            <w:webHidden/>
          </w:rPr>
          <w:fldChar w:fldCharType="begin"/>
        </w:r>
        <w:r w:rsidR="00995D31">
          <w:rPr>
            <w:noProof/>
            <w:webHidden/>
          </w:rPr>
          <w:instrText xml:space="preserve"> PAGEREF _Toc466386102 \h </w:instrText>
        </w:r>
        <w:r w:rsidR="00203B8B">
          <w:rPr>
            <w:noProof/>
            <w:webHidden/>
          </w:rPr>
        </w:r>
        <w:r w:rsidR="00203B8B">
          <w:rPr>
            <w:noProof/>
            <w:webHidden/>
          </w:rPr>
          <w:fldChar w:fldCharType="separate"/>
        </w:r>
        <w:r w:rsidR="00995D31">
          <w:rPr>
            <w:noProof/>
            <w:webHidden/>
          </w:rPr>
          <w:t>11</w:t>
        </w:r>
        <w:r w:rsidR="00203B8B">
          <w:rPr>
            <w:noProof/>
            <w:webHidden/>
          </w:rPr>
          <w:fldChar w:fldCharType="end"/>
        </w:r>
      </w:hyperlink>
    </w:p>
    <w:p w14:paraId="79283C8D"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3" w:history="1">
        <w:r w:rsidR="00995D31" w:rsidRPr="008D6EBF">
          <w:rPr>
            <w:rStyle w:val="a3"/>
            <w:noProof/>
            <w:lang w:val="en-GB"/>
          </w:rPr>
          <w:t>4.10</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Safety Measures</w:t>
        </w:r>
        <w:r w:rsidR="00995D31">
          <w:rPr>
            <w:noProof/>
            <w:webHidden/>
          </w:rPr>
          <w:tab/>
        </w:r>
        <w:r w:rsidR="00203B8B">
          <w:rPr>
            <w:noProof/>
            <w:webHidden/>
          </w:rPr>
          <w:fldChar w:fldCharType="begin"/>
        </w:r>
        <w:r w:rsidR="00995D31">
          <w:rPr>
            <w:noProof/>
            <w:webHidden/>
          </w:rPr>
          <w:instrText xml:space="preserve"> PAGEREF _Toc466386103 \h </w:instrText>
        </w:r>
        <w:r w:rsidR="00203B8B">
          <w:rPr>
            <w:noProof/>
            <w:webHidden/>
          </w:rPr>
        </w:r>
        <w:r w:rsidR="00203B8B">
          <w:rPr>
            <w:noProof/>
            <w:webHidden/>
          </w:rPr>
          <w:fldChar w:fldCharType="separate"/>
        </w:r>
        <w:r w:rsidR="00995D31">
          <w:rPr>
            <w:noProof/>
            <w:webHidden/>
          </w:rPr>
          <w:t>12</w:t>
        </w:r>
        <w:r w:rsidR="00203B8B">
          <w:rPr>
            <w:noProof/>
            <w:webHidden/>
          </w:rPr>
          <w:fldChar w:fldCharType="end"/>
        </w:r>
      </w:hyperlink>
    </w:p>
    <w:p w14:paraId="17A7E93B"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4" w:history="1">
        <w:r w:rsidR="00995D31" w:rsidRPr="008D6EBF">
          <w:rPr>
            <w:rStyle w:val="a3"/>
            <w:noProof/>
            <w:lang w:val="en-GB"/>
          </w:rPr>
          <w:t>4.11</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Diagnosis</w:t>
        </w:r>
        <w:r w:rsidR="00995D31">
          <w:rPr>
            <w:noProof/>
            <w:webHidden/>
          </w:rPr>
          <w:tab/>
        </w:r>
        <w:r w:rsidR="00203B8B">
          <w:rPr>
            <w:noProof/>
            <w:webHidden/>
          </w:rPr>
          <w:fldChar w:fldCharType="begin"/>
        </w:r>
        <w:r w:rsidR="00995D31">
          <w:rPr>
            <w:noProof/>
            <w:webHidden/>
          </w:rPr>
          <w:instrText xml:space="preserve"> PAGEREF _Toc466386104 \h </w:instrText>
        </w:r>
        <w:r w:rsidR="00203B8B">
          <w:rPr>
            <w:noProof/>
            <w:webHidden/>
          </w:rPr>
        </w:r>
        <w:r w:rsidR="00203B8B">
          <w:rPr>
            <w:noProof/>
            <w:webHidden/>
          </w:rPr>
          <w:fldChar w:fldCharType="separate"/>
        </w:r>
        <w:r w:rsidR="00995D31">
          <w:rPr>
            <w:noProof/>
            <w:webHidden/>
          </w:rPr>
          <w:t>13</w:t>
        </w:r>
        <w:r w:rsidR="00203B8B">
          <w:rPr>
            <w:noProof/>
            <w:webHidden/>
          </w:rPr>
          <w:fldChar w:fldCharType="end"/>
        </w:r>
      </w:hyperlink>
    </w:p>
    <w:p w14:paraId="1FAB4797"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5" w:history="1">
        <w:r w:rsidR="00995D31" w:rsidRPr="008D6EBF">
          <w:rPr>
            <w:rStyle w:val="a3"/>
            <w:noProof/>
            <w:lang w:val="en-GB"/>
          </w:rPr>
          <w:t>4.12</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Internal Communication</w:t>
        </w:r>
        <w:r w:rsidR="00995D31">
          <w:rPr>
            <w:noProof/>
            <w:webHidden/>
          </w:rPr>
          <w:tab/>
        </w:r>
        <w:r w:rsidR="00203B8B">
          <w:rPr>
            <w:noProof/>
            <w:webHidden/>
          </w:rPr>
          <w:fldChar w:fldCharType="begin"/>
        </w:r>
        <w:r w:rsidR="00995D31">
          <w:rPr>
            <w:noProof/>
            <w:webHidden/>
          </w:rPr>
          <w:instrText xml:space="preserve"> PAGEREF _Toc466386105 \h </w:instrText>
        </w:r>
        <w:r w:rsidR="00203B8B">
          <w:rPr>
            <w:noProof/>
            <w:webHidden/>
          </w:rPr>
        </w:r>
        <w:r w:rsidR="00203B8B">
          <w:rPr>
            <w:noProof/>
            <w:webHidden/>
          </w:rPr>
          <w:fldChar w:fldCharType="separate"/>
        </w:r>
        <w:r w:rsidR="00995D31">
          <w:rPr>
            <w:noProof/>
            <w:webHidden/>
          </w:rPr>
          <w:t>13</w:t>
        </w:r>
        <w:r w:rsidR="00203B8B">
          <w:rPr>
            <w:noProof/>
            <w:webHidden/>
          </w:rPr>
          <w:fldChar w:fldCharType="end"/>
        </w:r>
      </w:hyperlink>
    </w:p>
    <w:p w14:paraId="08E62674"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6" w:history="1">
        <w:r w:rsidR="00995D31" w:rsidRPr="008D6EBF">
          <w:rPr>
            <w:rStyle w:val="a3"/>
            <w:noProof/>
            <w:lang w:val="en-GB"/>
          </w:rPr>
          <w:t>4.13</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Can Open Communication</w:t>
        </w:r>
        <w:r w:rsidR="00995D31">
          <w:rPr>
            <w:noProof/>
            <w:webHidden/>
          </w:rPr>
          <w:tab/>
        </w:r>
        <w:r w:rsidR="00203B8B">
          <w:rPr>
            <w:noProof/>
            <w:webHidden/>
          </w:rPr>
          <w:fldChar w:fldCharType="begin"/>
        </w:r>
        <w:r w:rsidR="00995D31">
          <w:rPr>
            <w:noProof/>
            <w:webHidden/>
          </w:rPr>
          <w:instrText xml:space="preserve"> PAGEREF _Toc466386106 \h </w:instrText>
        </w:r>
        <w:r w:rsidR="00203B8B">
          <w:rPr>
            <w:noProof/>
            <w:webHidden/>
          </w:rPr>
        </w:r>
        <w:r w:rsidR="00203B8B">
          <w:rPr>
            <w:noProof/>
            <w:webHidden/>
          </w:rPr>
          <w:fldChar w:fldCharType="separate"/>
        </w:r>
        <w:r w:rsidR="00995D31">
          <w:rPr>
            <w:noProof/>
            <w:webHidden/>
          </w:rPr>
          <w:t>14</w:t>
        </w:r>
        <w:r w:rsidR="00203B8B">
          <w:rPr>
            <w:noProof/>
            <w:webHidden/>
          </w:rPr>
          <w:fldChar w:fldCharType="end"/>
        </w:r>
      </w:hyperlink>
    </w:p>
    <w:p w14:paraId="005DE545"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7" w:history="1">
        <w:r w:rsidR="00995D31" w:rsidRPr="008D6EBF">
          <w:rPr>
            <w:rStyle w:val="a3"/>
            <w:noProof/>
            <w:lang w:val="fr-FR" w:eastAsia="zh-CN"/>
          </w:rPr>
          <w:t>4.14</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fr-FR" w:eastAsia="zh-CN"/>
          </w:rPr>
          <w:t xml:space="preserve">History </w:t>
        </w:r>
        <w:r w:rsidR="00995D31" w:rsidRPr="008D6EBF">
          <w:rPr>
            <w:rStyle w:val="a3"/>
            <w:noProof/>
            <w:lang w:val="en-GB"/>
          </w:rPr>
          <w:t>Data</w:t>
        </w:r>
        <w:r w:rsidR="00995D31">
          <w:rPr>
            <w:noProof/>
            <w:webHidden/>
          </w:rPr>
          <w:tab/>
        </w:r>
        <w:r w:rsidR="00203B8B">
          <w:rPr>
            <w:noProof/>
            <w:webHidden/>
          </w:rPr>
          <w:fldChar w:fldCharType="begin"/>
        </w:r>
        <w:r w:rsidR="00995D31">
          <w:rPr>
            <w:noProof/>
            <w:webHidden/>
          </w:rPr>
          <w:instrText xml:space="preserve"> PAGEREF _Toc466386107 \h </w:instrText>
        </w:r>
        <w:r w:rsidR="00203B8B">
          <w:rPr>
            <w:noProof/>
            <w:webHidden/>
          </w:rPr>
        </w:r>
        <w:r w:rsidR="00203B8B">
          <w:rPr>
            <w:noProof/>
            <w:webHidden/>
          </w:rPr>
          <w:fldChar w:fldCharType="separate"/>
        </w:r>
        <w:r w:rsidR="00995D31">
          <w:rPr>
            <w:noProof/>
            <w:webHidden/>
          </w:rPr>
          <w:t>14</w:t>
        </w:r>
        <w:r w:rsidR="00203B8B">
          <w:rPr>
            <w:noProof/>
            <w:webHidden/>
          </w:rPr>
          <w:fldChar w:fldCharType="end"/>
        </w:r>
      </w:hyperlink>
    </w:p>
    <w:p w14:paraId="2D31333A"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8" w:history="1">
        <w:r w:rsidR="00995D31" w:rsidRPr="008D6EBF">
          <w:rPr>
            <w:rStyle w:val="a3"/>
            <w:noProof/>
            <w:lang w:val="en-GB"/>
          </w:rPr>
          <w:t>4.15</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Maintenance</w:t>
        </w:r>
        <w:r w:rsidR="00995D31">
          <w:rPr>
            <w:noProof/>
            <w:webHidden/>
          </w:rPr>
          <w:tab/>
        </w:r>
        <w:r w:rsidR="00203B8B">
          <w:rPr>
            <w:noProof/>
            <w:webHidden/>
          </w:rPr>
          <w:fldChar w:fldCharType="begin"/>
        </w:r>
        <w:r w:rsidR="00995D31">
          <w:rPr>
            <w:noProof/>
            <w:webHidden/>
          </w:rPr>
          <w:instrText xml:space="preserve"> PAGEREF _Toc466386108 \h </w:instrText>
        </w:r>
        <w:r w:rsidR="00203B8B">
          <w:rPr>
            <w:noProof/>
            <w:webHidden/>
          </w:rPr>
        </w:r>
        <w:r w:rsidR="00203B8B">
          <w:rPr>
            <w:noProof/>
            <w:webHidden/>
          </w:rPr>
          <w:fldChar w:fldCharType="separate"/>
        </w:r>
        <w:r w:rsidR="00995D31">
          <w:rPr>
            <w:noProof/>
            <w:webHidden/>
          </w:rPr>
          <w:t>15</w:t>
        </w:r>
        <w:r w:rsidR="00203B8B">
          <w:rPr>
            <w:noProof/>
            <w:webHidden/>
          </w:rPr>
          <w:fldChar w:fldCharType="end"/>
        </w:r>
      </w:hyperlink>
    </w:p>
    <w:p w14:paraId="53870386" w14:textId="77777777" w:rsidR="00995D31" w:rsidRDefault="00CB4B05">
      <w:pPr>
        <w:pStyle w:val="20"/>
        <w:tabs>
          <w:tab w:val="left" w:pos="800"/>
          <w:tab w:val="right" w:leader="dot" w:pos="9628"/>
        </w:tabs>
        <w:rPr>
          <w:rFonts w:asciiTheme="minorHAnsi" w:eastAsiaTheme="minorEastAsia" w:hAnsiTheme="minorHAnsi" w:cstheme="minorBidi"/>
          <w:noProof/>
          <w:kern w:val="2"/>
          <w:sz w:val="21"/>
          <w:szCs w:val="22"/>
          <w:lang w:val="en-US" w:eastAsia="zh-CN"/>
        </w:rPr>
      </w:pPr>
      <w:hyperlink w:anchor="_Toc466386109" w:history="1">
        <w:r w:rsidR="00995D31" w:rsidRPr="008D6EBF">
          <w:rPr>
            <w:rStyle w:val="a3"/>
            <w:noProof/>
            <w:lang w:val="en-GB"/>
          </w:rPr>
          <w:t>4.16</w:t>
        </w:r>
        <w:r w:rsidR="00995D31">
          <w:rPr>
            <w:rFonts w:asciiTheme="minorHAnsi" w:eastAsiaTheme="minorEastAsia" w:hAnsiTheme="minorHAnsi" w:cstheme="minorBidi"/>
            <w:noProof/>
            <w:kern w:val="2"/>
            <w:sz w:val="21"/>
            <w:szCs w:val="22"/>
            <w:lang w:val="en-US" w:eastAsia="zh-CN"/>
          </w:rPr>
          <w:tab/>
        </w:r>
        <w:r w:rsidR="00995D31" w:rsidRPr="008D6EBF">
          <w:rPr>
            <w:rStyle w:val="a3"/>
            <w:noProof/>
            <w:lang w:val="en-GB"/>
          </w:rPr>
          <w:t>Bootloader</w:t>
        </w:r>
        <w:r w:rsidR="00995D31">
          <w:rPr>
            <w:noProof/>
            <w:webHidden/>
          </w:rPr>
          <w:tab/>
        </w:r>
        <w:r w:rsidR="00203B8B">
          <w:rPr>
            <w:noProof/>
            <w:webHidden/>
          </w:rPr>
          <w:fldChar w:fldCharType="begin"/>
        </w:r>
        <w:r w:rsidR="00995D31">
          <w:rPr>
            <w:noProof/>
            <w:webHidden/>
          </w:rPr>
          <w:instrText xml:space="preserve"> PAGEREF _Toc466386109 \h </w:instrText>
        </w:r>
        <w:r w:rsidR="00203B8B">
          <w:rPr>
            <w:noProof/>
            <w:webHidden/>
          </w:rPr>
        </w:r>
        <w:r w:rsidR="00203B8B">
          <w:rPr>
            <w:noProof/>
            <w:webHidden/>
          </w:rPr>
          <w:fldChar w:fldCharType="separate"/>
        </w:r>
        <w:r w:rsidR="00995D31">
          <w:rPr>
            <w:noProof/>
            <w:webHidden/>
          </w:rPr>
          <w:t>17</w:t>
        </w:r>
        <w:r w:rsidR="00203B8B">
          <w:rPr>
            <w:noProof/>
            <w:webHidden/>
          </w:rPr>
          <w:fldChar w:fldCharType="end"/>
        </w:r>
      </w:hyperlink>
    </w:p>
    <w:p w14:paraId="7D9F1088" w14:textId="77777777" w:rsidR="00995D31" w:rsidRDefault="00CB4B05">
      <w:pPr>
        <w:pStyle w:val="10"/>
        <w:tabs>
          <w:tab w:val="left" w:pos="400"/>
          <w:tab w:val="right" w:leader="dot" w:pos="9628"/>
        </w:tabs>
        <w:rPr>
          <w:rFonts w:asciiTheme="minorHAnsi" w:eastAsiaTheme="minorEastAsia" w:hAnsiTheme="minorHAnsi" w:cstheme="minorBidi"/>
          <w:noProof/>
          <w:kern w:val="2"/>
          <w:sz w:val="21"/>
          <w:szCs w:val="22"/>
          <w:lang w:val="en-US" w:eastAsia="zh-CN"/>
        </w:rPr>
      </w:pPr>
      <w:hyperlink w:anchor="_Toc466386110" w:history="1">
        <w:r w:rsidR="00995D31" w:rsidRPr="008D6EBF">
          <w:rPr>
            <w:rStyle w:val="a3"/>
            <w:noProof/>
          </w:rPr>
          <w:t>5</w:t>
        </w:r>
        <w:r w:rsidR="00995D31">
          <w:rPr>
            <w:rFonts w:asciiTheme="minorHAnsi" w:eastAsiaTheme="minorEastAsia" w:hAnsiTheme="minorHAnsi" w:cstheme="minorBidi"/>
            <w:noProof/>
            <w:kern w:val="2"/>
            <w:sz w:val="21"/>
            <w:szCs w:val="22"/>
            <w:lang w:val="en-US" w:eastAsia="zh-CN"/>
          </w:rPr>
          <w:tab/>
        </w:r>
        <w:r w:rsidR="00995D31" w:rsidRPr="008D6EBF">
          <w:rPr>
            <w:rStyle w:val="a3"/>
            <w:noProof/>
          </w:rPr>
          <w:t>Review - Check list:</w:t>
        </w:r>
        <w:r w:rsidR="00995D31">
          <w:rPr>
            <w:noProof/>
            <w:webHidden/>
          </w:rPr>
          <w:tab/>
        </w:r>
        <w:r w:rsidR="00203B8B">
          <w:rPr>
            <w:noProof/>
            <w:webHidden/>
          </w:rPr>
          <w:fldChar w:fldCharType="begin"/>
        </w:r>
        <w:r w:rsidR="00995D31">
          <w:rPr>
            <w:noProof/>
            <w:webHidden/>
          </w:rPr>
          <w:instrText xml:space="preserve"> PAGEREF _Toc466386110 \h </w:instrText>
        </w:r>
        <w:r w:rsidR="00203B8B">
          <w:rPr>
            <w:noProof/>
            <w:webHidden/>
          </w:rPr>
        </w:r>
        <w:r w:rsidR="00203B8B">
          <w:rPr>
            <w:noProof/>
            <w:webHidden/>
          </w:rPr>
          <w:fldChar w:fldCharType="separate"/>
        </w:r>
        <w:r w:rsidR="00995D31">
          <w:rPr>
            <w:noProof/>
            <w:webHidden/>
          </w:rPr>
          <w:t>17</w:t>
        </w:r>
        <w:r w:rsidR="00203B8B">
          <w:rPr>
            <w:noProof/>
            <w:webHidden/>
          </w:rPr>
          <w:fldChar w:fldCharType="end"/>
        </w:r>
      </w:hyperlink>
    </w:p>
    <w:p w14:paraId="5A4A1DFA" w14:textId="77777777" w:rsidR="00B36F93" w:rsidRDefault="00203B8B" w:rsidP="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fldChar w:fldCharType="end"/>
      </w:r>
    </w:p>
    <w:p w14:paraId="686CE14D"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p>
    <w:p w14:paraId="340C2CE0" w14:textId="77777777" w:rsidR="00B36F93" w:rsidRPr="004E02AE" w:rsidRDefault="00B36F93" w:rsidP="00B36F93">
      <w:pPr>
        <w:rPr>
          <w:b/>
          <w:sz w:val="28"/>
          <w:lang w:val="en-US"/>
        </w:rPr>
      </w:pPr>
      <w:r w:rsidRPr="004E02AE">
        <w:rPr>
          <w:b/>
          <w:sz w:val="28"/>
          <w:lang w:val="en-US"/>
        </w:rPr>
        <w:t>List of Figures</w:t>
      </w:r>
    </w:p>
    <w:p w14:paraId="52226869" w14:textId="77777777" w:rsidR="00B36F93" w:rsidRPr="004E02AE" w:rsidRDefault="00B36F93" w:rsidP="00B36F93">
      <w:pPr>
        <w:rPr>
          <w:lang w:val="en-US"/>
        </w:rPr>
      </w:pPr>
      <w:r w:rsidRPr="004E02AE">
        <w:rPr>
          <w:color w:val="FF0000"/>
          <w:lang w:val="en-US"/>
        </w:rPr>
        <w:t>xx</w:t>
      </w:r>
    </w:p>
    <w:p w14:paraId="0D0C7896" w14:textId="77777777" w:rsidR="00B36F93" w:rsidRPr="004E02AE" w:rsidRDefault="00B36F93" w:rsidP="00B36F93">
      <w:pPr>
        <w:rPr>
          <w:lang w:val="en-US"/>
        </w:rPr>
      </w:pPr>
    </w:p>
    <w:p w14:paraId="327AD04F" w14:textId="77777777" w:rsidR="00B36F93" w:rsidRPr="004E02AE" w:rsidRDefault="00B36F93" w:rsidP="00B36F93">
      <w:pPr>
        <w:rPr>
          <w:lang w:val="en-US"/>
        </w:rPr>
      </w:pPr>
    </w:p>
    <w:p w14:paraId="2C963AEC" w14:textId="77777777" w:rsidR="00B36F93" w:rsidRPr="004E02AE" w:rsidRDefault="00B36F93" w:rsidP="00B36F93">
      <w:pPr>
        <w:rPr>
          <w:b/>
          <w:sz w:val="28"/>
          <w:lang w:val="en-US"/>
        </w:rPr>
      </w:pPr>
      <w:r w:rsidRPr="004E02AE">
        <w:rPr>
          <w:b/>
          <w:sz w:val="28"/>
          <w:lang w:val="en-US"/>
        </w:rPr>
        <w:t>List of Tables</w:t>
      </w:r>
    </w:p>
    <w:p w14:paraId="1A5F2982" w14:textId="77777777" w:rsidR="00B36F93" w:rsidRDefault="00B36F93" w:rsidP="00B36F93">
      <w:r w:rsidRPr="00E16D36">
        <w:rPr>
          <w:color w:val="FF0000"/>
        </w:rPr>
        <w:t>xx</w:t>
      </w:r>
    </w:p>
    <w:p w14:paraId="4FC8156D" w14:textId="77777777" w:rsidR="00B36F93" w:rsidRDefault="00B36F93" w:rsidP="00B36F93"/>
    <w:p w14:paraId="49EACF16" w14:textId="77777777" w:rsidR="00B36F93" w:rsidRDefault="00B36F93">
      <w:pPr>
        <w:pStyle w:val="Heading51"/>
        <w:widowControl/>
        <w:tabs>
          <w:tab w:val="clear" w:pos="360"/>
          <w:tab w:val="clear" w:pos="924"/>
          <w:tab w:val="clear" w:pos="1080"/>
          <w:tab w:val="clear" w:pos="1494"/>
          <w:tab w:val="clear" w:pos="2058"/>
          <w:tab w:val="clear" w:pos="2628"/>
          <w:tab w:val="clear" w:pos="3192"/>
          <w:tab w:val="clear" w:pos="3762"/>
          <w:tab w:val="clear" w:pos="4326"/>
          <w:tab w:val="clear" w:pos="4896"/>
          <w:tab w:val="clear" w:pos="5460"/>
          <w:tab w:val="clear" w:pos="6030"/>
          <w:tab w:val="clear" w:pos="6594"/>
          <w:tab w:val="clear" w:pos="7164"/>
          <w:tab w:val="clear" w:pos="7728"/>
          <w:tab w:val="clear" w:pos="7938"/>
          <w:tab w:val="clear" w:pos="8298"/>
          <w:tab w:val="clear" w:pos="8502"/>
          <w:tab w:val="clear" w:pos="8862"/>
          <w:tab w:val="clear" w:pos="9432"/>
          <w:tab w:val="center" w:pos="-1843"/>
          <w:tab w:val="center" w:pos="4962"/>
          <w:tab w:val="right" w:pos="8280"/>
        </w:tabs>
        <w:rPr>
          <w:rFonts w:ascii="Arial" w:hAnsi="Arial"/>
          <w:spacing w:val="-2"/>
          <w:lang w:val="en-GB"/>
        </w:rPr>
      </w:pPr>
      <w:r>
        <w:rPr>
          <w:rFonts w:ascii="Arial" w:hAnsi="Arial"/>
          <w:spacing w:val="-2"/>
          <w:lang w:val="en-GB"/>
        </w:rPr>
        <w:br w:type="page"/>
      </w:r>
    </w:p>
    <w:p w14:paraId="50176CB0" w14:textId="77777777" w:rsidR="00DD1250" w:rsidRDefault="00E209DB">
      <w:pPr>
        <w:pStyle w:val="1"/>
      </w:pPr>
      <w:bookmarkStart w:id="9" w:name="_Toc466386085"/>
      <w:r>
        <w:lastRenderedPageBreak/>
        <w:t>Purpose</w:t>
      </w:r>
      <w:bookmarkEnd w:id="9"/>
    </w:p>
    <w:p w14:paraId="2DB172C8" w14:textId="77777777" w:rsidR="00D12D01" w:rsidRDefault="005855A3" w:rsidP="005855A3">
      <w:pPr>
        <w:autoSpaceDE w:val="0"/>
        <w:autoSpaceDN w:val="0"/>
        <w:adjustRightInd w:val="0"/>
        <w:rPr>
          <w:color w:val="000000"/>
          <w:lang w:val="en-GB"/>
        </w:rPr>
      </w:pPr>
      <w:r>
        <w:rPr>
          <w:rFonts w:ascii="Helvetica" w:hAnsi="Helvetica" w:cs="Helvetica"/>
          <w:szCs w:val="20"/>
          <w:lang w:val="en-US" w:eastAsia="zh-CN"/>
        </w:rPr>
        <w:t xml:space="preserve">The purpose of this document is the </w:t>
      </w:r>
      <w:r w:rsidR="006605B1">
        <w:rPr>
          <w:rFonts w:ascii="Helvetica" w:hAnsi="Helvetica" w:cs="Helvetica"/>
          <w:szCs w:val="20"/>
          <w:lang w:val="en-US" w:eastAsia="zh-CN"/>
        </w:rPr>
        <w:t>measure and control</w:t>
      </w:r>
      <w:r>
        <w:rPr>
          <w:rFonts w:ascii="Helvetica" w:hAnsi="Helvetica" w:cs="Helvetica"/>
          <w:szCs w:val="20"/>
          <w:lang w:val="en-US" w:eastAsia="zh-CN"/>
        </w:rPr>
        <w:t xml:space="preserve"> board software functional requirement specification for the </w:t>
      </w:r>
      <w:r w:rsidR="006605B1">
        <w:rPr>
          <w:rFonts w:ascii="Helvetica" w:hAnsi="Helvetica" w:cs="Helvetica"/>
          <w:szCs w:val="20"/>
          <w:lang w:val="en-US" w:eastAsia="zh-CN"/>
        </w:rPr>
        <w:t>Rainbow</w:t>
      </w:r>
      <w:r>
        <w:rPr>
          <w:rFonts w:ascii="Helvetica" w:hAnsi="Helvetica" w:cs="Helvetica"/>
          <w:szCs w:val="20"/>
          <w:lang w:val="en-US" w:eastAsia="zh-CN"/>
        </w:rPr>
        <w:t xml:space="preserve"> project</w:t>
      </w:r>
      <w:r w:rsidR="006605B1">
        <w:rPr>
          <w:rFonts w:ascii="Helvetica" w:hAnsi="Helvetica" w:cs="Helvetica"/>
          <w:szCs w:val="20"/>
          <w:lang w:val="en-US" w:eastAsia="zh-CN"/>
        </w:rPr>
        <w:t>.</w:t>
      </w:r>
    </w:p>
    <w:p w14:paraId="0B8D2A24" w14:textId="77777777" w:rsidR="00D12D01" w:rsidRPr="006605B1" w:rsidRDefault="00D12D01">
      <w:pPr>
        <w:rPr>
          <w:color w:val="000000"/>
          <w:lang w:val="en-GB"/>
        </w:rPr>
      </w:pPr>
    </w:p>
    <w:p w14:paraId="4196657E" w14:textId="77777777" w:rsidR="00DD1250" w:rsidRDefault="00DD1250" w:rsidP="00E209DB">
      <w:pPr>
        <w:pStyle w:val="1"/>
      </w:pPr>
      <w:bookmarkStart w:id="10" w:name="_Toc466386086"/>
      <w:r>
        <w:t xml:space="preserve">Definitions, </w:t>
      </w:r>
      <w:r w:rsidR="00747AF0">
        <w:t>A</w:t>
      </w:r>
      <w:r>
        <w:t xml:space="preserve">cronyms, and </w:t>
      </w:r>
      <w:r w:rsidR="00747AF0">
        <w:t>A</w:t>
      </w:r>
      <w:r>
        <w:t>bbreviations</w:t>
      </w:r>
      <w:bookmarkEnd w:id="10"/>
    </w:p>
    <w:p w14:paraId="41C07860" w14:textId="77777777" w:rsidR="005855A3" w:rsidRPr="00E6229B" w:rsidRDefault="005855A3" w:rsidP="00E6229B">
      <w:pPr>
        <w:pStyle w:val="2"/>
      </w:pPr>
      <w:bookmarkStart w:id="11" w:name="_Toc320873277"/>
      <w:bookmarkStart w:id="12" w:name="_Toc323719195"/>
      <w:bookmarkStart w:id="13" w:name="_Toc466386087"/>
      <w:r w:rsidRPr="00E6229B">
        <w:t>Definitions</w:t>
      </w:r>
      <w:bookmarkEnd w:id="11"/>
      <w:bookmarkEnd w:id="12"/>
      <w:bookmarkEnd w:id="13"/>
    </w:p>
    <w:p w14:paraId="0FD6E068" w14:textId="77777777" w:rsidR="0026678C" w:rsidRPr="0026678C" w:rsidRDefault="0026678C" w:rsidP="0026678C"/>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0"/>
        <w:gridCol w:w="5760"/>
      </w:tblGrid>
      <w:tr w:rsidR="005855A3" w:rsidRPr="00951AE3" w14:paraId="64E43ACE" w14:textId="77777777" w:rsidTr="00691770">
        <w:tc>
          <w:tcPr>
            <w:tcW w:w="3960" w:type="dxa"/>
          </w:tcPr>
          <w:p w14:paraId="416BADFA" w14:textId="77777777" w:rsidR="005855A3" w:rsidRPr="00951AE3" w:rsidRDefault="005855A3" w:rsidP="00691770">
            <w:pPr>
              <w:rPr>
                <w:b/>
              </w:rPr>
            </w:pPr>
            <w:r w:rsidRPr="00951AE3">
              <w:rPr>
                <w:b/>
              </w:rPr>
              <w:t>Term</w:t>
            </w:r>
          </w:p>
        </w:tc>
        <w:tc>
          <w:tcPr>
            <w:tcW w:w="5760" w:type="dxa"/>
          </w:tcPr>
          <w:p w14:paraId="5AFE3280" w14:textId="77777777" w:rsidR="005855A3" w:rsidRPr="00951AE3" w:rsidRDefault="005855A3" w:rsidP="00691770">
            <w:pPr>
              <w:rPr>
                <w:b/>
              </w:rPr>
            </w:pPr>
            <w:r w:rsidRPr="00951AE3">
              <w:rPr>
                <w:b/>
              </w:rPr>
              <w:t>Definition</w:t>
            </w:r>
          </w:p>
        </w:tc>
      </w:tr>
      <w:tr w:rsidR="005855A3" w14:paraId="1C5A9637" w14:textId="77777777" w:rsidTr="00691770">
        <w:tc>
          <w:tcPr>
            <w:tcW w:w="3960" w:type="dxa"/>
          </w:tcPr>
          <w:p w14:paraId="22B0D6AA" w14:textId="77777777" w:rsidR="005855A3" w:rsidRDefault="00E209DB" w:rsidP="00691770">
            <w:r>
              <w:t>EEPROM</w:t>
            </w:r>
          </w:p>
        </w:tc>
        <w:tc>
          <w:tcPr>
            <w:tcW w:w="5760" w:type="dxa"/>
          </w:tcPr>
          <w:p w14:paraId="75280BD3" w14:textId="77777777" w:rsidR="005855A3" w:rsidRDefault="00E209DB" w:rsidP="00691770">
            <w:r>
              <w:rPr>
                <w:rFonts w:ascii="Helvetica" w:hAnsi="Helvetica" w:cs="Helvetica"/>
                <w:szCs w:val="20"/>
                <w:lang w:val="en-US" w:eastAsia="zh-CN"/>
              </w:rPr>
              <w:t>Electrical Erasable Programmable Read Only Memory</w:t>
            </w:r>
          </w:p>
        </w:tc>
      </w:tr>
      <w:tr w:rsidR="00E209DB" w14:paraId="2CA4DE16" w14:textId="77777777" w:rsidTr="00691770">
        <w:tc>
          <w:tcPr>
            <w:tcW w:w="3960" w:type="dxa"/>
          </w:tcPr>
          <w:p w14:paraId="5A41797F" w14:textId="77777777" w:rsidR="00E209DB" w:rsidRDefault="00E209DB" w:rsidP="00691770">
            <w:r>
              <w:t>HMI</w:t>
            </w:r>
            <w:r w:rsidR="006605B1">
              <w:t>/UI</w:t>
            </w:r>
          </w:p>
        </w:tc>
        <w:tc>
          <w:tcPr>
            <w:tcW w:w="5760" w:type="dxa"/>
          </w:tcPr>
          <w:p w14:paraId="1CDEDBD9"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Human Machine Interface</w:t>
            </w:r>
            <w:r w:rsidR="006605B1">
              <w:rPr>
                <w:rFonts w:ascii="Helvetica" w:hAnsi="Helvetica" w:cs="Helvetica"/>
                <w:szCs w:val="20"/>
                <w:lang w:val="en-US" w:eastAsia="zh-CN"/>
              </w:rPr>
              <w:t xml:space="preserve"> Board</w:t>
            </w:r>
          </w:p>
        </w:tc>
      </w:tr>
      <w:tr w:rsidR="00E209DB" w14:paraId="55D715C8" w14:textId="77777777" w:rsidTr="00691770">
        <w:tc>
          <w:tcPr>
            <w:tcW w:w="3960" w:type="dxa"/>
          </w:tcPr>
          <w:p w14:paraId="4BE8CC0E" w14:textId="77777777" w:rsidR="00E209DB" w:rsidRDefault="00E209DB" w:rsidP="00691770">
            <w:r>
              <w:t>LRV</w:t>
            </w:r>
          </w:p>
        </w:tc>
        <w:tc>
          <w:tcPr>
            <w:tcW w:w="5760" w:type="dxa"/>
          </w:tcPr>
          <w:p w14:paraId="3CE91BAA"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Lower Range Value</w:t>
            </w:r>
          </w:p>
        </w:tc>
      </w:tr>
      <w:tr w:rsidR="00E209DB" w14:paraId="1289DDEB" w14:textId="77777777" w:rsidTr="00691770">
        <w:tc>
          <w:tcPr>
            <w:tcW w:w="3960" w:type="dxa"/>
          </w:tcPr>
          <w:p w14:paraId="376B8F5F" w14:textId="77777777" w:rsidR="00E209DB" w:rsidRDefault="00E209DB" w:rsidP="00691770">
            <w:r>
              <w:t>URV</w:t>
            </w:r>
          </w:p>
        </w:tc>
        <w:tc>
          <w:tcPr>
            <w:tcW w:w="5760" w:type="dxa"/>
          </w:tcPr>
          <w:p w14:paraId="3467F0B3" w14:textId="77777777" w:rsidR="00E209DB" w:rsidRDefault="00E209DB" w:rsidP="00691770">
            <w:pPr>
              <w:rPr>
                <w:rFonts w:ascii="Helvetica" w:hAnsi="Helvetica" w:cs="Helvetica"/>
                <w:szCs w:val="20"/>
                <w:lang w:val="en-US" w:eastAsia="zh-CN"/>
              </w:rPr>
            </w:pPr>
            <w:r>
              <w:rPr>
                <w:rFonts w:ascii="Helvetica" w:hAnsi="Helvetica" w:cs="Helvetica"/>
                <w:szCs w:val="20"/>
                <w:lang w:val="en-US" w:eastAsia="zh-CN"/>
              </w:rPr>
              <w:t>Upper Range Value</w:t>
            </w:r>
          </w:p>
        </w:tc>
      </w:tr>
      <w:tr w:rsidR="00E209DB" w14:paraId="08925EC7" w14:textId="77777777" w:rsidTr="00691770">
        <w:tc>
          <w:tcPr>
            <w:tcW w:w="3960" w:type="dxa"/>
          </w:tcPr>
          <w:p w14:paraId="4E134082" w14:textId="77777777" w:rsidR="00E209DB" w:rsidRDefault="008D0D8C" w:rsidP="00691770">
            <w:pPr>
              <w:rPr>
                <w:lang w:eastAsia="zh-CN"/>
              </w:rPr>
            </w:pPr>
            <w:r>
              <w:rPr>
                <w:rFonts w:hint="eastAsia"/>
                <w:lang w:eastAsia="zh-CN"/>
              </w:rPr>
              <w:t>AO/CO</w:t>
            </w:r>
          </w:p>
        </w:tc>
        <w:tc>
          <w:tcPr>
            <w:tcW w:w="5760" w:type="dxa"/>
          </w:tcPr>
          <w:p w14:paraId="539EA7A6" w14:textId="77777777" w:rsidR="00E209DB" w:rsidRDefault="008D0D8C" w:rsidP="00691770">
            <w:pPr>
              <w:rPr>
                <w:rFonts w:ascii="Helvetica" w:hAnsi="Helvetica" w:cs="Helvetica"/>
                <w:szCs w:val="20"/>
                <w:lang w:val="en-US" w:eastAsia="zh-CN"/>
              </w:rPr>
            </w:pPr>
            <w:r>
              <w:rPr>
                <w:rFonts w:ascii="Helvetica" w:hAnsi="Helvetica" w:cs="Helvetica" w:hint="eastAsia"/>
                <w:szCs w:val="20"/>
                <w:lang w:val="en-US" w:eastAsia="zh-CN"/>
              </w:rPr>
              <w:t>Current output</w:t>
            </w:r>
          </w:p>
        </w:tc>
      </w:tr>
      <w:tr w:rsidR="00E209DB" w14:paraId="61367C16" w14:textId="77777777" w:rsidTr="00691770">
        <w:tc>
          <w:tcPr>
            <w:tcW w:w="3960" w:type="dxa"/>
          </w:tcPr>
          <w:p w14:paraId="724AB91A" w14:textId="77777777" w:rsidR="00E209DB" w:rsidRDefault="008D0D8C" w:rsidP="00691770">
            <w:pPr>
              <w:rPr>
                <w:lang w:eastAsia="zh-CN"/>
              </w:rPr>
            </w:pPr>
            <w:r>
              <w:rPr>
                <w:rFonts w:hint="eastAsia"/>
                <w:lang w:eastAsia="zh-CN"/>
              </w:rPr>
              <w:t>HAL</w:t>
            </w:r>
          </w:p>
        </w:tc>
        <w:tc>
          <w:tcPr>
            <w:tcW w:w="5760" w:type="dxa"/>
          </w:tcPr>
          <w:p w14:paraId="37AC1F38" w14:textId="77777777" w:rsidR="00E209DB" w:rsidRDefault="008D0D8C" w:rsidP="00691770">
            <w:pPr>
              <w:rPr>
                <w:rFonts w:ascii="Helvetica" w:hAnsi="Helvetica" w:cs="Helvetica"/>
                <w:szCs w:val="20"/>
                <w:lang w:val="en-US" w:eastAsia="zh-CN"/>
              </w:rPr>
            </w:pPr>
            <w:r>
              <w:rPr>
                <w:rFonts w:ascii="Helvetica" w:hAnsi="Helvetica" w:cs="Helvetica"/>
                <w:szCs w:val="20"/>
                <w:lang w:val="en-US" w:eastAsia="zh-CN"/>
              </w:rPr>
              <w:t xml:space="preserve">Stm32 </w:t>
            </w:r>
            <w:r>
              <w:rPr>
                <w:rFonts w:ascii="Helvetica" w:hAnsi="Helvetica" w:cs="Helvetica" w:hint="eastAsia"/>
                <w:szCs w:val="20"/>
                <w:lang w:val="en-US" w:eastAsia="zh-CN"/>
              </w:rPr>
              <w:t xml:space="preserve">Hal driver </w:t>
            </w:r>
            <w:r>
              <w:rPr>
                <w:rFonts w:ascii="Helvetica" w:hAnsi="Helvetica" w:cs="Helvetica"/>
                <w:szCs w:val="20"/>
                <w:lang w:val="en-US" w:eastAsia="zh-CN"/>
              </w:rPr>
              <w:t>released by ST</w:t>
            </w:r>
          </w:p>
        </w:tc>
      </w:tr>
      <w:tr w:rsidR="00A6449E" w14:paraId="1EA22BBC" w14:textId="77777777" w:rsidTr="00691770">
        <w:tc>
          <w:tcPr>
            <w:tcW w:w="3960" w:type="dxa"/>
          </w:tcPr>
          <w:p w14:paraId="0243428B" w14:textId="77777777" w:rsidR="00A6449E" w:rsidRDefault="00A6449E" w:rsidP="00691770">
            <w:pPr>
              <w:rPr>
                <w:lang w:eastAsia="zh-CN"/>
              </w:rPr>
            </w:pPr>
            <w:r w:rsidRPr="00775A45">
              <w:rPr>
                <w:rFonts w:ascii="Helvetica" w:hAnsi="Helvetica" w:cs="Helvetica"/>
                <w:szCs w:val="20"/>
                <w:lang w:val="en-US" w:eastAsia="zh-CN"/>
              </w:rPr>
              <w:t>CMDs</w:t>
            </w:r>
          </w:p>
        </w:tc>
        <w:tc>
          <w:tcPr>
            <w:tcW w:w="5760" w:type="dxa"/>
          </w:tcPr>
          <w:p w14:paraId="695C8D35" w14:textId="77777777" w:rsidR="00A6449E" w:rsidRDefault="00A6449E" w:rsidP="00691770">
            <w:pPr>
              <w:rPr>
                <w:rFonts w:ascii="Helvetica" w:hAnsi="Helvetica" w:cs="Helvetica"/>
                <w:szCs w:val="20"/>
                <w:lang w:val="en-US" w:eastAsia="zh-CN"/>
              </w:rPr>
            </w:pPr>
            <w:r>
              <w:rPr>
                <w:rFonts w:ascii="Helvetica" w:hAnsi="Helvetica" w:cs="Helvetica"/>
                <w:szCs w:val="20"/>
                <w:lang w:val="en-US" w:eastAsia="zh-CN"/>
              </w:rPr>
              <w:t>C</w:t>
            </w:r>
            <w:r>
              <w:rPr>
                <w:rFonts w:ascii="Helvetica" w:hAnsi="Helvetica" w:cs="Helvetica" w:hint="eastAsia"/>
                <w:szCs w:val="20"/>
                <w:lang w:val="en-US" w:eastAsia="zh-CN"/>
              </w:rPr>
              <w:t xml:space="preserve">ommands </w:t>
            </w:r>
            <w:r>
              <w:rPr>
                <w:rFonts w:ascii="Helvetica" w:hAnsi="Helvetica" w:cs="Helvetica"/>
                <w:szCs w:val="20"/>
                <w:lang w:val="en-US" w:eastAsia="zh-CN"/>
              </w:rPr>
              <w:t>implemented by communication.</w:t>
            </w:r>
          </w:p>
        </w:tc>
      </w:tr>
    </w:tbl>
    <w:p w14:paraId="4E7490FB" w14:textId="77777777" w:rsidR="005855A3" w:rsidRPr="00F74F21" w:rsidRDefault="005855A3" w:rsidP="005855A3"/>
    <w:p w14:paraId="68EAC42C" w14:textId="77777777" w:rsidR="00E209DB" w:rsidRPr="009F6614" w:rsidRDefault="00E209DB" w:rsidP="009F6614">
      <w:pPr>
        <w:pStyle w:val="2"/>
      </w:pPr>
      <w:bookmarkStart w:id="14" w:name="_Toc324235745"/>
      <w:bookmarkStart w:id="15" w:name="_Toc324858335"/>
      <w:bookmarkStart w:id="16" w:name="_Toc325616950"/>
      <w:bookmarkStart w:id="17" w:name="_Toc466386088"/>
      <w:r w:rsidRPr="009F6614">
        <w:t xml:space="preserve">Document </w:t>
      </w:r>
      <w:r w:rsidR="00747AF0">
        <w:t>C</w:t>
      </w:r>
      <w:r w:rsidRPr="009F6614">
        <w:t>onventions</w:t>
      </w:r>
      <w:bookmarkEnd w:id="14"/>
      <w:bookmarkEnd w:id="15"/>
      <w:bookmarkEnd w:id="16"/>
      <w:bookmarkEnd w:id="17"/>
    </w:p>
    <w:p w14:paraId="1174C7C5"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Software requirements are identified using the following in-line table format:</w:t>
      </w:r>
    </w:p>
    <w:p w14:paraId="482086BD" w14:textId="77777777" w:rsidR="0026678C" w:rsidRDefault="0026678C" w:rsidP="00E209DB">
      <w:pPr>
        <w:widowControl w:val="0"/>
        <w:autoSpaceDE w:val="0"/>
        <w:autoSpaceDN w:val="0"/>
        <w:adjustRightInd w:val="0"/>
        <w:rPr>
          <w:rFonts w:cs="Arial"/>
          <w:szCs w:val="20"/>
          <w:lang w:val="en-US" w:eastAsia="zh-CN"/>
        </w:rPr>
      </w:pPr>
    </w:p>
    <w:tbl>
      <w:tblPr>
        <w:tblW w:w="978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418"/>
        <w:gridCol w:w="5677"/>
        <w:gridCol w:w="984"/>
        <w:gridCol w:w="1701"/>
      </w:tblGrid>
      <w:tr w:rsidR="00E209DB" w14:paraId="4EEDC2C0" w14:textId="77777777" w:rsidTr="00691770">
        <w:trPr>
          <w:cantSplit/>
          <w:tblHeader/>
        </w:trPr>
        <w:tc>
          <w:tcPr>
            <w:tcW w:w="1418" w:type="dxa"/>
            <w:tcBorders>
              <w:top w:val="single" w:sz="12" w:space="0" w:color="auto"/>
              <w:left w:val="single" w:sz="12" w:space="0" w:color="auto"/>
              <w:bottom w:val="single" w:sz="12" w:space="0" w:color="auto"/>
              <w:right w:val="single" w:sz="4" w:space="0" w:color="auto"/>
            </w:tcBorders>
            <w:hideMark/>
          </w:tcPr>
          <w:p w14:paraId="22DDE704" w14:textId="77777777" w:rsidR="00E209DB" w:rsidRDefault="00E209DB" w:rsidP="00691770">
            <w:pPr>
              <w:pStyle w:val="CellHeading"/>
              <w:rPr>
                <w:kern w:val="2"/>
              </w:rPr>
            </w:pPr>
            <w:r>
              <w:rPr>
                <w:bCs/>
                <w:kern w:val="2"/>
              </w:rPr>
              <w:t>Ident.</w:t>
            </w:r>
          </w:p>
        </w:tc>
        <w:tc>
          <w:tcPr>
            <w:tcW w:w="5678" w:type="dxa"/>
            <w:tcBorders>
              <w:top w:val="single" w:sz="12" w:space="0" w:color="auto"/>
              <w:left w:val="single" w:sz="4" w:space="0" w:color="auto"/>
              <w:bottom w:val="single" w:sz="12" w:space="0" w:color="auto"/>
              <w:right w:val="single" w:sz="4" w:space="0" w:color="auto"/>
            </w:tcBorders>
            <w:hideMark/>
          </w:tcPr>
          <w:p w14:paraId="35F43C93" w14:textId="77777777" w:rsidR="00E209DB" w:rsidRDefault="00E209DB" w:rsidP="00691770">
            <w:pPr>
              <w:pStyle w:val="CellHeading"/>
              <w:rPr>
                <w:kern w:val="2"/>
              </w:rPr>
            </w:pPr>
            <w:r>
              <w:rPr>
                <w:kern w:val="2"/>
              </w:rPr>
              <w:t>Definition / Motivation</w:t>
            </w:r>
          </w:p>
        </w:tc>
        <w:tc>
          <w:tcPr>
            <w:tcW w:w="984" w:type="dxa"/>
            <w:tcBorders>
              <w:top w:val="single" w:sz="12" w:space="0" w:color="auto"/>
              <w:left w:val="single" w:sz="4" w:space="0" w:color="auto"/>
              <w:bottom w:val="single" w:sz="12" w:space="0" w:color="auto"/>
              <w:right w:val="single" w:sz="6" w:space="0" w:color="auto"/>
            </w:tcBorders>
            <w:hideMark/>
          </w:tcPr>
          <w:p w14:paraId="75C4AF1D" w14:textId="77777777" w:rsidR="00E209DB" w:rsidRDefault="00E209DB" w:rsidP="00691770">
            <w:pPr>
              <w:pStyle w:val="CellHeading"/>
              <w:rPr>
                <w:kern w:val="2"/>
                <w:lang w:eastAsia="zh-CN"/>
              </w:rPr>
            </w:pPr>
            <w:r>
              <w:rPr>
                <w:kern w:val="2"/>
              </w:rPr>
              <w:t>Prio</w:t>
            </w:r>
            <w:r>
              <w:rPr>
                <w:kern w:val="2"/>
                <w:lang w:eastAsia="zh-CN"/>
              </w:rPr>
              <w:t>rity</w:t>
            </w:r>
          </w:p>
          <w:p w14:paraId="157ED1F7" w14:textId="77777777" w:rsidR="00E209DB" w:rsidRDefault="00E209DB" w:rsidP="00691770">
            <w:pPr>
              <w:pStyle w:val="CellHeading"/>
              <w:rPr>
                <w:kern w:val="2"/>
                <w:lang w:eastAsia="zh-CN"/>
              </w:rPr>
            </w:pPr>
            <w:r>
              <w:rPr>
                <w:kern w:val="2"/>
              </w:rPr>
              <w:t xml:space="preserve">   </w:t>
            </w:r>
          </w:p>
        </w:tc>
        <w:tc>
          <w:tcPr>
            <w:tcW w:w="1701" w:type="dxa"/>
            <w:vMerge w:val="restart"/>
            <w:tcBorders>
              <w:top w:val="single" w:sz="12" w:space="0" w:color="auto"/>
              <w:left w:val="single" w:sz="6" w:space="0" w:color="auto"/>
              <w:bottom w:val="single" w:sz="12" w:space="0" w:color="auto"/>
              <w:right w:val="single" w:sz="12" w:space="0" w:color="auto"/>
            </w:tcBorders>
            <w:hideMark/>
          </w:tcPr>
          <w:p w14:paraId="3D49AFE5" w14:textId="77777777" w:rsidR="00E209DB" w:rsidRDefault="00E209DB" w:rsidP="00691770">
            <w:pPr>
              <w:pStyle w:val="CellHeading"/>
              <w:rPr>
                <w:kern w:val="2"/>
              </w:rPr>
            </w:pPr>
            <w:r>
              <w:rPr>
                <w:kern w:val="2"/>
              </w:rPr>
              <w:t>Source</w:t>
            </w:r>
          </w:p>
        </w:tc>
      </w:tr>
      <w:tr w:rsidR="00E209DB" w14:paraId="6FBA207F" w14:textId="77777777" w:rsidTr="00691770">
        <w:trPr>
          <w:cantSplit/>
        </w:trPr>
        <w:tc>
          <w:tcPr>
            <w:tcW w:w="1418" w:type="dxa"/>
            <w:tcBorders>
              <w:top w:val="nil"/>
              <w:left w:val="single" w:sz="12" w:space="0" w:color="auto"/>
              <w:bottom w:val="single" w:sz="12" w:space="0" w:color="auto"/>
              <w:right w:val="single" w:sz="4" w:space="0" w:color="auto"/>
            </w:tcBorders>
            <w:hideMark/>
          </w:tcPr>
          <w:p w14:paraId="1255226F" w14:textId="77777777" w:rsidR="00E209DB" w:rsidRDefault="00E209DB" w:rsidP="00691770">
            <w:pPr>
              <w:rPr>
                <w:rFonts w:ascii="Times New Roman" w:hAnsi="Times New Roman"/>
                <w:szCs w:val="20"/>
                <w:lang w:val="en-US" w:eastAsia="zh-CN"/>
              </w:rPr>
            </w:pPr>
          </w:p>
        </w:tc>
        <w:tc>
          <w:tcPr>
            <w:tcW w:w="5678" w:type="dxa"/>
            <w:tcBorders>
              <w:top w:val="nil"/>
              <w:left w:val="single" w:sz="4" w:space="0" w:color="auto"/>
              <w:bottom w:val="single" w:sz="12" w:space="0" w:color="auto"/>
              <w:right w:val="single" w:sz="4" w:space="0" w:color="auto"/>
            </w:tcBorders>
          </w:tcPr>
          <w:p w14:paraId="6716B844" w14:textId="77777777" w:rsidR="00E209DB" w:rsidRDefault="00E209DB" w:rsidP="00691770">
            <w:pPr>
              <w:pStyle w:val="CellBody"/>
              <w:ind w:left="0"/>
              <w:rPr>
                <w:kern w:val="2"/>
              </w:rPr>
            </w:pPr>
          </w:p>
        </w:tc>
        <w:tc>
          <w:tcPr>
            <w:tcW w:w="984" w:type="dxa"/>
            <w:tcBorders>
              <w:top w:val="nil"/>
              <w:left w:val="single" w:sz="4" w:space="0" w:color="auto"/>
              <w:bottom w:val="single" w:sz="12" w:space="0" w:color="auto"/>
              <w:right w:val="single" w:sz="6" w:space="0" w:color="auto"/>
            </w:tcBorders>
            <w:hideMark/>
          </w:tcPr>
          <w:p w14:paraId="6DA7EE87" w14:textId="77777777" w:rsidR="00E209DB" w:rsidRDefault="00E209DB" w:rsidP="00691770">
            <w:pPr>
              <w:pStyle w:val="CellBody"/>
              <w:rPr>
                <w:b/>
                <w:kern w:val="2"/>
                <w:lang w:eastAsia="zh-CN"/>
              </w:rPr>
            </w:pPr>
            <w:r>
              <w:rPr>
                <w:b/>
                <w:kern w:val="2"/>
              </w:rPr>
              <w:t xml:space="preserve">Stability </w:t>
            </w:r>
          </w:p>
          <w:p w14:paraId="5E76AB79" w14:textId="77777777" w:rsidR="00E209DB" w:rsidRDefault="00E209DB" w:rsidP="00691770">
            <w:pPr>
              <w:pStyle w:val="CellBody"/>
              <w:rPr>
                <w:b/>
                <w:kern w:val="2"/>
              </w:rPr>
            </w:pPr>
            <w:r>
              <w:rPr>
                <w:b/>
                <w:kern w:val="2"/>
              </w:rPr>
              <w:t xml:space="preserve">   </w:t>
            </w:r>
          </w:p>
        </w:tc>
        <w:tc>
          <w:tcPr>
            <w:tcW w:w="1701" w:type="dxa"/>
            <w:vMerge/>
            <w:tcBorders>
              <w:top w:val="single" w:sz="12" w:space="0" w:color="auto"/>
              <w:left w:val="single" w:sz="6" w:space="0" w:color="auto"/>
              <w:bottom w:val="single" w:sz="12" w:space="0" w:color="auto"/>
              <w:right w:val="single" w:sz="12" w:space="0" w:color="auto"/>
            </w:tcBorders>
            <w:vAlign w:val="center"/>
            <w:hideMark/>
          </w:tcPr>
          <w:p w14:paraId="099D39AC" w14:textId="77777777" w:rsidR="00E209DB" w:rsidRDefault="00E209DB" w:rsidP="00691770">
            <w:pPr>
              <w:rPr>
                <w:b/>
                <w:kern w:val="2"/>
                <w:lang w:val="en-US"/>
              </w:rPr>
            </w:pPr>
          </w:p>
        </w:tc>
      </w:tr>
    </w:tbl>
    <w:p w14:paraId="527D9E00" w14:textId="77777777" w:rsidR="00E209DB" w:rsidRDefault="00E209DB" w:rsidP="00E209DB">
      <w:pPr>
        <w:widowControl w:val="0"/>
        <w:autoSpaceDE w:val="0"/>
        <w:autoSpaceDN w:val="0"/>
        <w:adjustRightInd w:val="0"/>
        <w:rPr>
          <w:rFonts w:cs="Arial"/>
          <w:szCs w:val="20"/>
          <w:lang w:val="en-US" w:eastAsia="zh-CN"/>
        </w:rPr>
      </w:pPr>
      <w:r>
        <w:rPr>
          <w:rFonts w:cs="Arial"/>
          <w:szCs w:val="20"/>
          <w:lang w:val="en-US" w:eastAsia="zh-CN"/>
        </w:rPr>
        <w:t>Each field is described in the following list:</w:t>
      </w:r>
    </w:p>
    <w:p w14:paraId="38233533" w14:textId="77777777" w:rsidR="00E209DB" w:rsidRDefault="00E209DB" w:rsidP="00E209DB">
      <w:pPr>
        <w:widowControl w:val="0"/>
        <w:autoSpaceDE w:val="0"/>
        <w:autoSpaceDN w:val="0"/>
        <w:adjustRightInd w:val="0"/>
        <w:rPr>
          <w:rFonts w:cs="Arial"/>
          <w:szCs w:val="20"/>
          <w:lang w:val="en-US" w:eastAsia="zh-CN"/>
        </w:rPr>
      </w:pPr>
    </w:p>
    <w:p w14:paraId="39BCBF24"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Ident.       </w:t>
      </w:r>
      <w:r w:rsidR="00537543">
        <w:rPr>
          <w:rFonts w:cs="Arial"/>
          <w:szCs w:val="20"/>
          <w:lang w:val="en-US" w:eastAsia="zh-CN"/>
        </w:rPr>
        <w:t>A</w:t>
      </w:r>
      <w:r>
        <w:rPr>
          <w:rFonts w:cs="Arial"/>
          <w:szCs w:val="20"/>
          <w:lang w:val="en-US" w:eastAsia="zh-CN"/>
        </w:rPr>
        <w:t xml:space="preserve"> unique identifier for the Requirement</w:t>
      </w:r>
    </w:p>
    <w:p w14:paraId="18FDAB36" w14:textId="77777777" w:rsidR="00E209DB" w:rsidRDefault="00E209DB" w:rsidP="00E209DB">
      <w:pPr>
        <w:widowControl w:val="0"/>
        <w:autoSpaceDE w:val="0"/>
        <w:autoSpaceDN w:val="0"/>
        <w:adjustRightInd w:val="0"/>
        <w:rPr>
          <w:rFonts w:cs="Arial"/>
          <w:szCs w:val="20"/>
          <w:lang w:val="en-US" w:eastAsia="zh-CN"/>
        </w:rPr>
      </w:pPr>
      <w:r>
        <w:rPr>
          <w:rFonts w:cs="Arial"/>
          <w:b/>
          <w:bCs/>
          <w:szCs w:val="20"/>
          <w:lang w:val="en-US" w:eastAsia="zh-CN"/>
        </w:rPr>
        <w:t xml:space="preserve">Priority    </w:t>
      </w:r>
      <w:r>
        <w:rPr>
          <w:rFonts w:cs="Arial"/>
          <w:szCs w:val="20"/>
          <w:lang w:val="en-US" w:eastAsia="zh-CN"/>
        </w:rPr>
        <w:t xml:space="preserve">one of: </w:t>
      </w:r>
      <w:r>
        <w:rPr>
          <w:rFonts w:cs="Arial"/>
          <w:b/>
          <w:bCs/>
          <w:szCs w:val="20"/>
          <w:lang w:val="en-US" w:eastAsia="zh-CN"/>
        </w:rPr>
        <w:t>M</w:t>
      </w:r>
      <w:r>
        <w:rPr>
          <w:rFonts w:cs="Arial"/>
          <w:szCs w:val="20"/>
          <w:lang w:val="en-US" w:eastAsia="zh-CN"/>
        </w:rPr>
        <w:t xml:space="preserve">andatory / </w:t>
      </w:r>
      <w:r>
        <w:rPr>
          <w:rFonts w:cs="Arial"/>
          <w:b/>
          <w:bCs/>
          <w:szCs w:val="20"/>
          <w:lang w:val="en-US" w:eastAsia="zh-CN"/>
        </w:rPr>
        <w:t>D</w:t>
      </w:r>
      <w:r>
        <w:rPr>
          <w:rFonts w:cs="Arial"/>
          <w:szCs w:val="20"/>
          <w:lang w:val="en-US" w:eastAsia="zh-CN"/>
        </w:rPr>
        <w:t xml:space="preserve">esirable / </w:t>
      </w:r>
      <w:r>
        <w:rPr>
          <w:rFonts w:cs="Arial"/>
          <w:b/>
          <w:bCs/>
          <w:szCs w:val="20"/>
          <w:lang w:val="en-US" w:eastAsia="zh-CN"/>
        </w:rPr>
        <w:t>F</w:t>
      </w:r>
      <w:r>
        <w:rPr>
          <w:rFonts w:cs="Arial"/>
          <w:szCs w:val="20"/>
          <w:lang w:val="en-US" w:eastAsia="zh-CN"/>
        </w:rPr>
        <w:t>uture</w:t>
      </w:r>
    </w:p>
    <w:p w14:paraId="569DF601" w14:textId="77777777" w:rsidR="00E209DB" w:rsidRDefault="00E209DB" w:rsidP="00E209DB">
      <w:pPr>
        <w:widowControl w:val="0"/>
        <w:autoSpaceDE w:val="0"/>
        <w:autoSpaceDN w:val="0"/>
        <w:adjustRightInd w:val="0"/>
        <w:rPr>
          <w:rFonts w:cs="Arial"/>
          <w:lang w:val="en-US" w:eastAsia="zh-CN"/>
        </w:rPr>
      </w:pPr>
      <w:r>
        <w:rPr>
          <w:rFonts w:cs="Arial"/>
          <w:b/>
          <w:bCs/>
          <w:szCs w:val="20"/>
          <w:lang w:val="en-US" w:eastAsia="zh-CN"/>
        </w:rPr>
        <w:t xml:space="preserve">Stability   </w:t>
      </w:r>
      <w:r>
        <w:rPr>
          <w:rFonts w:cs="Arial"/>
          <w:szCs w:val="20"/>
          <w:lang w:val="en-US" w:eastAsia="zh-CN"/>
        </w:rPr>
        <w:t xml:space="preserve">one of: </w:t>
      </w:r>
      <w:r>
        <w:rPr>
          <w:rFonts w:cs="Arial"/>
          <w:b/>
          <w:bCs/>
          <w:szCs w:val="20"/>
          <w:lang w:val="en-US" w:eastAsia="zh-CN"/>
        </w:rPr>
        <w:t>C</w:t>
      </w:r>
      <w:r>
        <w:rPr>
          <w:rFonts w:cs="Arial"/>
          <w:szCs w:val="20"/>
          <w:lang w:val="en-US" w:eastAsia="zh-CN"/>
        </w:rPr>
        <w:t xml:space="preserve">ommitted (Agreed by approvers) / </w:t>
      </w:r>
      <w:r>
        <w:rPr>
          <w:rFonts w:cs="Arial"/>
          <w:b/>
          <w:bCs/>
          <w:szCs w:val="20"/>
          <w:lang w:val="en-US" w:eastAsia="zh-CN"/>
        </w:rPr>
        <w:t>N</w:t>
      </w:r>
      <w:r>
        <w:rPr>
          <w:rFonts w:cs="Arial"/>
          <w:szCs w:val="20"/>
          <w:lang w:val="en-US" w:eastAsia="zh-CN"/>
        </w:rPr>
        <w:t xml:space="preserve">ot yet agreed / </w:t>
      </w:r>
      <w:r>
        <w:rPr>
          <w:rFonts w:cs="Arial"/>
          <w:b/>
          <w:bCs/>
          <w:szCs w:val="20"/>
          <w:lang w:val="en-US" w:eastAsia="zh-CN"/>
        </w:rPr>
        <w:t>L</w:t>
      </w:r>
      <w:r>
        <w:rPr>
          <w:rFonts w:cs="Arial"/>
          <w:szCs w:val="20"/>
          <w:lang w:val="en-US" w:eastAsia="zh-CN"/>
        </w:rPr>
        <w:t>ikely to change</w:t>
      </w:r>
    </w:p>
    <w:p w14:paraId="04F377D5" w14:textId="77777777" w:rsidR="00E209DB" w:rsidRPr="00E75CFD" w:rsidRDefault="00E209DB" w:rsidP="00E209DB">
      <w:pPr>
        <w:rPr>
          <w:lang w:val="en-US"/>
        </w:rPr>
      </w:pPr>
    </w:p>
    <w:p w14:paraId="0B48D656" w14:textId="77777777" w:rsidR="00D12D01" w:rsidRPr="00E209DB" w:rsidRDefault="00D12D01">
      <w:pPr>
        <w:rPr>
          <w:lang w:val="en-US"/>
        </w:rPr>
      </w:pPr>
    </w:p>
    <w:p w14:paraId="04535E50" w14:textId="77777777" w:rsidR="00DD1250" w:rsidRDefault="00E209DB">
      <w:pPr>
        <w:pStyle w:val="1"/>
      </w:pPr>
      <w:bookmarkStart w:id="18" w:name="_Toc466386089"/>
      <w:r>
        <w:t xml:space="preserve">Non </w:t>
      </w:r>
      <w:r w:rsidR="00747AF0">
        <w:t>F</w:t>
      </w:r>
      <w:r>
        <w:t xml:space="preserve">unctional </w:t>
      </w:r>
      <w:r w:rsidR="00747AF0">
        <w:t>R</w:t>
      </w:r>
      <w:r>
        <w:t>equirements</w:t>
      </w:r>
      <w:bookmarkEnd w:id="18"/>
    </w:p>
    <w:p w14:paraId="0D55D7F7" w14:textId="77777777" w:rsidR="00DD1250" w:rsidRDefault="00E209DB" w:rsidP="008B5311">
      <w:pPr>
        <w:pStyle w:val="2"/>
      </w:pPr>
      <w:bookmarkStart w:id="19" w:name="_Toc466386090"/>
      <w:r w:rsidRPr="008B5311">
        <w:t>General</w:t>
      </w:r>
      <w:bookmarkEnd w:id="19"/>
    </w:p>
    <w:p w14:paraId="314ADB59" w14:textId="77777777" w:rsidR="0026678C" w:rsidRPr="0026678C" w:rsidRDefault="0026678C" w:rsidP="0026678C"/>
    <w:p w14:paraId="1FCDBD26"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B283318" w14:textId="77777777" w:rsidTr="00691770">
        <w:trPr>
          <w:cantSplit/>
          <w:trHeight w:val="519"/>
          <w:tblHeader/>
        </w:trPr>
        <w:tc>
          <w:tcPr>
            <w:tcW w:w="1276" w:type="dxa"/>
          </w:tcPr>
          <w:p w14:paraId="32DE3026" w14:textId="77777777" w:rsidR="008B5311" w:rsidRDefault="008B5311" w:rsidP="00691770">
            <w:pPr>
              <w:pStyle w:val="Sottoparagrafo"/>
              <w:spacing w:before="0" w:after="0"/>
              <w:rPr>
                <w:bCs/>
              </w:rPr>
            </w:pPr>
            <w:r>
              <w:rPr>
                <w:bCs/>
              </w:rPr>
              <w:t>Ident.</w:t>
            </w:r>
          </w:p>
        </w:tc>
        <w:tc>
          <w:tcPr>
            <w:tcW w:w="6379" w:type="dxa"/>
          </w:tcPr>
          <w:p w14:paraId="10E9F760" w14:textId="77777777" w:rsidR="008B5311" w:rsidRDefault="008B5311" w:rsidP="00691770">
            <w:pPr>
              <w:pStyle w:val="Sottoparagrafo"/>
              <w:spacing w:before="0" w:after="0"/>
              <w:rPr>
                <w:bCs/>
              </w:rPr>
            </w:pPr>
            <w:r>
              <w:rPr>
                <w:bCs/>
              </w:rPr>
              <w:t>Definition / Motivation</w:t>
            </w:r>
          </w:p>
        </w:tc>
        <w:tc>
          <w:tcPr>
            <w:tcW w:w="992" w:type="dxa"/>
          </w:tcPr>
          <w:p w14:paraId="7AC3E1FB" w14:textId="77777777" w:rsidR="008B5311" w:rsidRDefault="008B5311" w:rsidP="00691770">
            <w:pPr>
              <w:keepNext/>
            </w:pPr>
            <w:r>
              <w:rPr>
                <w:b/>
              </w:rPr>
              <w:t>Priority</w:t>
            </w:r>
          </w:p>
          <w:p w14:paraId="47C15EA8" w14:textId="77777777" w:rsidR="008B5311" w:rsidRDefault="008B5311" w:rsidP="00691770">
            <w:pPr>
              <w:pStyle w:val="figura"/>
              <w:spacing w:before="0"/>
              <w:jc w:val="left"/>
            </w:pPr>
            <w:r>
              <w:t>M</w:t>
            </w:r>
          </w:p>
        </w:tc>
        <w:tc>
          <w:tcPr>
            <w:tcW w:w="992" w:type="dxa"/>
            <w:vMerge w:val="restart"/>
          </w:tcPr>
          <w:p w14:paraId="60593243" w14:textId="77777777" w:rsidR="008B5311" w:rsidRDefault="008B5311" w:rsidP="00691770">
            <w:pPr>
              <w:pStyle w:val="Sottoparagrafo"/>
              <w:spacing w:before="0" w:after="0"/>
              <w:rPr>
                <w:bCs/>
              </w:rPr>
            </w:pPr>
            <w:r>
              <w:rPr>
                <w:bCs/>
              </w:rPr>
              <w:t>Source</w:t>
            </w:r>
          </w:p>
          <w:p w14:paraId="58EA2F5F" w14:textId="77777777" w:rsidR="008B5311" w:rsidRDefault="008B5311" w:rsidP="00691770">
            <w:pPr>
              <w:keepNext/>
            </w:pPr>
            <w:r>
              <w:t>R&amp;D</w:t>
            </w:r>
            <w:r>
              <w:br/>
            </w:r>
          </w:p>
        </w:tc>
      </w:tr>
      <w:tr w:rsidR="008B5311" w14:paraId="27E9167C" w14:textId="77777777" w:rsidTr="00691770">
        <w:trPr>
          <w:cantSplit/>
        </w:trPr>
        <w:tc>
          <w:tcPr>
            <w:tcW w:w="1276" w:type="dxa"/>
          </w:tcPr>
          <w:p w14:paraId="403CE28E" w14:textId="77777777" w:rsidR="008B5311" w:rsidRDefault="008B5311" w:rsidP="006605B1">
            <w:pPr>
              <w:keepNext/>
              <w:tabs>
                <w:tab w:val="left" w:pos="5660"/>
                <w:tab w:val="left" w:pos="6820"/>
              </w:tabs>
              <w:rPr>
                <w:rFonts w:cs="Arial"/>
              </w:rPr>
            </w:pPr>
            <w:r>
              <w:rPr>
                <w:rFonts w:cs="Arial"/>
              </w:rPr>
              <w:t>NFR_G_</w:t>
            </w:r>
            <w:r w:rsidR="006605B1">
              <w:rPr>
                <w:rFonts w:cs="Arial"/>
              </w:rPr>
              <w:t>1</w:t>
            </w:r>
          </w:p>
        </w:tc>
        <w:tc>
          <w:tcPr>
            <w:tcW w:w="6379" w:type="dxa"/>
          </w:tcPr>
          <w:p w14:paraId="7ACC3C52"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Microcontroller</w:t>
            </w:r>
          </w:p>
          <w:p w14:paraId="083314B9" w14:textId="77777777" w:rsidR="008B5311" w:rsidRDefault="008B5311" w:rsidP="006605B1">
            <w:pPr>
              <w:keepNext/>
              <w:rPr>
                <w:rFonts w:ascii="Helvetica" w:hAnsi="Helvetica" w:cs="Helvetica"/>
                <w:szCs w:val="20"/>
                <w:lang w:val="en-US" w:eastAsia="zh-CN"/>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 xml:space="preserve">P </w:t>
            </w:r>
            <w:r w:rsidR="008D0D8C">
              <w:rPr>
                <w:rFonts w:ascii="Helvetica" w:hAnsi="Helvetica" w:cs="Helvetica"/>
                <w:szCs w:val="20"/>
                <w:lang w:val="en-US" w:eastAsia="zh-CN"/>
              </w:rPr>
              <w:t xml:space="preserve">for Control board </w:t>
            </w:r>
            <w:r>
              <w:rPr>
                <w:rFonts w:ascii="Helvetica" w:hAnsi="Helvetica" w:cs="Helvetica"/>
                <w:szCs w:val="20"/>
                <w:lang w:val="en-US" w:eastAsia="zh-CN"/>
              </w:rPr>
              <w:t xml:space="preserve">is </w:t>
            </w:r>
            <w:r w:rsidR="006605B1">
              <w:rPr>
                <w:rFonts w:ascii="Helvetica" w:hAnsi="Helvetica" w:cs="Helvetica"/>
                <w:szCs w:val="20"/>
                <w:lang w:val="en-US" w:eastAsia="zh-CN"/>
              </w:rPr>
              <w:t>Stm32f429II</w:t>
            </w:r>
          </w:p>
          <w:p w14:paraId="2AAEA54C" w14:textId="77777777" w:rsidR="008D0D8C" w:rsidRDefault="008D0D8C" w:rsidP="008D0D8C">
            <w:pPr>
              <w:keepNext/>
              <w:rPr>
                <w:b/>
                <w:lang w:val="en-US"/>
              </w:rPr>
            </w:pPr>
            <w:r>
              <w:rPr>
                <w:rFonts w:ascii="Helvetica" w:hAnsi="Helvetica" w:cs="Helvetica"/>
                <w:szCs w:val="20"/>
                <w:lang w:val="en-US" w:eastAsia="zh-CN"/>
              </w:rPr>
              <w:t xml:space="preserve">The </w:t>
            </w:r>
            <w:r>
              <w:rPr>
                <w:rFonts w:ascii="Symbol" w:hAnsi="Symbol" w:cs="Symbol"/>
                <w:szCs w:val="20"/>
                <w:lang w:val="en-US" w:eastAsia="zh-CN"/>
              </w:rPr>
              <w:t></w:t>
            </w:r>
            <w:r>
              <w:rPr>
                <w:rFonts w:ascii="Helvetica" w:hAnsi="Helvetica" w:cs="Helvetica"/>
                <w:szCs w:val="20"/>
                <w:lang w:val="en-US" w:eastAsia="zh-CN"/>
              </w:rPr>
              <w:t>P for IO/AO board is Stm32f049</w:t>
            </w:r>
          </w:p>
        </w:tc>
        <w:tc>
          <w:tcPr>
            <w:tcW w:w="992" w:type="dxa"/>
          </w:tcPr>
          <w:p w14:paraId="09080EE8" w14:textId="77777777" w:rsidR="008B5311" w:rsidRDefault="008B5311" w:rsidP="00691770">
            <w:pPr>
              <w:keepNext/>
              <w:rPr>
                <w:b/>
              </w:rPr>
            </w:pPr>
            <w:r>
              <w:rPr>
                <w:b/>
              </w:rPr>
              <w:t>Stability</w:t>
            </w:r>
          </w:p>
          <w:p w14:paraId="153099E6" w14:textId="77777777" w:rsidR="008B5311" w:rsidRDefault="008B5311" w:rsidP="00691770">
            <w:pPr>
              <w:pStyle w:val="figura"/>
              <w:spacing w:before="0"/>
              <w:jc w:val="left"/>
            </w:pPr>
            <w:r>
              <w:t>C</w:t>
            </w:r>
          </w:p>
        </w:tc>
        <w:tc>
          <w:tcPr>
            <w:tcW w:w="992" w:type="dxa"/>
            <w:vMerge/>
          </w:tcPr>
          <w:p w14:paraId="048CC834" w14:textId="77777777" w:rsidR="008B5311" w:rsidRDefault="008B5311" w:rsidP="00691770">
            <w:pPr>
              <w:keepNext/>
            </w:pPr>
          </w:p>
        </w:tc>
      </w:tr>
    </w:tbl>
    <w:p w14:paraId="3410513D" w14:textId="77777777" w:rsidR="008B5311" w:rsidRDefault="008B5311" w:rsidP="008B5311"/>
    <w:p w14:paraId="710961DB" w14:textId="77777777" w:rsidR="008B5311" w:rsidRPr="008B5311" w:rsidRDefault="008B5311" w:rsidP="008B5311"/>
    <w:p w14:paraId="0FFC0074" w14:textId="77777777" w:rsidR="00E209DB" w:rsidRDefault="00E209DB" w:rsidP="008B5311">
      <w:pPr>
        <w:pStyle w:val="2"/>
      </w:pPr>
      <w:bookmarkStart w:id="20" w:name="_Toc466386091"/>
      <w:r w:rsidRPr="008B5311">
        <w:t xml:space="preserve">Software </w:t>
      </w:r>
      <w:r w:rsidR="008B5311" w:rsidRPr="008B5311">
        <w:t>Verification</w:t>
      </w:r>
      <w:r w:rsidRPr="008B5311">
        <w:t xml:space="preserve"> and Validation</w:t>
      </w:r>
      <w:bookmarkEnd w:id="20"/>
    </w:p>
    <w:p w14:paraId="51AA1936"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398021AD" w14:textId="77777777" w:rsidTr="00691770">
        <w:trPr>
          <w:cantSplit/>
          <w:trHeight w:val="519"/>
          <w:tblHeader/>
        </w:trPr>
        <w:tc>
          <w:tcPr>
            <w:tcW w:w="1276" w:type="dxa"/>
          </w:tcPr>
          <w:p w14:paraId="059619DE" w14:textId="77777777" w:rsidR="008B5311" w:rsidRDefault="008B5311" w:rsidP="00691770">
            <w:pPr>
              <w:pStyle w:val="Sottoparagrafo"/>
              <w:spacing w:before="0" w:after="0"/>
              <w:rPr>
                <w:bCs/>
              </w:rPr>
            </w:pPr>
            <w:r>
              <w:rPr>
                <w:bCs/>
              </w:rPr>
              <w:t>Ident.</w:t>
            </w:r>
          </w:p>
        </w:tc>
        <w:tc>
          <w:tcPr>
            <w:tcW w:w="6379" w:type="dxa"/>
          </w:tcPr>
          <w:p w14:paraId="6A6B06AE" w14:textId="77777777" w:rsidR="008B5311" w:rsidRDefault="008B5311" w:rsidP="00691770">
            <w:pPr>
              <w:pStyle w:val="Sottoparagrafo"/>
              <w:spacing w:before="0" w:after="0"/>
              <w:rPr>
                <w:bCs/>
              </w:rPr>
            </w:pPr>
            <w:r>
              <w:rPr>
                <w:bCs/>
              </w:rPr>
              <w:t>Definition / Motivation</w:t>
            </w:r>
          </w:p>
        </w:tc>
        <w:tc>
          <w:tcPr>
            <w:tcW w:w="992" w:type="dxa"/>
          </w:tcPr>
          <w:p w14:paraId="26EC216C" w14:textId="77777777" w:rsidR="008B5311" w:rsidRDefault="008B5311" w:rsidP="00691770">
            <w:pPr>
              <w:keepNext/>
            </w:pPr>
            <w:r>
              <w:rPr>
                <w:b/>
              </w:rPr>
              <w:t>Priority</w:t>
            </w:r>
          </w:p>
          <w:p w14:paraId="4BCAE867" w14:textId="77777777" w:rsidR="008B5311" w:rsidRDefault="008B5311" w:rsidP="00691770">
            <w:pPr>
              <w:pStyle w:val="figura"/>
              <w:spacing w:before="0"/>
              <w:jc w:val="left"/>
            </w:pPr>
            <w:r>
              <w:t>M</w:t>
            </w:r>
          </w:p>
        </w:tc>
        <w:tc>
          <w:tcPr>
            <w:tcW w:w="992" w:type="dxa"/>
            <w:vMerge w:val="restart"/>
          </w:tcPr>
          <w:p w14:paraId="42428BCA" w14:textId="77777777" w:rsidR="008B5311" w:rsidRDefault="008B5311" w:rsidP="00691770">
            <w:pPr>
              <w:pStyle w:val="Sottoparagrafo"/>
              <w:spacing w:before="0" w:after="0"/>
              <w:rPr>
                <w:bCs/>
              </w:rPr>
            </w:pPr>
            <w:r>
              <w:rPr>
                <w:bCs/>
              </w:rPr>
              <w:t>Source</w:t>
            </w:r>
          </w:p>
          <w:p w14:paraId="0DF98C18" w14:textId="77777777" w:rsidR="008B5311" w:rsidRDefault="008B5311" w:rsidP="00691770">
            <w:pPr>
              <w:keepNext/>
            </w:pPr>
            <w:r>
              <w:t>R&amp;D</w:t>
            </w:r>
            <w:r>
              <w:br/>
            </w:r>
          </w:p>
        </w:tc>
      </w:tr>
      <w:tr w:rsidR="008B5311" w14:paraId="36872333" w14:textId="77777777" w:rsidTr="00691770">
        <w:trPr>
          <w:cantSplit/>
        </w:trPr>
        <w:tc>
          <w:tcPr>
            <w:tcW w:w="1276" w:type="dxa"/>
          </w:tcPr>
          <w:p w14:paraId="0398C317" w14:textId="77777777" w:rsidR="008B5311" w:rsidRDefault="008B5311" w:rsidP="008B5311">
            <w:pPr>
              <w:keepNext/>
              <w:tabs>
                <w:tab w:val="left" w:pos="5660"/>
                <w:tab w:val="left" w:pos="6820"/>
              </w:tabs>
              <w:rPr>
                <w:rFonts w:cs="Arial"/>
              </w:rPr>
            </w:pPr>
            <w:r>
              <w:rPr>
                <w:rFonts w:cs="Arial"/>
              </w:rPr>
              <w:t>NFR_SW_1</w:t>
            </w:r>
          </w:p>
        </w:tc>
        <w:tc>
          <w:tcPr>
            <w:tcW w:w="6379" w:type="dxa"/>
          </w:tcPr>
          <w:p w14:paraId="168109A6"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Static Code Analysis</w:t>
            </w:r>
          </w:p>
          <w:p w14:paraId="6F5BD2EF"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w:t>
            </w:r>
            <w:r>
              <w:rPr>
                <w:rFonts w:ascii="Helvetica-Oblique" w:hAnsi="Helvetica-Oblique" w:cs="Helvetica-Oblique"/>
                <w:i/>
                <w:iCs/>
                <w:szCs w:val="20"/>
                <w:lang w:val="en-US" w:eastAsia="zh-CN"/>
              </w:rPr>
              <w:t>Static Code Analysis</w:t>
            </w:r>
            <w:r>
              <w:rPr>
                <w:rFonts w:ascii="Helvetica" w:hAnsi="Helvetica" w:cs="Helvetica"/>
                <w:szCs w:val="20"/>
                <w:lang w:val="en-US" w:eastAsia="zh-CN"/>
              </w:rPr>
              <w:t>” of C-Code shall be performed with the PC-Lint tool and passed with the warning level 3.</w:t>
            </w:r>
          </w:p>
        </w:tc>
        <w:tc>
          <w:tcPr>
            <w:tcW w:w="992" w:type="dxa"/>
          </w:tcPr>
          <w:p w14:paraId="30B80C6B" w14:textId="77777777" w:rsidR="008B5311" w:rsidRDefault="008B5311" w:rsidP="00691770">
            <w:pPr>
              <w:keepNext/>
              <w:rPr>
                <w:b/>
              </w:rPr>
            </w:pPr>
            <w:r>
              <w:rPr>
                <w:b/>
              </w:rPr>
              <w:t>Stability</w:t>
            </w:r>
          </w:p>
          <w:p w14:paraId="1FC12670" w14:textId="77777777" w:rsidR="008B5311" w:rsidRDefault="008B5311" w:rsidP="00691770">
            <w:pPr>
              <w:pStyle w:val="figura"/>
              <w:spacing w:before="0"/>
              <w:jc w:val="left"/>
            </w:pPr>
            <w:r>
              <w:t>C</w:t>
            </w:r>
          </w:p>
        </w:tc>
        <w:tc>
          <w:tcPr>
            <w:tcW w:w="992" w:type="dxa"/>
            <w:vMerge/>
          </w:tcPr>
          <w:p w14:paraId="4FEC47B1" w14:textId="77777777" w:rsidR="008B5311" w:rsidRDefault="008B5311" w:rsidP="00691770">
            <w:pPr>
              <w:keepNext/>
            </w:pPr>
          </w:p>
        </w:tc>
      </w:tr>
    </w:tbl>
    <w:p w14:paraId="795E237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52E6627A" w14:textId="77777777" w:rsidTr="00691770">
        <w:trPr>
          <w:cantSplit/>
          <w:trHeight w:val="519"/>
          <w:tblHeader/>
        </w:trPr>
        <w:tc>
          <w:tcPr>
            <w:tcW w:w="1276" w:type="dxa"/>
          </w:tcPr>
          <w:p w14:paraId="2B8327BB" w14:textId="77777777" w:rsidR="008B5311" w:rsidRDefault="008B5311" w:rsidP="00691770">
            <w:pPr>
              <w:pStyle w:val="Sottoparagrafo"/>
              <w:spacing w:before="0" w:after="0"/>
              <w:rPr>
                <w:bCs/>
              </w:rPr>
            </w:pPr>
            <w:r>
              <w:rPr>
                <w:bCs/>
              </w:rPr>
              <w:lastRenderedPageBreak/>
              <w:t>Ident.</w:t>
            </w:r>
          </w:p>
        </w:tc>
        <w:tc>
          <w:tcPr>
            <w:tcW w:w="6379" w:type="dxa"/>
          </w:tcPr>
          <w:p w14:paraId="6197FDE2" w14:textId="77777777" w:rsidR="008B5311" w:rsidRDefault="008B5311" w:rsidP="00691770">
            <w:pPr>
              <w:pStyle w:val="Sottoparagrafo"/>
              <w:spacing w:before="0" w:after="0"/>
              <w:rPr>
                <w:bCs/>
              </w:rPr>
            </w:pPr>
            <w:r>
              <w:rPr>
                <w:bCs/>
              </w:rPr>
              <w:t>Definition / Motivation</w:t>
            </w:r>
          </w:p>
        </w:tc>
        <w:tc>
          <w:tcPr>
            <w:tcW w:w="992" w:type="dxa"/>
          </w:tcPr>
          <w:p w14:paraId="1EF3B5D9" w14:textId="77777777" w:rsidR="008B5311" w:rsidRDefault="008B5311" w:rsidP="00691770">
            <w:pPr>
              <w:keepNext/>
            </w:pPr>
            <w:r>
              <w:rPr>
                <w:b/>
              </w:rPr>
              <w:t>Priority</w:t>
            </w:r>
          </w:p>
          <w:p w14:paraId="06940B25" w14:textId="77777777" w:rsidR="008B5311" w:rsidRDefault="008B5311" w:rsidP="00691770">
            <w:pPr>
              <w:pStyle w:val="figura"/>
              <w:spacing w:before="0"/>
              <w:jc w:val="left"/>
            </w:pPr>
            <w:r>
              <w:t>M</w:t>
            </w:r>
          </w:p>
        </w:tc>
        <w:tc>
          <w:tcPr>
            <w:tcW w:w="992" w:type="dxa"/>
            <w:vMerge w:val="restart"/>
          </w:tcPr>
          <w:p w14:paraId="787C3E97" w14:textId="77777777" w:rsidR="008B5311" w:rsidRDefault="008B5311" w:rsidP="00691770">
            <w:pPr>
              <w:pStyle w:val="Sottoparagrafo"/>
              <w:spacing w:before="0" w:after="0"/>
              <w:rPr>
                <w:bCs/>
              </w:rPr>
            </w:pPr>
            <w:r>
              <w:rPr>
                <w:bCs/>
              </w:rPr>
              <w:t>Source</w:t>
            </w:r>
          </w:p>
          <w:p w14:paraId="517A10E1" w14:textId="77777777" w:rsidR="008B5311" w:rsidRDefault="008B5311" w:rsidP="00691770">
            <w:pPr>
              <w:keepNext/>
            </w:pPr>
            <w:r>
              <w:t>R&amp;D</w:t>
            </w:r>
            <w:r>
              <w:br/>
            </w:r>
          </w:p>
        </w:tc>
      </w:tr>
      <w:tr w:rsidR="008B5311" w14:paraId="3DC3661A" w14:textId="77777777" w:rsidTr="00691770">
        <w:trPr>
          <w:cantSplit/>
        </w:trPr>
        <w:tc>
          <w:tcPr>
            <w:tcW w:w="1276" w:type="dxa"/>
          </w:tcPr>
          <w:p w14:paraId="6B5CBAE2" w14:textId="77777777" w:rsidR="008B5311" w:rsidRDefault="008B5311" w:rsidP="008B5311">
            <w:pPr>
              <w:keepNext/>
              <w:tabs>
                <w:tab w:val="left" w:pos="5660"/>
                <w:tab w:val="left" w:pos="6820"/>
              </w:tabs>
              <w:rPr>
                <w:rFonts w:cs="Arial"/>
              </w:rPr>
            </w:pPr>
            <w:r>
              <w:rPr>
                <w:rFonts w:cs="Arial"/>
              </w:rPr>
              <w:t>NFR_SW_2</w:t>
            </w:r>
          </w:p>
        </w:tc>
        <w:tc>
          <w:tcPr>
            <w:tcW w:w="6379" w:type="dxa"/>
          </w:tcPr>
          <w:p w14:paraId="5F7A64C3"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Module Test</w:t>
            </w:r>
          </w:p>
          <w:p w14:paraId="757885FF"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w:t>
            </w:r>
            <w:r>
              <w:rPr>
                <w:rFonts w:ascii="Helvetica-Oblique" w:hAnsi="Helvetica-Oblique" w:cs="Helvetica-Oblique"/>
                <w:i/>
                <w:iCs/>
                <w:szCs w:val="20"/>
                <w:lang w:val="en-US" w:eastAsia="zh-CN"/>
              </w:rPr>
              <w:t>Module Test</w:t>
            </w:r>
            <w:r>
              <w:rPr>
                <w:rFonts w:ascii="Helvetica" w:hAnsi="Helvetica" w:cs="Helvetica"/>
                <w:szCs w:val="20"/>
                <w:lang w:val="en-US" w:eastAsia="zh-CN"/>
              </w:rPr>
              <w:t>” in this project scope will check the operations and their relations within the system.</w:t>
            </w:r>
          </w:p>
          <w:p w14:paraId="2BB97CD3"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If required, a specific test container environment could be used to simulate the module input signal.</w:t>
            </w:r>
          </w:p>
          <w:p w14:paraId="05F687CB" w14:textId="77777777" w:rsidR="008B5311" w:rsidRPr="008B5311" w:rsidRDefault="008B5311" w:rsidP="008B5311">
            <w:pPr>
              <w:autoSpaceDE w:val="0"/>
              <w:autoSpaceDN w:val="0"/>
              <w:adjustRightInd w:val="0"/>
              <w:rPr>
                <w:rFonts w:ascii="Helvetica-Bold" w:hAnsi="Helvetica-Bold" w:cs="Helvetica-Bold"/>
                <w:b/>
                <w:bCs/>
                <w:szCs w:val="20"/>
                <w:lang w:val="en-US" w:eastAsia="zh-CN"/>
              </w:rPr>
            </w:pPr>
            <w:r>
              <w:rPr>
                <w:rFonts w:ascii="Helvetica" w:hAnsi="Helvetica" w:cs="Helvetica"/>
                <w:szCs w:val="20"/>
                <w:lang w:val="en-US" w:eastAsia="zh-CN"/>
              </w:rPr>
              <w:t xml:space="preserve">The Module test should be implemented mostly as </w:t>
            </w:r>
            <w:r>
              <w:rPr>
                <w:rFonts w:ascii="Helvetica-Bold" w:hAnsi="Helvetica-Bold" w:cs="Helvetica-Bold"/>
                <w:b/>
                <w:bCs/>
                <w:szCs w:val="20"/>
                <w:lang w:val="en-US" w:eastAsia="zh-CN"/>
              </w:rPr>
              <w:t xml:space="preserve">code automated test </w:t>
            </w:r>
            <w:r>
              <w:rPr>
                <w:rFonts w:ascii="Helvetica" w:hAnsi="Helvetica" w:cs="Helvetica"/>
                <w:szCs w:val="20"/>
                <w:lang w:val="en-US" w:eastAsia="zh-CN"/>
              </w:rPr>
              <w:t>to make regression tests simpler.</w:t>
            </w:r>
          </w:p>
          <w:p w14:paraId="5DC421C1"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 will be done by the developer and reviewed with the code review procedure</w:t>
            </w:r>
          </w:p>
          <w:p w14:paraId="484FCCF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Coverage</w:t>
            </w:r>
          </w:p>
          <w:p w14:paraId="38780AFC" w14:textId="77777777" w:rsidR="008B5311" w:rsidRP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Module tests shall cover all implemented functions. If the Module test of a single function makes no sense because functionality is only testable together with another function (e.g. in low level hardware interface functions), then it is allowed to test these functions together in one Module test.</w:t>
            </w:r>
          </w:p>
        </w:tc>
        <w:tc>
          <w:tcPr>
            <w:tcW w:w="992" w:type="dxa"/>
          </w:tcPr>
          <w:p w14:paraId="704A2FCC" w14:textId="77777777" w:rsidR="008B5311" w:rsidRDefault="008B5311" w:rsidP="00691770">
            <w:pPr>
              <w:keepNext/>
              <w:rPr>
                <w:b/>
              </w:rPr>
            </w:pPr>
            <w:r>
              <w:rPr>
                <w:b/>
              </w:rPr>
              <w:t>Stability</w:t>
            </w:r>
          </w:p>
          <w:p w14:paraId="6918A589" w14:textId="77777777" w:rsidR="008B5311" w:rsidRDefault="008B5311" w:rsidP="00691770">
            <w:pPr>
              <w:pStyle w:val="figura"/>
              <w:spacing w:before="0"/>
              <w:jc w:val="left"/>
            </w:pPr>
            <w:r>
              <w:t>C</w:t>
            </w:r>
          </w:p>
        </w:tc>
        <w:tc>
          <w:tcPr>
            <w:tcW w:w="992" w:type="dxa"/>
            <w:vMerge/>
          </w:tcPr>
          <w:p w14:paraId="71935F7E" w14:textId="77777777" w:rsidR="008B5311" w:rsidRDefault="008B5311" w:rsidP="00691770">
            <w:pPr>
              <w:keepNext/>
            </w:pPr>
          </w:p>
        </w:tc>
      </w:tr>
    </w:tbl>
    <w:p w14:paraId="0C30BAB5" w14:textId="77777777" w:rsidR="008B5311" w:rsidRDefault="008B5311" w:rsidP="008B5311"/>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07A0C649" w14:textId="77777777" w:rsidTr="00691770">
        <w:trPr>
          <w:cantSplit/>
          <w:trHeight w:val="519"/>
          <w:tblHeader/>
        </w:trPr>
        <w:tc>
          <w:tcPr>
            <w:tcW w:w="1276" w:type="dxa"/>
          </w:tcPr>
          <w:p w14:paraId="44775B44" w14:textId="77777777" w:rsidR="008B5311" w:rsidRDefault="008B5311" w:rsidP="00691770">
            <w:pPr>
              <w:pStyle w:val="Sottoparagrafo"/>
              <w:spacing w:before="0" w:after="0"/>
              <w:rPr>
                <w:bCs/>
              </w:rPr>
            </w:pPr>
            <w:r>
              <w:rPr>
                <w:bCs/>
              </w:rPr>
              <w:t>Ident.</w:t>
            </w:r>
          </w:p>
        </w:tc>
        <w:tc>
          <w:tcPr>
            <w:tcW w:w="6379" w:type="dxa"/>
          </w:tcPr>
          <w:p w14:paraId="31F50B4F" w14:textId="77777777" w:rsidR="008B5311" w:rsidRDefault="008B5311" w:rsidP="00691770">
            <w:pPr>
              <w:pStyle w:val="Sottoparagrafo"/>
              <w:spacing w:before="0" w:after="0"/>
              <w:rPr>
                <w:bCs/>
              </w:rPr>
            </w:pPr>
            <w:r>
              <w:rPr>
                <w:bCs/>
              </w:rPr>
              <w:t>Definition / Motivation</w:t>
            </w:r>
          </w:p>
        </w:tc>
        <w:tc>
          <w:tcPr>
            <w:tcW w:w="992" w:type="dxa"/>
          </w:tcPr>
          <w:p w14:paraId="20BF93BE" w14:textId="77777777" w:rsidR="008B5311" w:rsidRDefault="008B5311" w:rsidP="00691770">
            <w:pPr>
              <w:keepNext/>
            </w:pPr>
            <w:r>
              <w:rPr>
                <w:b/>
              </w:rPr>
              <w:t>Priority</w:t>
            </w:r>
          </w:p>
          <w:p w14:paraId="7093A2C8" w14:textId="77777777" w:rsidR="008B5311" w:rsidRDefault="008B5311" w:rsidP="00691770">
            <w:pPr>
              <w:pStyle w:val="figura"/>
              <w:spacing w:before="0"/>
              <w:jc w:val="left"/>
            </w:pPr>
            <w:r>
              <w:t>M</w:t>
            </w:r>
          </w:p>
        </w:tc>
        <w:tc>
          <w:tcPr>
            <w:tcW w:w="992" w:type="dxa"/>
            <w:vMerge w:val="restart"/>
          </w:tcPr>
          <w:p w14:paraId="6AD8CCC9" w14:textId="77777777" w:rsidR="008B5311" w:rsidRDefault="008B5311" w:rsidP="00691770">
            <w:pPr>
              <w:pStyle w:val="Sottoparagrafo"/>
              <w:spacing w:before="0" w:after="0"/>
              <w:rPr>
                <w:bCs/>
              </w:rPr>
            </w:pPr>
            <w:r>
              <w:rPr>
                <w:bCs/>
              </w:rPr>
              <w:t>Source</w:t>
            </w:r>
          </w:p>
          <w:p w14:paraId="1A353E39" w14:textId="77777777" w:rsidR="008B5311" w:rsidRDefault="008B5311" w:rsidP="00691770">
            <w:pPr>
              <w:keepNext/>
            </w:pPr>
            <w:r>
              <w:t>R&amp;D</w:t>
            </w:r>
            <w:r>
              <w:br/>
            </w:r>
          </w:p>
        </w:tc>
      </w:tr>
      <w:tr w:rsidR="008B5311" w14:paraId="6F2DF052" w14:textId="77777777" w:rsidTr="00691770">
        <w:trPr>
          <w:cantSplit/>
        </w:trPr>
        <w:tc>
          <w:tcPr>
            <w:tcW w:w="1276" w:type="dxa"/>
          </w:tcPr>
          <w:p w14:paraId="3DE38D20" w14:textId="77777777" w:rsidR="008B5311" w:rsidRDefault="008B5311" w:rsidP="008B5311">
            <w:pPr>
              <w:keepNext/>
              <w:tabs>
                <w:tab w:val="left" w:pos="5660"/>
                <w:tab w:val="left" w:pos="6820"/>
              </w:tabs>
              <w:rPr>
                <w:rFonts w:cs="Arial"/>
              </w:rPr>
            </w:pPr>
            <w:r>
              <w:rPr>
                <w:rFonts w:cs="Arial"/>
              </w:rPr>
              <w:t>NFR_SW_3</w:t>
            </w:r>
          </w:p>
        </w:tc>
        <w:tc>
          <w:tcPr>
            <w:tcW w:w="6379" w:type="dxa"/>
          </w:tcPr>
          <w:p w14:paraId="5DA9DDB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Code Review</w:t>
            </w:r>
          </w:p>
          <w:p w14:paraId="58AB8E32" w14:textId="77777777" w:rsidR="008B5311" w:rsidRDefault="008B5311" w:rsidP="008B5311">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For the “</w:t>
            </w:r>
            <w:r>
              <w:rPr>
                <w:rFonts w:ascii="Helvetica-Oblique" w:hAnsi="Helvetica-Oblique" w:cs="Helvetica-Oblique"/>
                <w:i/>
                <w:iCs/>
                <w:szCs w:val="20"/>
                <w:lang w:val="en-US" w:eastAsia="zh-CN"/>
              </w:rPr>
              <w:t>Code Review</w:t>
            </w:r>
            <w:r>
              <w:rPr>
                <w:rFonts w:ascii="Helvetica" w:hAnsi="Helvetica" w:cs="Helvetica"/>
                <w:szCs w:val="20"/>
                <w:lang w:val="en-US" w:eastAsia="zh-CN"/>
              </w:rPr>
              <w:t>” procedure a second developer checks the implementation by using the code review questionnaire and his experience about embedded software behavior.</w:t>
            </w:r>
          </w:p>
          <w:p w14:paraId="487AF067" w14:textId="77777777" w:rsidR="008B5311" w:rsidRDefault="008B5311" w:rsidP="006605B1">
            <w:pPr>
              <w:autoSpaceDE w:val="0"/>
              <w:autoSpaceDN w:val="0"/>
              <w:adjustRightInd w:val="0"/>
              <w:rPr>
                <w:b/>
                <w:lang w:val="en-US"/>
              </w:rPr>
            </w:pPr>
            <w:r>
              <w:rPr>
                <w:rFonts w:ascii="Helvetica" w:hAnsi="Helvetica" w:cs="Helvetica"/>
                <w:szCs w:val="20"/>
                <w:lang w:val="en-US" w:eastAsia="zh-CN"/>
              </w:rPr>
              <w:t xml:space="preserve">The Code Review shall be carried out for the complete </w:t>
            </w:r>
            <w:r w:rsidR="006605B1">
              <w:rPr>
                <w:rFonts w:ascii="Helvetica" w:hAnsi="Helvetica" w:cs="Helvetica"/>
                <w:szCs w:val="20"/>
                <w:lang w:val="en-US" w:eastAsia="zh-CN"/>
              </w:rPr>
              <w:t xml:space="preserve">source </w:t>
            </w:r>
            <w:r>
              <w:rPr>
                <w:rFonts w:ascii="Helvetica" w:hAnsi="Helvetica" w:cs="Helvetica"/>
                <w:szCs w:val="20"/>
                <w:lang w:val="en-US" w:eastAsia="zh-CN"/>
              </w:rPr>
              <w:t>code.</w:t>
            </w:r>
          </w:p>
        </w:tc>
        <w:tc>
          <w:tcPr>
            <w:tcW w:w="992" w:type="dxa"/>
          </w:tcPr>
          <w:p w14:paraId="2F6569E6" w14:textId="77777777" w:rsidR="008B5311" w:rsidRDefault="008B5311" w:rsidP="00691770">
            <w:pPr>
              <w:keepNext/>
              <w:rPr>
                <w:b/>
              </w:rPr>
            </w:pPr>
            <w:r>
              <w:rPr>
                <w:b/>
              </w:rPr>
              <w:t>Stability</w:t>
            </w:r>
          </w:p>
          <w:p w14:paraId="609C6529" w14:textId="77777777" w:rsidR="008B5311" w:rsidRDefault="008B5311" w:rsidP="00691770">
            <w:pPr>
              <w:pStyle w:val="figura"/>
              <w:spacing w:before="0"/>
              <w:jc w:val="left"/>
            </w:pPr>
            <w:r>
              <w:t>C</w:t>
            </w:r>
          </w:p>
        </w:tc>
        <w:tc>
          <w:tcPr>
            <w:tcW w:w="992" w:type="dxa"/>
            <w:vMerge/>
          </w:tcPr>
          <w:p w14:paraId="6AE1B01B" w14:textId="77777777" w:rsidR="008B5311" w:rsidRDefault="008B5311" w:rsidP="00691770">
            <w:pPr>
              <w:keepNext/>
            </w:pPr>
          </w:p>
        </w:tc>
      </w:tr>
    </w:tbl>
    <w:p w14:paraId="50696503" w14:textId="77777777" w:rsidR="008B5311" w:rsidRDefault="008B5311" w:rsidP="008B5311"/>
    <w:p w14:paraId="7654FB3A" w14:textId="77777777" w:rsidR="008D0D8C" w:rsidRDefault="008D0D8C" w:rsidP="008B5311"/>
    <w:p w14:paraId="3536E9CA" w14:textId="77777777" w:rsidR="008D0D8C" w:rsidRPr="008B5311" w:rsidRDefault="008D0D8C" w:rsidP="008B5311"/>
    <w:p w14:paraId="16B3BED4" w14:textId="77777777" w:rsidR="00DD1250" w:rsidRDefault="008B5311" w:rsidP="008B5311">
      <w:pPr>
        <w:pStyle w:val="2"/>
      </w:pPr>
      <w:bookmarkStart w:id="21" w:name="_Toc466386092"/>
      <w:r w:rsidRPr="008B5311">
        <w:t>O</w:t>
      </w:r>
      <w:r>
        <w:t>t</w:t>
      </w:r>
      <w:r w:rsidRPr="008B5311">
        <w:t>her</w:t>
      </w:r>
      <w:bookmarkEnd w:id="21"/>
    </w:p>
    <w:p w14:paraId="08AC99B2" w14:textId="77777777" w:rsidR="0026678C" w:rsidRPr="0026678C" w:rsidRDefault="0026678C" w:rsidP="0026678C"/>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2759A2D5" w14:textId="77777777" w:rsidTr="00691770">
        <w:trPr>
          <w:cantSplit/>
          <w:trHeight w:val="519"/>
          <w:tblHeader/>
        </w:trPr>
        <w:tc>
          <w:tcPr>
            <w:tcW w:w="1276" w:type="dxa"/>
          </w:tcPr>
          <w:p w14:paraId="6090EA80" w14:textId="77777777" w:rsidR="008B5311" w:rsidRDefault="008B5311" w:rsidP="00691770">
            <w:pPr>
              <w:pStyle w:val="Sottoparagrafo"/>
              <w:spacing w:before="0" w:after="0"/>
              <w:rPr>
                <w:bCs/>
              </w:rPr>
            </w:pPr>
            <w:r>
              <w:rPr>
                <w:bCs/>
              </w:rPr>
              <w:t>Ident.</w:t>
            </w:r>
          </w:p>
        </w:tc>
        <w:tc>
          <w:tcPr>
            <w:tcW w:w="6379" w:type="dxa"/>
          </w:tcPr>
          <w:p w14:paraId="32810A1E" w14:textId="77777777" w:rsidR="008B5311" w:rsidRDefault="008B5311" w:rsidP="00691770">
            <w:pPr>
              <w:pStyle w:val="Sottoparagrafo"/>
              <w:spacing w:before="0" w:after="0"/>
              <w:rPr>
                <w:bCs/>
              </w:rPr>
            </w:pPr>
            <w:r>
              <w:rPr>
                <w:bCs/>
              </w:rPr>
              <w:t>Definition / Motivation</w:t>
            </w:r>
          </w:p>
        </w:tc>
        <w:tc>
          <w:tcPr>
            <w:tcW w:w="992" w:type="dxa"/>
          </w:tcPr>
          <w:p w14:paraId="1B6DDDAB" w14:textId="77777777" w:rsidR="008B5311" w:rsidRDefault="008B5311" w:rsidP="00691770">
            <w:pPr>
              <w:keepNext/>
            </w:pPr>
            <w:r>
              <w:rPr>
                <w:b/>
              </w:rPr>
              <w:t>Priority</w:t>
            </w:r>
          </w:p>
          <w:p w14:paraId="60DDA882" w14:textId="77777777" w:rsidR="008B5311" w:rsidRDefault="008B5311" w:rsidP="00691770">
            <w:pPr>
              <w:pStyle w:val="figura"/>
              <w:spacing w:before="0"/>
              <w:jc w:val="left"/>
            </w:pPr>
            <w:r>
              <w:t>M</w:t>
            </w:r>
          </w:p>
        </w:tc>
        <w:tc>
          <w:tcPr>
            <w:tcW w:w="992" w:type="dxa"/>
            <w:vMerge w:val="restart"/>
          </w:tcPr>
          <w:p w14:paraId="329676B1" w14:textId="77777777" w:rsidR="008B5311" w:rsidRDefault="008B5311" w:rsidP="00691770">
            <w:pPr>
              <w:pStyle w:val="Sottoparagrafo"/>
              <w:spacing w:before="0" w:after="0"/>
              <w:rPr>
                <w:bCs/>
              </w:rPr>
            </w:pPr>
            <w:r>
              <w:rPr>
                <w:bCs/>
              </w:rPr>
              <w:t>Source</w:t>
            </w:r>
          </w:p>
          <w:p w14:paraId="51543A9E" w14:textId="77777777" w:rsidR="008B5311" w:rsidRDefault="008B5311" w:rsidP="00691770">
            <w:pPr>
              <w:keepNext/>
            </w:pPr>
            <w:r>
              <w:t>R&amp;D</w:t>
            </w:r>
            <w:r>
              <w:br/>
            </w:r>
          </w:p>
        </w:tc>
      </w:tr>
      <w:tr w:rsidR="008B5311" w14:paraId="25EA08A5" w14:textId="77777777" w:rsidTr="00691770">
        <w:trPr>
          <w:cantSplit/>
        </w:trPr>
        <w:tc>
          <w:tcPr>
            <w:tcW w:w="1276" w:type="dxa"/>
          </w:tcPr>
          <w:p w14:paraId="34C87A47" w14:textId="77777777" w:rsidR="008B5311" w:rsidRDefault="008B5311" w:rsidP="008B5311">
            <w:pPr>
              <w:keepNext/>
              <w:tabs>
                <w:tab w:val="left" w:pos="5660"/>
                <w:tab w:val="left" w:pos="6820"/>
              </w:tabs>
              <w:rPr>
                <w:rFonts w:cs="Arial"/>
              </w:rPr>
            </w:pPr>
            <w:r>
              <w:rPr>
                <w:rFonts w:cs="Arial"/>
              </w:rPr>
              <w:t>NFR_O_1</w:t>
            </w:r>
          </w:p>
        </w:tc>
        <w:tc>
          <w:tcPr>
            <w:tcW w:w="6379" w:type="dxa"/>
          </w:tcPr>
          <w:p w14:paraId="0A07D8C7"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Dynamic memory</w:t>
            </w:r>
          </w:p>
          <w:p w14:paraId="6A13FBBE" w14:textId="77777777" w:rsidR="006605B1" w:rsidRDefault="008B5311" w:rsidP="008D0D8C">
            <w:pPr>
              <w:autoSpaceDE w:val="0"/>
              <w:autoSpaceDN w:val="0"/>
              <w:adjustRightInd w:val="0"/>
              <w:rPr>
                <w:b/>
                <w:lang w:val="en-US"/>
              </w:rPr>
            </w:pPr>
            <w:r>
              <w:rPr>
                <w:rFonts w:ascii="Helvetica" w:hAnsi="Helvetica" w:cs="Helvetica"/>
                <w:szCs w:val="20"/>
                <w:lang w:val="en-US" w:eastAsia="zh-CN"/>
              </w:rPr>
              <w:t>Dynamic memory allocation shall not be used to avoid allocation/de allocation problems.</w:t>
            </w:r>
            <w:r w:rsidR="006605B1">
              <w:rPr>
                <w:rFonts w:ascii="Helvetica" w:hAnsi="Helvetica" w:cs="Helvetica"/>
                <w:szCs w:val="20"/>
                <w:lang w:val="en-US" w:eastAsia="zh-CN"/>
              </w:rPr>
              <w:t xml:space="preserve"> With exception when those code </w:t>
            </w:r>
            <w:r w:rsidR="008D0D8C">
              <w:rPr>
                <w:rFonts w:ascii="Helvetica" w:hAnsi="Helvetica" w:cs="Helvetica"/>
                <w:szCs w:val="20"/>
                <w:lang w:val="en-US" w:eastAsia="zh-CN"/>
              </w:rPr>
              <w:t>are</w:t>
            </w:r>
            <w:r w:rsidR="006605B1">
              <w:rPr>
                <w:rFonts w:ascii="Helvetica" w:hAnsi="Helvetica" w:cs="Helvetica"/>
                <w:szCs w:val="20"/>
                <w:lang w:val="en-US" w:eastAsia="zh-CN"/>
              </w:rPr>
              <w:t xml:space="preserve"> reviewed.</w:t>
            </w:r>
          </w:p>
        </w:tc>
        <w:tc>
          <w:tcPr>
            <w:tcW w:w="992" w:type="dxa"/>
          </w:tcPr>
          <w:p w14:paraId="1BADA3BC" w14:textId="77777777" w:rsidR="008B5311" w:rsidRDefault="008B5311" w:rsidP="00691770">
            <w:pPr>
              <w:keepNext/>
              <w:rPr>
                <w:b/>
              </w:rPr>
            </w:pPr>
            <w:r>
              <w:rPr>
                <w:b/>
              </w:rPr>
              <w:t>Stability</w:t>
            </w:r>
          </w:p>
          <w:p w14:paraId="6F6F1280" w14:textId="77777777" w:rsidR="008B5311" w:rsidRDefault="008B5311" w:rsidP="00691770">
            <w:pPr>
              <w:pStyle w:val="figura"/>
              <w:spacing w:before="0"/>
              <w:jc w:val="left"/>
            </w:pPr>
            <w:r>
              <w:t>C</w:t>
            </w:r>
          </w:p>
        </w:tc>
        <w:tc>
          <w:tcPr>
            <w:tcW w:w="992" w:type="dxa"/>
            <w:vMerge/>
          </w:tcPr>
          <w:p w14:paraId="1325A2FA" w14:textId="77777777" w:rsidR="008B5311" w:rsidRDefault="008B5311" w:rsidP="00691770">
            <w:pPr>
              <w:keepNext/>
            </w:pPr>
          </w:p>
        </w:tc>
      </w:tr>
    </w:tbl>
    <w:p w14:paraId="1E5A61C8" w14:textId="77777777" w:rsidR="00D12D01" w:rsidRDefault="00D12D0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B5311" w14:paraId="7152885D" w14:textId="77777777" w:rsidTr="00691770">
        <w:trPr>
          <w:cantSplit/>
          <w:trHeight w:val="519"/>
          <w:tblHeader/>
        </w:trPr>
        <w:tc>
          <w:tcPr>
            <w:tcW w:w="1276" w:type="dxa"/>
          </w:tcPr>
          <w:p w14:paraId="0C660635" w14:textId="77777777" w:rsidR="008B5311" w:rsidRDefault="008B5311" w:rsidP="00691770">
            <w:pPr>
              <w:pStyle w:val="Sottoparagrafo"/>
              <w:spacing w:before="0" w:after="0"/>
              <w:rPr>
                <w:bCs/>
              </w:rPr>
            </w:pPr>
            <w:r>
              <w:rPr>
                <w:bCs/>
              </w:rPr>
              <w:t>Ident.</w:t>
            </w:r>
          </w:p>
        </w:tc>
        <w:tc>
          <w:tcPr>
            <w:tcW w:w="6379" w:type="dxa"/>
          </w:tcPr>
          <w:p w14:paraId="4108DCD8" w14:textId="77777777" w:rsidR="008B5311" w:rsidRDefault="008B5311" w:rsidP="00691770">
            <w:pPr>
              <w:pStyle w:val="Sottoparagrafo"/>
              <w:spacing w:before="0" w:after="0"/>
              <w:rPr>
                <w:bCs/>
              </w:rPr>
            </w:pPr>
            <w:r>
              <w:rPr>
                <w:bCs/>
              </w:rPr>
              <w:t>Definition / Motivation</w:t>
            </w:r>
          </w:p>
        </w:tc>
        <w:tc>
          <w:tcPr>
            <w:tcW w:w="992" w:type="dxa"/>
          </w:tcPr>
          <w:p w14:paraId="0C0D3026" w14:textId="77777777" w:rsidR="008B5311" w:rsidRDefault="008B5311" w:rsidP="00691770">
            <w:pPr>
              <w:keepNext/>
            </w:pPr>
            <w:r>
              <w:rPr>
                <w:b/>
              </w:rPr>
              <w:t>Priority</w:t>
            </w:r>
          </w:p>
          <w:p w14:paraId="70FCE7EF" w14:textId="77777777" w:rsidR="008B5311" w:rsidRDefault="008B5311" w:rsidP="00691770">
            <w:pPr>
              <w:pStyle w:val="figura"/>
              <w:spacing w:before="0"/>
              <w:jc w:val="left"/>
            </w:pPr>
            <w:r>
              <w:t>M</w:t>
            </w:r>
          </w:p>
        </w:tc>
        <w:tc>
          <w:tcPr>
            <w:tcW w:w="992" w:type="dxa"/>
            <w:vMerge w:val="restart"/>
          </w:tcPr>
          <w:p w14:paraId="315ABCA1" w14:textId="77777777" w:rsidR="008B5311" w:rsidRDefault="008B5311" w:rsidP="00691770">
            <w:pPr>
              <w:pStyle w:val="Sottoparagrafo"/>
              <w:spacing w:before="0" w:after="0"/>
              <w:rPr>
                <w:bCs/>
              </w:rPr>
            </w:pPr>
            <w:r>
              <w:rPr>
                <w:bCs/>
              </w:rPr>
              <w:t>Source</w:t>
            </w:r>
          </w:p>
          <w:p w14:paraId="01032942" w14:textId="77777777" w:rsidR="008B5311" w:rsidRDefault="008B5311" w:rsidP="00691770">
            <w:pPr>
              <w:keepNext/>
            </w:pPr>
            <w:r>
              <w:t>R&amp;D</w:t>
            </w:r>
            <w:r>
              <w:br/>
            </w:r>
          </w:p>
        </w:tc>
      </w:tr>
      <w:tr w:rsidR="008B5311" w14:paraId="5CC31831" w14:textId="77777777" w:rsidTr="00691770">
        <w:trPr>
          <w:cantSplit/>
        </w:trPr>
        <w:tc>
          <w:tcPr>
            <w:tcW w:w="1276" w:type="dxa"/>
          </w:tcPr>
          <w:p w14:paraId="06464B41" w14:textId="77777777" w:rsidR="008B5311" w:rsidRDefault="008B5311" w:rsidP="008B5311">
            <w:pPr>
              <w:keepNext/>
              <w:tabs>
                <w:tab w:val="left" w:pos="5660"/>
                <w:tab w:val="left" w:pos="6820"/>
              </w:tabs>
              <w:rPr>
                <w:rFonts w:cs="Arial"/>
              </w:rPr>
            </w:pPr>
            <w:r>
              <w:rPr>
                <w:rFonts w:cs="Arial"/>
              </w:rPr>
              <w:t>NFR_O_2</w:t>
            </w:r>
          </w:p>
        </w:tc>
        <w:tc>
          <w:tcPr>
            <w:tcW w:w="6379" w:type="dxa"/>
          </w:tcPr>
          <w:p w14:paraId="51C1B82E" w14:textId="77777777" w:rsidR="008B5311" w:rsidRDefault="008B5311" w:rsidP="008B531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Manufacturing</w:t>
            </w:r>
          </w:p>
          <w:p w14:paraId="0FC3A610" w14:textId="77777777" w:rsidR="008B5311" w:rsidRDefault="008B5311" w:rsidP="008B5311">
            <w:pPr>
              <w:autoSpaceDE w:val="0"/>
              <w:autoSpaceDN w:val="0"/>
              <w:adjustRightInd w:val="0"/>
              <w:rPr>
                <w:b/>
                <w:lang w:val="en-US"/>
              </w:rPr>
            </w:pPr>
            <w:r>
              <w:rPr>
                <w:rFonts w:ascii="Helvetica" w:hAnsi="Helvetica" w:cs="Helvetica"/>
                <w:szCs w:val="20"/>
                <w:lang w:val="en-US" w:eastAsia="zh-CN"/>
              </w:rPr>
              <w:t>The manufacturing shall be able to read and write all the parameters of the device.</w:t>
            </w:r>
          </w:p>
        </w:tc>
        <w:tc>
          <w:tcPr>
            <w:tcW w:w="992" w:type="dxa"/>
          </w:tcPr>
          <w:p w14:paraId="5FC6761F" w14:textId="77777777" w:rsidR="008B5311" w:rsidRDefault="008B5311" w:rsidP="00691770">
            <w:pPr>
              <w:keepNext/>
              <w:rPr>
                <w:b/>
              </w:rPr>
            </w:pPr>
            <w:r>
              <w:rPr>
                <w:b/>
              </w:rPr>
              <w:t>Stability</w:t>
            </w:r>
          </w:p>
          <w:p w14:paraId="5BAE79F2" w14:textId="77777777" w:rsidR="008B5311" w:rsidRDefault="008B5311" w:rsidP="00691770">
            <w:pPr>
              <w:pStyle w:val="figura"/>
              <w:spacing w:before="0"/>
              <w:jc w:val="left"/>
            </w:pPr>
            <w:r>
              <w:t>C</w:t>
            </w:r>
          </w:p>
        </w:tc>
        <w:tc>
          <w:tcPr>
            <w:tcW w:w="992" w:type="dxa"/>
            <w:vMerge/>
          </w:tcPr>
          <w:p w14:paraId="4F892E53" w14:textId="77777777" w:rsidR="008B5311" w:rsidRDefault="008B5311" w:rsidP="00691770">
            <w:pPr>
              <w:keepNext/>
            </w:pPr>
          </w:p>
        </w:tc>
      </w:tr>
    </w:tbl>
    <w:p w14:paraId="4383FB2C" w14:textId="77777777" w:rsidR="008B5311" w:rsidRDefault="008B5311">
      <w:pPr>
        <w:rPr>
          <w:color w:val="000000"/>
          <w:lang w:val="en-GB"/>
        </w:rPr>
      </w:pPr>
    </w:p>
    <w:p w14:paraId="3947ABFD" w14:textId="77777777" w:rsidR="008D0D8C" w:rsidRDefault="008D0D8C">
      <w:pPr>
        <w:rPr>
          <w:color w:val="000000"/>
          <w:lang w:val="en-GB"/>
        </w:rPr>
      </w:pPr>
    </w:p>
    <w:p w14:paraId="0D9DDD0F" w14:textId="77777777" w:rsidR="008D0D8C" w:rsidRDefault="008D0D8C">
      <w:pPr>
        <w:rPr>
          <w:color w:val="000000"/>
          <w:lang w:val="en-GB"/>
        </w:rPr>
      </w:pPr>
    </w:p>
    <w:p w14:paraId="7C363B3F" w14:textId="77777777" w:rsidR="00DD1250" w:rsidRDefault="008B5311">
      <w:pPr>
        <w:pStyle w:val="1"/>
      </w:pPr>
      <w:bookmarkStart w:id="22" w:name="_Toc466386093"/>
      <w:r w:rsidRPr="008B5311">
        <w:t>Functional</w:t>
      </w:r>
      <w:r>
        <w:rPr>
          <w:rFonts w:ascii="Helvetica-Bold" w:hAnsi="Helvetica-Bold" w:cs="Helvetica-Bold"/>
          <w:b w:val="0"/>
          <w:bCs w:val="0"/>
          <w:szCs w:val="20"/>
          <w:lang w:val="en-US" w:eastAsia="zh-CN"/>
        </w:rPr>
        <w:t xml:space="preserve"> </w:t>
      </w:r>
      <w:r w:rsidR="00747AF0">
        <w:t>R</w:t>
      </w:r>
      <w:r w:rsidRPr="008B5311">
        <w:t>equirements</w:t>
      </w:r>
      <w:bookmarkEnd w:id="22"/>
    </w:p>
    <w:p w14:paraId="478BE5EF" w14:textId="77777777" w:rsidR="008C737D" w:rsidRDefault="00F01D11" w:rsidP="008C737D">
      <w:pPr>
        <w:pStyle w:val="2"/>
        <w:rPr>
          <w:lang w:val="en-GB"/>
        </w:rPr>
      </w:pPr>
      <w:bookmarkStart w:id="23" w:name="_Toc466386094"/>
      <w:r>
        <w:rPr>
          <w:lang w:val="en-GB"/>
        </w:rPr>
        <w:t>General</w:t>
      </w:r>
      <w:bookmarkEnd w:id="23"/>
    </w:p>
    <w:p w14:paraId="5D00DA03"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5A72CC0B" w14:textId="77777777" w:rsidTr="00691770">
        <w:trPr>
          <w:cantSplit/>
          <w:trHeight w:val="519"/>
          <w:tblHeader/>
        </w:trPr>
        <w:tc>
          <w:tcPr>
            <w:tcW w:w="1276" w:type="dxa"/>
          </w:tcPr>
          <w:p w14:paraId="04B89D47" w14:textId="77777777" w:rsidR="008C737D" w:rsidRDefault="008C737D" w:rsidP="00691770">
            <w:pPr>
              <w:pStyle w:val="Sottoparagrafo"/>
              <w:spacing w:before="0" w:after="0"/>
              <w:rPr>
                <w:bCs/>
              </w:rPr>
            </w:pPr>
            <w:r>
              <w:rPr>
                <w:bCs/>
              </w:rPr>
              <w:t>Ident.</w:t>
            </w:r>
          </w:p>
        </w:tc>
        <w:tc>
          <w:tcPr>
            <w:tcW w:w="6379" w:type="dxa"/>
          </w:tcPr>
          <w:p w14:paraId="39766DC2" w14:textId="77777777" w:rsidR="008C737D" w:rsidRDefault="008C737D" w:rsidP="00691770">
            <w:pPr>
              <w:pStyle w:val="Sottoparagrafo"/>
              <w:spacing w:before="0" w:after="0"/>
              <w:rPr>
                <w:bCs/>
              </w:rPr>
            </w:pPr>
            <w:r>
              <w:rPr>
                <w:bCs/>
              </w:rPr>
              <w:t>Definition / Motivation</w:t>
            </w:r>
          </w:p>
        </w:tc>
        <w:tc>
          <w:tcPr>
            <w:tcW w:w="992" w:type="dxa"/>
          </w:tcPr>
          <w:p w14:paraId="0F5D7176" w14:textId="77777777" w:rsidR="008C737D" w:rsidRDefault="008C737D" w:rsidP="00691770">
            <w:pPr>
              <w:keepNext/>
            </w:pPr>
            <w:r>
              <w:rPr>
                <w:b/>
              </w:rPr>
              <w:t>Priority</w:t>
            </w:r>
          </w:p>
          <w:p w14:paraId="0ED6885F" w14:textId="77777777" w:rsidR="008C737D" w:rsidRDefault="008C737D" w:rsidP="00691770">
            <w:pPr>
              <w:pStyle w:val="figura"/>
              <w:spacing w:before="0"/>
              <w:jc w:val="left"/>
            </w:pPr>
            <w:r>
              <w:t>M</w:t>
            </w:r>
          </w:p>
        </w:tc>
        <w:tc>
          <w:tcPr>
            <w:tcW w:w="992" w:type="dxa"/>
            <w:vMerge w:val="restart"/>
          </w:tcPr>
          <w:p w14:paraId="573A6972" w14:textId="77777777" w:rsidR="008C737D" w:rsidRDefault="008C737D" w:rsidP="00691770">
            <w:pPr>
              <w:pStyle w:val="Sottoparagrafo"/>
              <w:spacing w:before="0" w:after="0"/>
              <w:rPr>
                <w:bCs/>
              </w:rPr>
            </w:pPr>
            <w:r>
              <w:rPr>
                <w:bCs/>
              </w:rPr>
              <w:t>Source</w:t>
            </w:r>
          </w:p>
          <w:p w14:paraId="76EC1872" w14:textId="77777777" w:rsidR="008C737D" w:rsidRDefault="008C737D" w:rsidP="00691770">
            <w:pPr>
              <w:keepNext/>
            </w:pPr>
            <w:r>
              <w:t>R&amp;D</w:t>
            </w:r>
            <w:r>
              <w:br/>
            </w:r>
          </w:p>
        </w:tc>
      </w:tr>
      <w:tr w:rsidR="008C737D" w14:paraId="20D3C037" w14:textId="77777777" w:rsidTr="00691770">
        <w:trPr>
          <w:cantSplit/>
        </w:trPr>
        <w:tc>
          <w:tcPr>
            <w:tcW w:w="1276" w:type="dxa"/>
          </w:tcPr>
          <w:p w14:paraId="010A9AF1" w14:textId="77777777" w:rsidR="008C737D" w:rsidRDefault="00BE3235" w:rsidP="00691770">
            <w:pPr>
              <w:keepNext/>
              <w:tabs>
                <w:tab w:val="left" w:pos="5660"/>
                <w:tab w:val="left" w:pos="6820"/>
              </w:tabs>
              <w:rPr>
                <w:rFonts w:cs="Arial"/>
              </w:rPr>
            </w:pPr>
            <w:r>
              <w:rPr>
                <w:rFonts w:cs="Arial"/>
              </w:rPr>
              <w:t>FR</w:t>
            </w:r>
            <w:r w:rsidR="008C737D">
              <w:rPr>
                <w:rFonts w:cs="Arial"/>
              </w:rPr>
              <w:t>_</w:t>
            </w:r>
            <w:r w:rsidR="00F01D11">
              <w:rPr>
                <w:rFonts w:cs="Arial"/>
              </w:rPr>
              <w:t>G_</w:t>
            </w:r>
            <w:r w:rsidR="008C737D">
              <w:rPr>
                <w:rFonts w:cs="Arial"/>
              </w:rPr>
              <w:t>1</w:t>
            </w:r>
          </w:p>
        </w:tc>
        <w:tc>
          <w:tcPr>
            <w:tcW w:w="6379" w:type="dxa"/>
          </w:tcPr>
          <w:p w14:paraId="0EE6B3F8" w14:textId="77777777" w:rsidR="008C737D" w:rsidRDefault="00D258CB"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EEP Storage</w:t>
            </w:r>
          </w:p>
          <w:p w14:paraId="4392EF36" w14:textId="77777777" w:rsidR="008C737D" w:rsidRPr="00827231" w:rsidRDefault="008C737D" w:rsidP="00D258CB">
            <w:pPr>
              <w:autoSpaceDE w:val="0"/>
              <w:autoSpaceDN w:val="0"/>
              <w:adjustRightInd w:val="0"/>
              <w:rPr>
                <w:b/>
                <w:lang w:val="en-US"/>
              </w:rPr>
            </w:pPr>
            <w:r>
              <w:rPr>
                <w:rFonts w:ascii="Helvetica" w:hAnsi="Helvetica" w:cs="Helvetica"/>
                <w:szCs w:val="20"/>
                <w:lang w:val="en-US" w:eastAsia="zh-CN"/>
              </w:rPr>
              <w:t xml:space="preserve">All the </w:t>
            </w:r>
            <w:r w:rsidR="00D258CB">
              <w:rPr>
                <w:rFonts w:ascii="Helvetica" w:hAnsi="Helvetica" w:cs="Helvetica"/>
                <w:szCs w:val="20"/>
                <w:lang w:val="en-US" w:eastAsia="zh-CN"/>
              </w:rPr>
              <w:t>configuration parameter shall be stored in EEPROM. The data shall be protected in case of error data.</w:t>
            </w:r>
          </w:p>
        </w:tc>
        <w:tc>
          <w:tcPr>
            <w:tcW w:w="992" w:type="dxa"/>
          </w:tcPr>
          <w:p w14:paraId="76EFBFD8" w14:textId="77777777" w:rsidR="008C737D" w:rsidRDefault="008C737D" w:rsidP="00691770">
            <w:pPr>
              <w:keepNext/>
              <w:rPr>
                <w:b/>
              </w:rPr>
            </w:pPr>
            <w:r>
              <w:rPr>
                <w:b/>
              </w:rPr>
              <w:t>Stability</w:t>
            </w:r>
          </w:p>
          <w:p w14:paraId="669FC617" w14:textId="77777777" w:rsidR="008C737D" w:rsidRDefault="008C737D" w:rsidP="00691770">
            <w:pPr>
              <w:pStyle w:val="figura"/>
              <w:spacing w:before="0"/>
              <w:jc w:val="left"/>
            </w:pPr>
            <w:r>
              <w:t>C</w:t>
            </w:r>
          </w:p>
        </w:tc>
        <w:tc>
          <w:tcPr>
            <w:tcW w:w="992" w:type="dxa"/>
            <w:vMerge/>
          </w:tcPr>
          <w:p w14:paraId="1A7F4DAE" w14:textId="77777777" w:rsidR="008C737D" w:rsidRDefault="008C737D" w:rsidP="00691770">
            <w:pPr>
              <w:keepNext/>
            </w:pPr>
          </w:p>
        </w:tc>
      </w:tr>
    </w:tbl>
    <w:p w14:paraId="7681B3B3" w14:textId="77777777" w:rsidR="008C737D" w:rsidRDefault="008C737D" w:rsidP="008C737D">
      <w:pPr>
        <w:rPr>
          <w:color w:val="000000"/>
          <w:lang w:val="en-GB"/>
        </w:rPr>
      </w:pPr>
    </w:p>
    <w:p w14:paraId="68D7E34B" w14:textId="77777777" w:rsidR="008C737D" w:rsidRDefault="008C737D"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C737D" w14:paraId="1AE60518" w14:textId="77777777" w:rsidTr="00691770">
        <w:trPr>
          <w:cantSplit/>
          <w:trHeight w:val="519"/>
          <w:tblHeader/>
        </w:trPr>
        <w:tc>
          <w:tcPr>
            <w:tcW w:w="1276" w:type="dxa"/>
          </w:tcPr>
          <w:p w14:paraId="3D37AB75" w14:textId="77777777" w:rsidR="008C737D" w:rsidRDefault="008C737D" w:rsidP="00691770">
            <w:pPr>
              <w:pStyle w:val="Sottoparagrafo"/>
              <w:spacing w:before="0" w:after="0"/>
              <w:rPr>
                <w:bCs/>
              </w:rPr>
            </w:pPr>
            <w:r>
              <w:rPr>
                <w:bCs/>
              </w:rPr>
              <w:lastRenderedPageBreak/>
              <w:t>Ident.</w:t>
            </w:r>
          </w:p>
        </w:tc>
        <w:tc>
          <w:tcPr>
            <w:tcW w:w="6379" w:type="dxa"/>
          </w:tcPr>
          <w:p w14:paraId="1BB980F9" w14:textId="77777777" w:rsidR="008C737D" w:rsidRDefault="008C737D" w:rsidP="00691770">
            <w:pPr>
              <w:pStyle w:val="Sottoparagrafo"/>
              <w:spacing w:before="0" w:after="0"/>
              <w:rPr>
                <w:bCs/>
              </w:rPr>
            </w:pPr>
            <w:r>
              <w:rPr>
                <w:bCs/>
              </w:rPr>
              <w:t>Definition / Motivation</w:t>
            </w:r>
          </w:p>
        </w:tc>
        <w:tc>
          <w:tcPr>
            <w:tcW w:w="992" w:type="dxa"/>
          </w:tcPr>
          <w:p w14:paraId="36957F4A" w14:textId="77777777" w:rsidR="008C737D" w:rsidRDefault="008C737D" w:rsidP="00691770">
            <w:pPr>
              <w:keepNext/>
            </w:pPr>
            <w:r>
              <w:rPr>
                <w:b/>
              </w:rPr>
              <w:t>Priority</w:t>
            </w:r>
          </w:p>
          <w:p w14:paraId="20410184" w14:textId="77777777" w:rsidR="008C737D" w:rsidRDefault="008C737D" w:rsidP="00691770">
            <w:pPr>
              <w:pStyle w:val="figura"/>
              <w:spacing w:before="0"/>
              <w:jc w:val="left"/>
            </w:pPr>
            <w:r>
              <w:t>M</w:t>
            </w:r>
          </w:p>
        </w:tc>
        <w:tc>
          <w:tcPr>
            <w:tcW w:w="992" w:type="dxa"/>
            <w:vMerge w:val="restart"/>
          </w:tcPr>
          <w:p w14:paraId="78E3F14D" w14:textId="77777777" w:rsidR="008C737D" w:rsidRDefault="008C737D" w:rsidP="00691770">
            <w:pPr>
              <w:pStyle w:val="Sottoparagrafo"/>
              <w:spacing w:before="0" w:after="0"/>
              <w:rPr>
                <w:bCs/>
              </w:rPr>
            </w:pPr>
            <w:r>
              <w:rPr>
                <w:bCs/>
              </w:rPr>
              <w:t>Source</w:t>
            </w:r>
          </w:p>
          <w:p w14:paraId="5BAD1AB2" w14:textId="77777777" w:rsidR="008C737D" w:rsidRDefault="008C737D" w:rsidP="00691770">
            <w:pPr>
              <w:keepNext/>
            </w:pPr>
            <w:r>
              <w:t>R&amp;D</w:t>
            </w:r>
            <w:r>
              <w:br/>
            </w:r>
          </w:p>
        </w:tc>
      </w:tr>
      <w:tr w:rsidR="008C737D" w14:paraId="3246DA12" w14:textId="77777777" w:rsidTr="00691770">
        <w:trPr>
          <w:cantSplit/>
        </w:trPr>
        <w:tc>
          <w:tcPr>
            <w:tcW w:w="1276" w:type="dxa"/>
          </w:tcPr>
          <w:p w14:paraId="055E28D0" w14:textId="77777777" w:rsidR="008C737D" w:rsidRDefault="00BE3235" w:rsidP="00691770">
            <w:pPr>
              <w:keepNext/>
              <w:tabs>
                <w:tab w:val="left" w:pos="5660"/>
                <w:tab w:val="left" w:pos="6820"/>
              </w:tabs>
              <w:rPr>
                <w:rFonts w:cs="Arial"/>
              </w:rPr>
            </w:pPr>
            <w:r>
              <w:rPr>
                <w:rFonts w:cs="Arial"/>
              </w:rPr>
              <w:t>FR</w:t>
            </w:r>
            <w:r w:rsidR="00F01D11">
              <w:rPr>
                <w:rFonts w:cs="Arial"/>
              </w:rPr>
              <w:t>_G</w:t>
            </w:r>
            <w:r w:rsidR="00A8781D">
              <w:rPr>
                <w:rFonts w:cs="Arial"/>
              </w:rPr>
              <w:t>_2</w:t>
            </w:r>
          </w:p>
        </w:tc>
        <w:tc>
          <w:tcPr>
            <w:tcW w:w="6379" w:type="dxa"/>
          </w:tcPr>
          <w:p w14:paraId="085064CB" w14:textId="77777777" w:rsidR="008C737D" w:rsidRDefault="008C737D" w:rsidP="00691770">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Write protection</w:t>
            </w:r>
          </w:p>
          <w:p w14:paraId="0F378030" w14:textId="77777777" w:rsidR="00EC4762" w:rsidRPr="00EC4762" w:rsidRDefault="00D258CB" w:rsidP="00D258CB">
            <w:pPr>
              <w:autoSpaceDE w:val="0"/>
              <w:autoSpaceDN w:val="0"/>
              <w:adjustRightInd w:val="0"/>
              <w:rPr>
                <w:b/>
                <w:lang w:val="en-US"/>
              </w:rPr>
            </w:pPr>
            <w:r>
              <w:rPr>
                <w:rFonts w:ascii="Helvetica" w:hAnsi="Helvetica" w:cs="Helvetica"/>
                <w:szCs w:val="20"/>
                <w:lang w:val="en-US" w:eastAsia="zh-CN"/>
              </w:rPr>
              <w:t>The system could be configured as write-protected after the data is change.</w:t>
            </w:r>
          </w:p>
        </w:tc>
        <w:tc>
          <w:tcPr>
            <w:tcW w:w="992" w:type="dxa"/>
          </w:tcPr>
          <w:p w14:paraId="5F3D6D01" w14:textId="77777777" w:rsidR="008C737D" w:rsidRDefault="008C737D" w:rsidP="00691770">
            <w:pPr>
              <w:keepNext/>
              <w:rPr>
                <w:b/>
              </w:rPr>
            </w:pPr>
            <w:r>
              <w:rPr>
                <w:b/>
              </w:rPr>
              <w:t>Stability</w:t>
            </w:r>
          </w:p>
          <w:p w14:paraId="528BA8B6" w14:textId="77777777" w:rsidR="008C737D" w:rsidRDefault="008C737D" w:rsidP="00691770">
            <w:pPr>
              <w:pStyle w:val="figura"/>
              <w:spacing w:before="0"/>
              <w:jc w:val="left"/>
            </w:pPr>
            <w:r>
              <w:t>C</w:t>
            </w:r>
          </w:p>
        </w:tc>
        <w:tc>
          <w:tcPr>
            <w:tcW w:w="992" w:type="dxa"/>
            <w:vMerge/>
          </w:tcPr>
          <w:p w14:paraId="52D436CB" w14:textId="77777777" w:rsidR="008C737D" w:rsidRDefault="008C737D" w:rsidP="00691770">
            <w:pPr>
              <w:keepNext/>
            </w:pPr>
          </w:p>
        </w:tc>
      </w:tr>
    </w:tbl>
    <w:p w14:paraId="6328B396" w14:textId="77777777" w:rsidR="00217B27" w:rsidRDefault="00217B27" w:rsidP="005A6683">
      <w:pPr>
        <w:rPr>
          <w:lang w:val="en-GB"/>
        </w:rPr>
      </w:pPr>
    </w:p>
    <w:p w14:paraId="2B7E7389" w14:textId="77777777" w:rsidR="00217B27" w:rsidRDefault="00217B27" w:rsidP="005A6683">
      <w:pPr>
        <w:rPr>
          <w:lang w:val="en-GB"/>
        </w:rPr>
      </w:pPr>
    </w:p>
    <w:p w14:paraId="16BD5CA2" w14:textId="77777777" w:rsidR="008E3EAA" w:rsidRDefault="008E3EAA"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267FEB8" w14:textId="77777777" w:rsidTr="007642DD">
        <w:trPr>
          <w:cantSplit/>
          <w:trHeight w:val="519"/>
          <w:tblHeader/>
        </w:trPr>
        <w:tc>
          <w:tcPr>
            <w:tcW w:w="1276" w:type="dxa"/>
          </w:tcPr>
          <w:p w14:paraId="79978066" w14:textId="77777777" w:rsidR="00572D85" w:rsidRPr="00701683" w:rsidRDefault="00572D85" w:rsidP="007642DD">
            <w:pPr>
              <w:pStyle w:val="Sottoparagrafo"/>
              <w:spacing w:before="0" w:after="0"/>
              <w:rPr>
                <w:bCs/>
              </w:rPr>
            </w:pPr>
            <w:r w:rsidRPr="00701683">
              <w:rPr>
                <w:bCs/>
              </w:rPr>
              <w:t>Ident.</w:t>
            </w:r>
          </w:p>
        </w:tc>
        <w:tc>
          <w:tcPr>
            <w:tcW w:w="6379" w:type="dxa"/>
          </w:tcPr>
          <w:p w14:paraId="4425C92F"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78A3DAED" w14:textId="77777777" w:rsidR="00572D85" w:rsidRPr="00701683" w:rsidRDefault="00572D85" w:rsidP="007642DD">
            <w:pPr>
              <w:keepNext/>
            </w:pPr>
            <w:r w:rsidRPr="00701683">
              <w:rPr>
                <w:b/>
              </w:rPr>
              <w:t>Priority</w:t>
            </w:r>
          </w:p>
          <w:p w14:paraId="4112A18C" w14:textId="77777777" w:rsidR="00572D85" w:rsidRPr="00701683" w:rsidRDefault="00572D85" w:rsidP="007642DD">
            <w:pPr>
              <w:pStyle w:val="figura"/>
              <w:spacing w:before="0"/>
              <w:jc w:val="left"/>
            </w:pPr>
            <w:r w:rsidRPr="00701683">
              <w:t>M</w:t>
            </w:r>
          </w:p>
        </w:tc>
        <w:tc>
          <w:tcPr>
            <w:tcW w:w="992" w:type="dxa"/>
            <w:vMerge w:val="restart"/>
          </w:tcPr>
          <w:p w14:paraId="02CC3D9F" w14:textId="77777777" w:rsidR="00572D85" w:rsidRPr="00701683" w:rsidRDefault="00572D85" w:rsidP="007642DD">
            <w:pPr>
              <w:pStyle w:val="Sottoparagrafo"/>
              <w:spacing w:before="0" w:after="0"/>
              <w:rPr>
                <w:bCs/>
              </w:rPr>
            </w:pPr>
            <w:r w:rsidRPr="00701683">
              <w:rPr>
                <w:bCs/>
              </w:rPr>
              <w:t>Source</w:t>
            </w:r>
          </w:p>
          <w:p w14:paraId="7064B45B" w14:textId="77777777" w:rsidR="00572D85" w:rsidRPr="00701683" w:rsidRDefault="00572D85" w:rsidP="007642DD">
            <w:pPr>
              <w:keepNext/>
            </w:pPr>
            <w:r w:rsidRPr="00701683">
              <w:t>R&amp;D</w:t>
            </w:r>
            <w:r w:rsidRPr="00701683">
              <w:br/>
            </w:r>
          </w:p>
        </w:tc>
      </w:tr>
      <w:tr w:rsidR="00572D85" w:rsidRPr="00701683" w14:paraId="6550E813" w14:textId="77777777" w:rsidTr="007642DD">
        <w:trPr>
          <w:cantSplit/>
        </w:trPr>
        <w:tc>
          <w:tcPr>
            <w:tcW w:w="1276" w:type="dxa"/>
          </w:tcPr>
          <w:p w14:paraId="4AA3CCC2" w14:textId="7E813CB9" w:rsidR="00572D85" w:rsidRPr="00701683" w:rsidRDefault="00572D85" w:rsidP="000315B7">
            <w:pPr>
              <w:keepNext/>
              <w:tabs>
                <w:tab w:val="left" w:pos="5660"/>
                <w:tab w:val="left" w:pos="6820"/>
              </w:tabs>
              <w:rPr>
                <w:rFonts w:cs="Arial"/>
              </w:rPr>
            </w:pPr>
            <w:r>
              <w:rPr>
                <w:rFonts w:cs="Arial"/>
              </w:rPr>
              <w:t>FR</w:t>
            </w:r>
            <w:r w:rsidRPr="00701683">
              <w:rPr>
                <w:rFonts w:cs="Arial"/>
              </w:rPr>
              <w:t>_</w:t>
            </w:r>
            <w:r w:rsidR="008F0BFD">
              <w:rPr>
                <w:rFonts w:cs="Arial"/>
              </w:rPr>
              <w:t>G_</w:t>
            </w:r>
            <w:r w:rsidR="000315B7">
              <w:rPr>
                <w:rFonts w:cs="Arial"/>
              </w:rPr>
              <w:t>3</w:t>
            </w:r>
          </w:p>
        </w:tc>
        <w:tc>
          <w:tcPr>
            <w:tcW w:w="6379" w:type="dxa"/>
          </w:tcPr>
          <w:p w14:paraId="08F3083F" w14:textId="77777777" w:rsidR="00572D85" w:rsidRPr="00701683" w:rsidRDefault="00D258CB"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RTC</w:t>
            </w:r>
          </w:p>
          <w:p w14:paraId="6E8FFD39" w14:textId="77777777" w:rsidR="00572D85" w:rsidRDefault="00572D85" w:rsidP="00D258CB">
            <w:pPr>
              <w:autoSpaceDE w:val="0"/>
              <w:autoSpaceDN w:val="0"/>
              <w:adjustRightInd w:val="0"/>
              <w:rPr>
                <w:rFonts w:ascii="Helvetica" w:hAnsi="Helvetica" w:cs="Helvetica"/>
                <w:szCs w:val="20"/>
                <w:lang w:val="en-US" w:eastAsia="zh-CN"/>
              </w:rPr>
            </w:pPr>
            <w:r w:rsidRPr="00701683">
              <w:rPr>
                <w:lang w:eastAsia="zh-CN"/>
              </w:rPr>
              <w:t xml:space="preserve">Shall </w:t>
            </w:r>
            <w:r w:rsidR="00D258CB">
              <w:rPr>
                <w:lang w:eastAsia="zh-CN"/>
              </w:rPr>
              <w:t>enable the RTC and revord the RTC time in data log</w:t>
            </w:r>
            <w:r w:rsidRPr="00F01D11">
              <w:rPr>
                <w:rFonts w:ascii="Helvetica" w:hAnsi="Helvetica" w:cs="Helvetica"/>
                <w:szCs w:val="20"/>
                <w:lang w:val="en-US" w:eastAsia="zh-CN"/>
              </w:rPr>
              <w:t xml:space="preserve"> </w:t>
            </w:r>
          </w:p>
          <w:p w14:paraId="24F27795" w14:textId="77777777" w:rsidR="00612213" w:rsidRPr="00F01D11" w:rsidRDefault="00612213" w:rsidP="00D258C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The RTC</w:t>
            </w:r>
            <w:r>
              <w:rPr>
                <w:rFonts w:ascii="Helvetica" w:hAnsi="Helvetica" w:cs="Helvetica" w:hint="eastAsia"/>
                <w:szCs w:val="20"/>
                <w:lang w:val="en-US" w:eastAsia="zh-CN"/>
              </w:rPr>
              <w:t xml:space="preserve"> shall be able to be configured outside.</w:t>
            </w:r>
          </w:p>
        </w:tc>
        <w:tc>
          <w:tcPr>
            <w:tcW w:w="992" w:type="dxa"/>
          </w:tcPr>
          <w:p w14:paraId="04E25CFC" w14:textId="77777777" w:rsidR="00572D85" w:rsidRPr="00701683" w:rsidRDefault="00572D85" w:rsidP="007642DD">
            <w:pPr>
              <w:keepNext/>
              <w:rPr>
                <w:b/>
              </w:rPr>
            </w:pPr>
            <w:r w:rsidRPr="00701683">
              <w:rPr>
                <w:b/>
              </w:rPr>
              <w:t>Stability</w:t>
            </w:r>
          </w:p>
          <w:p w14:paraId="7B15D874" w14:textId="77777777" w:rsidR="00572D85" w:rsidRPr="00701683" w:rsidRDefault="00572D85" w:rsidP="007642DD">
            <w:pPr>
              <w:pStyle w:val="figura"/>
              <w:spacing w:before="0"/>
              <w:jc w:val="left"/>
            </w:pPr>
            <w:r w:rsidRPr="00701683">
              <w:t>C</w:t>
            </w:r>
          </w:p>
        </w:tc>
        <w:tc>
          <w:tcPr>
            <w:tcW w:w="992" w:type="dxa"/>
            <w:vMerge/>
          </w:tcPr>
          <w:p w14:paraId="101DE117" w14:textId="77777777" w:rsidR="00572D85" w:rsidRPr="00701683" w:rsidRDefault="00572D85" w:rsidP="007642DD">
            <w:pPr>
              <w:keepNext/>
            </w:pPr>
          </w:p>
        </w:tc>
      </w:tr>
    </w:tbl>
    <w:p w14:paraId="6BE40DFF" w14:textId="77777777" w:rsidR="00572D85" w:rsidRDefault="00572D85"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72D85" w:rsidRPr="00701683" w14:paraId="6C6DA706" w14:textId="77777777" w:rsidTr="007642DD">
        <w:trPr>
          <w:cantSplit/>
          <w:trHeight w:val="519"/>
          <w:tblHeader/>
        </w:trPr>
        <w:tc>
          <w:tcPr>
            <w:tcW w:w="1276" w:type="dxa"/>
          </w:tcPr>
          <w:p w14:paraId="26F9DB76" w14:textId="77777777" w:rsidR="00572D85" w:rsidRPr="00701683" w:rsidRDefault="00572D85" w:rsidP="007642DD">
            <w:pPr>
              <w:pStyle w:val="Sottoparagrafo"/>
              <w:spacing w:before="0" w:after="0"/>
              <w:rPr>
                <w:bCs/>
              </w:rPr>
            </w:pPr>
            <w:r w:rsidRPr="00701683">
              <w:rPr>
                <w:bCs/>
              </w:rPr>
              <w:t>Ident.</w:t>
            </w:r>
          </w:p>
        </w:tc>
        <w:tc>
          <w:tcPr>
            <w:tcW w:w="6379" w:type="dxa"/>
          </w:tcPr>
          <w:p w14:paraId="5A650007" w14:textId="77777777" w:rsidR="00572D85" w:rsidRPr="00701683" w:rsidRDefault="00572D85" w:rsidP="007642DD">
            <w:pPr>
              <w:pStyle w:val="Sottoparagrafo"/>
              <w:spacing w:before="0" w:after="0"/>
              <w:rPr>
                <w:bCs/>
              </w:rPr>
            </w:pPr>
            <w:r w:rsidRPr="00701683">
              <w:rPr>
                <w:bCs/>
              </w:rPr>
              <w:t>Definition / Motivation</w:t>
            </w:r>
          </w:p>
        </w:tc>
        <w:tc>
          <w:tcPr>
            <w:tcW w:w="992" w:type="dxa"/>
          </w:tcPr>
          <w:p w14:paraId="6FBEF54A" w14:textId="77777777" w:rsidR="00572D85" w:rsidRPr="00701683" w:rsidRDefault="00572D85" w:rsidP="007642DD">
            <w:pPr>
              <w:keepNext/>
            </w:pPr>
            <w:r w:rsidRPr="00701683">
              <w:rPr>
                <w:b/>
              </w:rPr>
              <w:t>Priority</w:t>
            </w:r>
          </w:p>
          <w:p w14:paraId="0BD5158B" w14:textId="77777777" w:rsidR="00572D85" w:rsidRPr="00701683" w:rsidRDefault="00572D85" w:rsidP="007642DD">
            <w:pPr>
              <w:pStyle w:val="figura"/>
              <w:spacing w:before="0"/>
              <w:jc w:val="left"/>
            </w:pPr>
            <w:r w:rsidRPr="00701683">
              <w:t>M</w:t>
            </w:r>
          </w:p>
        </w:tc>
        <w:tc>
          <w:tcPr>
            <w:tcW w:w="992" w:type="dxa"/>
            <w:vMerge w:val="restart"/>
          </w:tcPr>
          <w:p w14:paraId="08A81A24" w14:textId="77777777" w:rsidR="00572D85" w:rsidRPr="00701683" w:rsidRDefault="00572D85" w:rsidP="007642DD">
            <w:pPr>
              <w:pStyle w:val="Sottoparagrafo"/>
              <w:spacing w:before="0" w:after="0"/>
              <w:rPr>
                <w:bCs/>
              </w:rPr>
            </w:pPr>
            <w:r w:rsidRPr="00701683">
              <w:rPr>
                <w:bCs/>
              </w:rPr>
              <w:t>Source</w:t>
            </w:r>
          </w:p>
          <w:p w14:paraId="33FF83BD" w14:textId="77777777" w:rsidR="00572D85" w:rsidRPr="00701683" w:rsidRDefault="00572D85" w:rsidP="007642DD">
            <w:pPr>
              <w:keepNext/>
            </w:pPr>
            <w:r w:rsidRPr="00701683">
              <w:t>R&amp;D</w:t>
            </w:r>
            <w:r w:rsidRPr="00701683">
              <w:br/>
            </w:r>
          </w:p>
        </w:tc>
      </w:tr>
      <w:tr w:rsidR="00572D85" w:rsidRPr="00701683" w14:paraId="7213F7D4" w14:textId="77777777" w:rsidTr="007642DD">
        <w:trPr>
          <w:cantSplit/>
        </w:trPr>
        <w:tc>
          <w:tcPr>
            <w:tcW w:w="1276" w:type="dxa"/>
          </w:tcPr>
          <w:p w14:paraId="45AD8851" w14:textId="3F038D34" w:rsidR="00572D85" w:rsidRPr="00701683" w:rsidRDefault="00572D85" w:rsidP="000315B7">
            <w:pPr>
              <w:keepNext/>
              <w:tabs>
                <w:tab w:val="left" w:pos="5660"/>
                <w:tab w:val="left" w:pos="6820"/>
              </w:tabs>
              <w:rPr>
                <w:rFonts w:cs="Arial"/>
              </w:rPr>
            </w:pPr>
            <w:r>
              <w:rPr>
                <w:rFonts w:cs="Arial"/>
              </w:rPr>
              <w:t>FR</w:t>
            </w:r>
            <w:r w:rsidR="00F01D11">
              <w:rPr>
                <w:rFonts w:cs="Arial"/>
              </w:rPr>
              <w:t>_G</w:t>
            </w:r>
            <w:r w:rsidRPr="00701683">
              <w:rPr>
                <w:rFonts w:cs="Arial"/>
              </w:rPr>
              <w:t>_</w:t>
            </w:r>
            <w:r w:rsidR="000315B7">
              <w:rPr>
                <w:rFonts w:cs="Arial"/>
              </w:rPr>
              <w:t>4</w:t>
            </w:r>
          </w:p>
        </w:tc>
        <w:tc>
          <w:tcPr>
            <w:tcW w:w="6379" w:type="dxa"/>
          </w:tcPr>
          <w:p w14:paraId="2D535E13" w14:textId="77777777" w:rsidR="00572D85" w:rsidRPr="00701683" w:rsidRDefault="00572D85" w:rsidP="007642D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CPU Load</w:t>
            </w:r>
          </w:p>
          <w:p w14:paraId="724CBFCA" w14:textId="77777777" w:rsidR="00572D85" w:rsidRPr="00F01D11" w:rsidRDefault="00572D85" w:rsidP="00F01D11">
            <w:pPr>
              <w:autoSpaceDE w:val="0"/>
              <w:autoSpaceDN w:val="0"/>
              <w:adjustRightInd w:val="0"/>
              <w:rPr>
                <w:rFonts w:ascii="Helvetica" w:hAnsi="Helvetica" w:cs="Helvetica"/>
                <w:szCs w:val="20"/>
                <w:lang w:val="en-US" w:eastAsia="zh-CN"/>
              </w:rPr>
            </w:pPr>
            <w:r w:rsidRPr="00F01D11">
              <w:rPr>
                <w:lang w:val="en-US" w:eastAsia="zh-CN"/>
              </w:rPr>
              <w:t>Shall calculate CPU Load during</w:t>
            </w:r>
            <w:r w:rsidRPr="00F01D11">
              <w:rPr>
                <w:rFonts w:hint="eastAsia"/>
                <w:lang w:val="en-US" w:eastAsia="zh-CN"/>
              </w:rPr>
              <w:t xml:space="preserve"> </w:t>
            </w:r>
            <w:r w:rsidRPr="00F01D11">
              <w:rPr>
                <w:lang w:val="en-US" w:eastAsia="zh-CN"/>
              </w:rPr>
              <w:t>run-time</w:t>
            </w:r>
            <w:r w:rsidR="007D485B">
              <w:rPr>
                <w:lang w:val="en-US" w:eastAsia="zh-CN"/>
              </w:rPr>
              <w:t>.</w:t>
            </w:r>
          </w:p>
        </w:tc>
        <w:tc>
          <w:tcPr>
            <w:tcW w:w="992" w:type="dxa"/>
          </w:tcPr>
          <w:p w14:paraId="05668DC4" w14:textId="77777777" w:rsidR="00572D85" w:rsidRPr="00701683" w:rsidRDefault="00572D85" w:rsidP="007642DD">
            <w:pPr>
              <w:keepNext/>
              <w:rPr>
                <w:b/>
              </w:rPr>
            </w:pPr>
            <w:r w:rsidRPr="00701683">
              <w:rPr>
                <w:b/>
              </w:rPr>
              <w:t>Stability</w:t>
            </w:r>
          </w:p>
          <w:p w14:paraId="4A59428A" w14:textId="77777777" w:rsidR="00572D85" w:rsidRPr="00701683" w:rsidRDefault="00572D85" w:rsidP="007642DD">
            <w:pPr>
              <w:pStyle w:val="figura"/>
              <w:spacing w:before="0"/>
              <w:jc w:val="left"/>
            </w:pPr>
            <w:r w:rsidRPr="00701683">
              <w:t>C</w:t>
            </w:r>
          </w:p>
        </w:tc>
        <w:tc>
          <w:tcPr>
            <w:tcW w:w="992" w:type="dxa"/>
            <w:vMerge/>
          </w:tcPr>
          <w:p w14:paraId="5D5A73A9" w14:textId="77777777" w:rsidR="00572D85" w:rsidRPr="00701683" w:rsidRDefault="00572D85" w:rsidP="007642DD">
            <w:pPr>
              <w:keepNext/>
            </w:pPr>
          </w:p>
        </w:tc>
      </w:tr>
    </w:tbl>
    <w:p w14:paraId="03176D44" w14:textId="77777777" w:rsidR="00EE57C6" w:rsidRDefault="00EE57C6" w:rsidP="008E3EAA">
      <w:pPr>
        <w:rPr>
          <w:lang w:val="fr-FR"/>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3EAA" w:rsidRPr="00827231" w14:paraId="2A029ACA" w14:textId="77777777" w:rsidTr="008E3EAA">
        <w:trPr>
          <w:cantSplit/>
          <w:trHeight w:val="519"/>
          <w:tblHeader/>
        </w:trPr>
        <w:tc>
          <w:tcPr>
            <w:tcW w:w="1276" w:type="dxa"/>
          </w:tcPr>
          <w:p w14:paraId="34C776E3" w14:textId="77777777" w:rsidR="008E3EAA" w:rsidRPr="00827231" w:rsidRDefault="008E3EAA" w:rsidP="008E3EAA">
            <w:pPr>
              <w:pStyle w:val="Sottoparagrafo"/>
              <w:spacing w:before="0" w:after="0"/>
              <w:rPr>
                <w:bCs/>
              </w:rPr>
            </w:pPr>
            <w:r w:rsidRPr="00827231">
              <w:rPr>
                <w:bCs/>
              </w:rPr>
              <w:t>Ident.</w:t>
            </w:r>
          </w:p>
        </w:tc>
        <w:tc>
          <w:tcPr>
            <w:tcW w:w="6379" w:type="dxa"/>
          </w:tcPr>
          <w:p w14:paraId="6328AA3F" w14:textId="77777777" w:rsidR="008E3EAA" w:rsidRPr="00827231" w:rsidRDefault="008E3EAA" w:rsidP="008E3EAA">
            <w:pPr>
              <w:pStyle w:val="Sottoparagrafo"/>
              <w:spacing w:before="0" w:after="0"/>
              <w:rPr>
                <w:bCs/>
              </w:rPr>
            </w:pPr>
            <w:r w:rsidRPr="00827231">
              <w:rPr>
                <w:bCs/>
              </w:rPr>
              <w:t>Definition / Motivation</w:t>
            </w:r>
          </w:p>
        </w:tc>
        <w:tc>
          <w:tcPr>
            <w:tcW w:w="992" w:type="dxa"/>
          </w:tcPr>
          <w:p w14:paraId="2A18242E" w14:textId="77777777" w:rsidR="008E3EAA" w:rsidRPr="00827231" w:rsidRDefault="008E3EAA" w:rsidP="008E3EAA">
            <w:pPr>
              <w:keepNext/>
            </w:pPr>
            <w:r w:rsidRPr="00827231">
              <w:rPr>
                <w:b/>
              </w:rPr>
              <w:t>Priority</w:t>
            </w:r>
          </w:p>
          <w:p w14:paraId="7B30C4C3" w14:textId="77777777" w:rsidR="008E3EAA" w:rsidRPr="00827231" w:rsidRDefault="008E3EAA" w:rsidP="008E3EAA">
            <w:pPr>
              <w:pStyle w:val="figura"/>
              <w:spacing w:before="0"/>
              <w:jc w:val="left"/>
            </w:pPr>
            <w:r w:rsidRPr="00827231">
              <w:t>M</w:t>
            </w:r>
          </w:p>
        </w:tc>
        <w:tc>
          <w:tcPr>
            <w:tcW w:w="992" w:type="dxa"/>
            <w:vMerge w:val="restart"/>
          </w:tcPr>
          <w:p w14:paraId="18F954B1" w14:textId="77777777" w:rsidR="008E3EAA" w:rsidRPr="00827231" w:rsidRDefault="008E3EAA" w:rsidP="008E3EAA">
            <w:pPr>
              <w:pStyle w:val="Sottoparagrafo"/>
              <w:spacing w:before="0" w:after="0"/>
              <w:rPr>
                <w:bCs/>
              </w:rPr>
            </w:pPr>
            <w:r w:rsidRPr="00827231">
              <w:rPr>
                <w:bCs/>
              </w:rPr>
              <w:t>Source</w:t>
            </w:r>
          </w:p>
          <w:p w14:paraId="3032DADA" w14:textId="77777777" w:rsidR="008E3EAA" w:rsidRPr="00827231" w:rsidRDefault="008E3EAA" w:rsidP="008E3EAA">
            <w:pPr>
              <w:keepNext/>
            </w:pPr>
            <w:r w:rsidRPr="00827231">
              <w:t>R&amp;D</w:t>
            </w:r>
            <w:r w:rsidRPr="00827231">
              <w:br/>
            </w:r>
          </w:p>
        </w:tc>
      </w:tr>
      <w:tr w:rsidR="008E3EAA" w:rsidRPr="00827231" w14:paraId="6AC87931" w14:textId="77777777" w:rsidTr="008E3EAA">
        <w:trPr>
          <w:cantSplit/>
        </w:trPr>
        <w:tc>
          <w:tcPr>
            <w:tcW w:w="1276" w:type="dxa"/>
          </w:tcPr>
          <w:p w14:paraId="40F8F6B3" w14:textId="77777777" w:rsidR="008E3EAA" w:rsidRPr="00827231" w:rsidRDefault="008E3EAA" w:rsidP="00A8781D">
            <w:pPr>
              <w:keepNext/>
              <w:tabs>
                <w:tab w:val="left" w:pos="5660"/>
                <w:tab w:val="left" w:pos="6820"/>
              </w:tabs>
              <w:rPr>
                <w:rFonts w:cs="Arial"/>
              </w:rPr>
            </w:pPr>
            <w:r w:rsidRPr="00827231">
              <w:rPr>
                <w:rFonts w:cs="Arial"/>
              </w:rPr>
              <w:t>FR</w:t>
            </w:r>
            <w:r w:rsidR="00F01D11">
              <w:rPr>
                <w:rFonts w:cs="Arial"/>
              </w:rPr>
              <w:t>_G</w:t>
            </w:r>
            <w:r w:rsidRPr="00827231">
              <w:rPr>
                <w:rFonts w:cs="Arial"/>
              </w:rPr>
              <w:t>_</w:t>
            </w:r>
            <w:r w:rsidR="00A8781D">
              <w:rPr>
                <w:rFonts w:cs="Arial"/>
              </w:rPr>
              <w:t>6</w:t>
            </w:r>
          </w:p>
        </w:tc>
        <w:tc>
          <w:tcPr>
            <w:tcW w:w="6379" w:type="dxa"/>
          </w:tcPr>
          <w:p w14:paraId="2A1CF729" w14:textId="77777777" w:rsidR="00701683" w:rsidRPr="00701683" w:rsidRDefault="00701683" w:rsidP="00701683">
            <w:pPr>
              <w:keepNext/>
              <w:keepLines/>
              <w:rPr>
                <w:b/>
              </w:rPr>
            </w:pPr>
            <w:r w:rsidRPr="00701683">
              <w:rPr>
                <w:b/>
              </w:rPr>
              <w:t>Watch Dog</w:t>
            </w:r>
          </w:p>
          <w:p w14:paraId="3442BA56" w14:textId="77777777" w:rsidR="00701683" w:rsidRPr="00701683" w:rsidRDefault="007642DD" w:rsidP="00AA0E20">
            <w:pPr>
              <w:pStyle w:val="ab"/>
              <w:keepNext/>
              <w:keepLines/>
              <w:numPr>
                <w:ilvl w:val="0"/>
                <w:numId w:val="2"/>
              </w:numPr>
              <w:rPr>
                <w:rFonts w:ascii="Helvetica" w:hAnsi="Helvetica" w:cs="Helvetica"/>
                <w:szCs w:val="20"/>
                <w:lang w:eastAsia="zh-CN"/>
              </w:rPr>
            </w:pPr>
            <w:r>
              <w:rPr>
                <w:lang w:eastAsia="zh-CN"/>
              </w:rPr>
              <w:t>Trigger</w:t>
            </w:r>
            <w:r w:rsidR="00330502">
              <w:rPr>
                <w:lang w:eastAsia="zh-CN"/>
              </w:rPr>
              <w:t xml:space="preserve"> HW-WatchDog cyclicall</w:t>
            </w:r>
            <w:r w:rsidR="00701683">
              <w:rPr>
                <w:lang w:eastAsia="zh-CN"/>
              </w:rPr>
              <w:t>y</w:t>
            </w:r>
            <w:r w:rsidR="00B250BE">
              <w:rPr>
                <w:lang w:eastAsia="zh-CN"/>
              </w:rPr>
              <w:t>.</w:t>
            </w:r>
          </w:p>
          <w:p w14:paraId="7EF331EE" w14:textId="77777777" w:rsidR="00372427" w:rsidRPr="00372427" w:rsidRDefault="00A62F66" w:rsidP="00AA0E20">
            <w:pPr>
              <w:pStyle w:val="ab"/>
              <w:keepNext/>
              <w:keepLines/>
              <w:numPr>
                <w:ilvl w:val="0"/>
                <w:numId w:val="2"/>
              </w:numPr>
              <w:rPr>
                <w:rFonts w:ascii="Helvetica" w:hAnsi="Helvetica" w:cs="Helvetica"/>
                <w:szCs w:val="20"/>
                <w:lang w:eastAsia="zh-CN"/>
              </w:rPr>
            </w:pPr>
            <w:r>
              <w:t>S</w:t>
            </w:r>
            <w:r w:rsidR="00330502" w:rsidRPr="005B4745">
              <w:t xml:space="preserve">upervise deadlocks </w:t>
            </w:r>
            <w:r w:rsidR="0043211B">
              <w:t>and</w:t>
            </w:r>
            <w:r>
              <w:t xml:space="preserve"> long time no execution </w:t>
            </w:r>
            <w:r w:rsidR="00330502" w:rsidRPr="005B4745">
              <w:t>of tasks</w:t>
            </w:r>
            <w:r w:rsidR="00330502">
              <w:t>.</w:t>
            </w:r>
          </w:p>
        </w:tc>
        <w:tc>
          <w:tcPr>
            <w:tcW w:w="992" w:type="dxa"/>
          </w:tcPr>
          <w:p w14:paraId="52CF7C9C" w14:textId="77777777" w:rsidR="008E3EAA" w:rsidRPr="00827231" w:rsidRDefault="008E3EAA" w:rsidP="008E3EAA">
            <w:pPr>
              <w:keepNext/>
              <w:rPr>
                <w:b/>
              </w:rPr>
            </w:pPr>
            <w:r w:rsidRPr="00827231">
              <w:rPr>
                <w:b/>
              </w:rPr>
              <w:t>Stability</w:t>
            </w:r>
          </w:p>
          <w:p w14:paraId="7CEC3DF7" w14:textId="77777777" w:rsidR="008E3EAA" w:rsidRPr="00827231" w:rsidRDefault="008E3EAA" w:rsidP="008E3EAA">
            <w:pPr>
              <w:pStyle w:val="figura"/>
              <w:spacing w:before="0"/>
              <w:jc w:val="left"/>
            </w:pPr>
            <w:r w:rsidRPr="00827231">
              <w:t>C</w:t>
            </w:r>
          </w:p>
        </w:tc>
        <w:tc>
          <w:tcPr>
            <w:tcW w:w="992" w:type="dxa"/>
            <w:vMerge/>
          </w:tcPr>
          <w:p w14:paraId="0E123002" w14:textId="77777777" w:rsidR="008E3EAA" w:rsidRPr="00827231" w:rsidRDefault="008E3EAA" w:rsidP="008E3EAA">
            <w:pPr>
              <w:keepNext/>
            </w:pPr>
          </w:p>
        </w:tc>
      </w:tr>
    </w:tbl>
    <w:p w14:paraId="27DE3D0C" w14:textId="77777777" w:rsidR="00F01D11" w:rsidRDefault="00F01D11" w:rsidP="00F01D11">
      <w:pPr>
        <w:rPr>
          <w:lang w:val="en-GB"/>
        </w:rPr>
      </w:pPr>
    </w:p>
    <w:p w14:paraId="13D8ACBC"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0EC5888" w14:textId="77777777" w:rsidTr="00E5039D">
        <w:trPr>
          <w:cantSplit/>
          <w:trHeight w:val="519"/>
          <w:tblHeader/>
        </w:trPr>
        <w:tc>
          <w:tcPr>
            <w:tcW w:w="1276" w:type="dxa"/>
          </w:tcPr>
          <w:p w14:paraId="7A6764B0" w14:textId="77777777" w:rsidR="00F01D11" w:rsidRPr="00D43663" w:rsidRDefault="00F01D11" w:rsidP="00E5039D">
            <w:pPr>
              <w:pStyle w:val="Sottoparagrafo"/>
              <w:spacing w:before="0" w:after="0"/>
              <w:rPr>
                <w:bCs/>
              </w:rPr>
            </w:pPr>
            <w:r w:rsidRPr="00D43663">
              <w:rPr>
                <w:bCs/>
              </w:rPr>
              <w:t>Ident.</w:t>
            </w:r>
          </w:p>
        </w:tc>
        <w:tc>
          <w:tcPr>
            <w:tcW w:w="6379" w:type="dxa"/>
          </w:tcPr>
          <w:p w14:paraId="6B8E9D36"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59320266" w14:textId="77777777" w:rsidR="00F01D11" w:rsidRPr="00D43663" w:rsidRDefault="00F01D11" w:rsidP="00E5039D">
            <w:pPr>
              <w:keepNext/>
            </w:pPr>
            <w:r w:rsidRPr="00D43663">
              <w:rPr>
                <w:b/>
              </w:rPr>
              <w:t>Priority</w:t>
            </w:r>
          </w:p>
          <w:p w14:paraId="6E92DE8A" w14:textId="77777777" w:rsidR="00F01D11" w:rsidRPr="00D43663" w:rsidRDefault="00F01D11" w:rsidP="00E5039D">
            <w:pPr>
              <w:pStyle w:val="figura"/>
              <w:spacing w:before="0"/>
              <w:jc w:val="left"/>
            </w:pPr>
            <w:r w:rsidRPr="00D43663">
              <w:t>M</w:t>
            </w:r>
          </w:p>
        </w:tc>
        <w:tc>
          <w:tcPr>
            <w:tcW w:w="992" w:type="dxa"/>
            <w:vMerge w:val="restart"/>
          </w:tcPr>
          <w:p w14:paraId="13704C05" w14:textId="77777777" w:rsidR="00F01D11" w:rsidRPr="00D43663" w:rsidRDefault="00F01D11" w:rsidP="00E5039D">
            <w:pPr>
              <w:pStyle w:val="Sottoparagrafo"/>
              <w:spacing w:before="0" w:after="0"/>
              <w:rPr>
                <w:bCs/>
              </w:rPr>
            </w:pPr>
            <w:r w:rsidRPr="00D43663">
              <w:rPr>
                <w:bCs/>
              </w:rPr>
              <w:t>Source</w:t>
            </w:r>
          </w:p>
          <w:p w14:paraId="56212745" w14:textId="77777777" w:rsidR="00F01D11" w:rsidRPr="00D43663" w:rsidRDefault="00F01D11" w:rsidP="00E5039D">
            <w:pPr>
              <w:keepNext/>
            </w:pPr>
            <w:r w:rsidRPr="00D43663">
              <w:t>R&amp;D</w:t>
            </w:r>
            <w:r w:rsidRPr="00D43663">
              <w:br/>
            </w:r>
          </w:p>
        </w:tc>
      </w:tr>
      <w:tr w:rsidR="00F01D11" w:rsidRPr="00D43663" w14:paraId="45273FAD" w14:textId="77777777" w:rsidTr="00E5039D">
        <w:trPr>
          <w:cantSplit/>
        </w:trPr>
        <w:tc>
          <w:tcPr>
            <w:tcW w:w="1276" w:type="dxa"/>
          </w:tcPr>
          <w:p w14:paraId="160D4AC7"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7</w:t>
            </w:r>
          </w:p>
        </w:tc>
        <w:tc>
          <w:tcPr>
            <w:tcW w:w="6379" w:type="dxa"/>
          </w:tcPr>
          <w:p w14:paraId="16FA60F4"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System Reset</w:t>
            </w:r>
          </w:p>
          <w:p w14:paraId="1E662E02" w14:textId="77777777" w:rsidR="00D258CB" w:rsidRPr="008C3697" w:rsidRDefault="00F01D11" w:rsidP="0093213A">
            <w:pPr>
              <w:pStyle w:val="ab"/>
              <w:numPr>
                <w:ilvl w:val="0"/>
                <w:numId w:val="50"/>
              </w:numPr>
              <w:autoSpaceDE w:val="0"/>
              <w:autoSpaceDN w:val="0"/>
              <w:adjustRightInd w:val="0"/>
              <w:rPr>
                <w:rFonts w:ascii="Helvetica" w:hAnsi="Helvetica" w:cs="Helvetica"/>
                <w:szCs w:val="20"/>
                <w:lang w:val="en-US" w:eastAsia="zh-CN"/>
              </w:rPr>
            </w:pPr>
            <w:r w:rsidRPr="008C3697">
              <w:rPr>
                <w:rFonts w:ascii="Helvetica" w:hAnsi="Helvetica" w:cs="Helvetica"/>
                <w:szCs w:val="20"/>
                <w:lang w:val="en-US" w:eastAsia="zh-CN"/>
              </w:rPr>
              <w:t xml:space="preserve">Shall support device reset; </w:t>
            </w:r>
          </w:p>
          <w:p w14:paraId="50FFD380" w14:textId="77777777" w:rsidR="00F01D11" w:rsidRPr="008C3697" w:rsidRDefault="00F01D11" w:rsidP="0093213A">
            <w:pPr>
              <w:pStyle w:val="ab"/>
              <w:numPr>
                <w:ilvl w:val="0"/>
                <w:numId w:val="50"/>
              </w:numPr>
              <w:autoSpaceDE w:val="0"/>
              <w:autoSpaceDN w:val="0"/>
              <w:adjustRightInd w:val="0"/>
              <w:rPr>
                <w:rFonts w:ascii="Helvetica" w:hAnsi="Helvetica" w:cs="Helvetica"/>
                <w:szCs w:val="20"/>
                <w:lang w:val="en-US" w:eastAsia="zh-CN"/>
              </w:rPr>
            </w:pPr>
            <w:r w:rsidRPr="008C3697">
              <w:rPr>
                <w:rFonts w:ascii="Helvetica" w:hAnsi="Helvetica" w:cs="Helvetica"/>
                <w:szCs w:val="20"/>
                <w:lang w:val="en-US" w:eastAsia="zh-CN"/>
              </w:rPr>
              <w:t>Shall save all non-volatile data before reset</w:t>
            </w:r>
            <w:r w:rsidR="00F97FB2" w:rsidRPr="008C3697">
              <w:rPr>
                <w:rFonts w:ascii="Helvetica" w:hAnsi="Helvetica" w:cs="Helvetica"/>
                <w:szCs w:val="20"/>
                <w:lang w:val="en-US" w:eastAsia="zh-CN"/>
              </w:rPr>
              <w:t>.</w:t>
            </w:r>
          </w:p>
          <w:p w14:paraId="0161A800" w14:textId="77777777" w:rsidR="00D258CB" w:rsidRPr="00D43663" w:rsidRDefault="00D258CB" w:rsidP="0093213A">
            <w:pPr>
              <w:pStyle w:val="ab"/>
              <w:numPr>
                <w:ilvl w:val="0"/>
                <w:numId w:val="50"/>
              </w:numPr>
              <w:autoSpaceDE w:val="0"/>
              <w:autoSpaceDN w:val="0"/>
              <w:adjustRightInd w:val="0"/>
            </w:pPr>
            <w:r w:rsidRPr="008C3697">
              <w:rPr>
                <w:rFonts w:ascii="Helvetica" w:hAnsi="Helvetica" w:cs="Helvetica"/>
                <w:szCs w:val="20"/>
                <w:lang w:val="en-US" w:eastAsia="zh-CN"/>
              </w:rPr>
              <w:t>The reset or startup action shall be stored in event log;</w:t>
            </w:r>
          </w:p>
        </w:tc>
        <w:tc>
          <w:tcPr>
            <w:tcW w:w="992" w:type="dxa"/>
          </w:tcPr>
          <w:p w14:paraId="1A76BAF4" w14:textId="77777777" w:rsidR="0021111E" w:rsidRPr="00827231" w:rsidRDefault="0021111E" w:rsidP="0021111E">
            <w:pPr>
              <w:keepNext/>
              <w:rPr>
                <w:b/>
              </w:rPr>
            </w:pPr>
            <w:r w:rsidRPr="00827231">
              <w:rPr>
                <w:b/>
              </w:rPr>
              <w:t>Stability</w:t>
            </w:r>
          </w:p>
          <w:p w14:paraId="57EEE9E6" w14:textId="77777777" w:rsidR="00F01D11" w:rsidRPr="00D43663" w:rsidRDefault="0021111E" w:rsidP="00E5039D">
            <w:pPr>
              <w:pStyle w:val="figura"/>
              <w:spacing w:before="0"/>
              <w:jc w:val="left"/>
            </w:pPr>
            <w:r>
              <w:t>C</w:t>
            </w:r>
          </w:p>
        </w:tc>
        <w:tc>
          <w:tcPr>
            <w:tcW w:w="992" w:type="dxa"/>
            <w:vMerge/>
          </w:tcPr>
          <w:p w14:paraId="038FF7EF" w14:textId="77777777" w:rsidR="00F01D11" w:rsidRPr="00D43663" w:rsidRDefault="00F01D11" w:rsidP="00E5039D">
            <w:pPr>
              <w:keepNext/>
            </w:pPr>
          </w:p>
        </w:tc>
      </w:tr>
    </w:tbl>
    <w:p w14:paraId="0DC29E00"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D43663" w14:paraId="5E58E035" w14:textId="77777777" w:rsidTr="00E5039D">
        <w:trPr>
          <w:cantSplit/>
          <w:trHeight w:val="519"/>
          <w:tblHeader/>
        </w:trPr>
        <w:tc>
          <w:tcPr>
            <w:tcW w:w="1276" w:type="dxa"/>
          </w:tcPr>
          <w:p w14:paraId="7E342AC8" w14:textId="77777777" w:rsidR="00F01D11" w:rsidRPr="00D43663" w:rsidRDefault="00F01D11" w:rsidP="00E5039D">
            <w:pPr>
              <w:pStyle w:val="Sottoparagrafo"/>
              <w:spacing w:before="0" w:after="0"/>
              <w:rPr>
                <w:bCs/>
              </w:rPr>
            </w:pPr>
            <w:r w:rsidRPr="00D43663">
              <w:rPr>
                <w:bCs/>
              </w:rPr>
              <w:t>Ident.</w:t>
            </w:r>
          </w:p>
        </w:tc>
        <w:tc>
          <w:tcPr>
            <w:tcW w:w="6379" w:type="dxa"/>
          </w:tcPr>
          <w:p w14:paraId="325A311E" w14:textId="77777777" w:rsidR="00F01D11" w:rsidRPr="00D43663" w:rsidRDefault="00F01D11" w:rsidP="00E5039D">
            <w:pPr>
              <w:pStyle w:val="Sottoparagrafo"/>
              <w:spacing w:before="0" w:after="0"/>
              <w:rPr>
                <w:bCs/>
              </w:rPr>
            </w:pPr>
            <w:r w:rsidRPr="00D43663">
              <w:rPr>
                <w:bCs/>
              </w:rPr>
              <w:t>Definition / Motivation</w:t>
            </w:r>
          </w:p>
        </w:tc>
        <w:tc>
          <w:tcPr>
            <w:tcW w:w="992" w:type="dxa"/>
          </w:tcPr>
          <w:p w14:paraId="491B2C7B" w14:textId="77777777" w:rsidR="00F01D11" w:rsidRPr="00D43663" w:rsidRDefault="00F01D11" w:rsidP="00E5039D">
            <w:pPr>
              <w:keepNext/>
            </w:pPr>
            <w:r w:rsidRPr="00D43663">
              <w:rPr>
                <w:b/>
              </w:rPr>
              <w:t>Priority</w:t>
            </w:r>
          </w:p>
          <w:p w14:paraId="328649B2" w14:textId="77777777" w:rsidR="00F01D11" w:rsidRPr="00D43663" w:rsidRDefault="00F01D11" w:rsidP="00E5039D">
            <w:pPr>
              <w:pStyle w:val="figura"/>
              <w:spacing w:before="0"/>
              <w:jc w:val="left"/>
            </w:pPr>
            <w:r w:rsidRPr="00D43663">
              <w:t>M</w:t>
            </w:r>
          </w:p>
        </w:tc>
        <w:tc>
          <w:tcPr>
            <w:tcW w:w="992" w:type="dxa"/>
            <w:vMerge w:val="restart"/>
          </w:tcPr>
          <w:p w14:paraId="64C5F16D" w14:textId="77777777" w:rsidR="00F01D11" w:rsidRPr="00D43663" w:rsidRDefault="00F01D11" w:rsidP="00E5039D">
            <w:pPr>
              <w:pStyle w:val="Sottoparagrafo"/>
              <w:spacing w:before="0" w:after="0"/>
              <w:rPr>
                <w:bCs/>
              </w:rPr>
            </w:pPr>
            <w:r w:rsidRPr="00D43663">
              <w:rPr>
                <w:bCs/>
              </w:rPr>
              <w:t>Source</w:t>
            </w:r>
          </w:p>
          <w:p w14:paraId="18CBD28B" w14:textId="77777777" w:rsidR="00F01D11" w:rsidRPr="00D43663" w:rsidRDefault="00F01D11" w:rsidP="00E5039D">
            <w:pPr>
              <w:keepNext/>
            </w:pPr>
            <w:r w:rsidRPr="00D43663">
              <w:t>R&amp;D</w:t>
            </w:r>
            <w:r w:rsidRPr="00D43663">
              <w:br/>
            </w:r>
          </w:p>
        </w:tc>
      </w:tr>
      <w:tr w:rsidR="00F01D11" w:rsidRPr="00D43663" w14:paraId="13279539" w14:textId="77777777" w:rsidTr="00E5039D">
        <w:trPr>
          <w:cantSplit/>
        </w:trPr>
        <w:tc>
          <w:tcPr>
            <w:tcW w:w="1276" w:type="dxa"/>
          </w:tcPr>
          <w:p w14:paraId="129E368F" w14:textId="77777777" w:rsidR="00F01D11" w:rsidRPr="00D43663" w:rsidRDefault="00F01D11" w:rsidP="00A8781D">
            <w:pPr>
              <w:keepNext/>
              <w:tabs>
                <w:tab w:val="left" w:pos="5660"/>
                <w:tab w:val="left" w:pos="6820"/>
              </w:tabs>
              <w:rPr>
                <w:rFonts w:cs="Arial"/>
              </w:rPr>
            </w:pPr>
            <w:r w:rsidRPr="00D43663">
              <w:rPr>
                <w:rFonts w:cs="Arial"/>
              </w:rPr>
              <w:t>FR</w:t>
            </w:r>
            <w:r w:rsidR="00811B78">
              <w:rPr>
                <w:rFonts w:cs="Arial"/>
              </w:rPr>
              <w:t>_G</w:t>
            </w:r>
            <w:r w:rsidRPr="00D43663">
              <w:rPr>
                <w:rFonts w:cs="Arial"/>
              </w:rPr>
              <w:t>_</w:t>
            </w:r>
            <w:r w:rsidR="00A8781D">
              <w:rPr>
                <w:rFonts w:cs="Arial"/>
              </w:rPr>
              <w:t>8</w:t>
            </w:r>
          </w:p>
        </w:tc>
        <w:tc>
          <w:tcPr>
            <w:tcW w:w="6379" w:type="dxa"/>
          </w:tcPr>
          <w:p w14:paraId="5A9FD59A" w14:textId="77777777" w:rsidR="00F01D11" w:rsidRPr="00D43663" w:rsidRDefault="00F01D11" w:rsidP="00E5039D">
            <w:pPr>
              <w:autoSpaceDE w:val="0"/>
              <w:autoSpaceDN w:val="0"/>
              <w:adjustRightInd w:val="0"/>
              <w:rPr>
                <w:b/>
                <w:lang w:val="en-US"/>
              </w:rPr>
            </w:pPr>
            <w:r>
              <w:rPr>
                <w:rFonts w:ascii="Helvetica-Bold" w:hAnsi="Helvetica-Bold" w:cs="Helvetica-Bold"/>
                <w:b/>
                <w:bCs/>
                <w:szCs w:val="20"/>
                <w:lang w:val="en-US" w:eastAsia="zh-CN"/>
              </w:rPr>
              <w:t>Temperature</w:t>
            </w:r>
          </w:p>
          <w:p w14:paraId="40D263FD" w14:textId="6B2546FF" w:rsidR="00F01D11" w:rsidRPr="000E05E0" w:rsidRDefault="00F01D11" w:rsidP="00CE366E">
            <w:pPr>
              <w:autoSpaceDE w:val="0"/>
              <w:autoSpaceDN w:val="0"/>
              <w:adjustRightInd w:val="0"/>
              <w:rPr>
                <w:rFonts w:ascii="Helvetica" w:hAnsi="Helvetica" w:cs="Helvetica"/>
                <w:szCs w:val="20"/>
                <w:lang w:val="en-US" w:eastAsia="zh-CN"/>
              </w:rPr>
            </w:pPr>
            <w:r w:rsidRPr="000E05E0">
              <w:rPr>
                <w:rFonts w:ascii="Helvetica" w:hAnsi="Helvetica" w:cs="Helvetica"/>
                <w:szCs w:val="20"/>
                <w:lang w:val="en-US" w:eastAsia="zh-CN"/>
              </w:rPr>
              <w:t xml:space="preserve">Shall measure </w:t>
            </w:r>
            <w:r w:rsidR="00D258CB">
              <w:rPr>
                <w:rFonts w:ascii="Helvetica" w:hAnsi="Helvetica" w:cs="Helvetica"/>
                <w:szCs w:val="20"/>
                <w:lang w:val="en-US" w:eastAsia="zh-CN"/>
              </w:rPr>
              <w:t>environment temperature</w:t>
            </w:r>
            <w:r w:rsidR="00CE366E">
              <w:rPr>
                <w:rFonts w:ascii="Helvetica" w:hAnsi="Helvetica" w:cs="Helvetica"/>
                <w:szCs w:val="20"/>
                <w:lang w:val="en-US" w:eastAsia="zh-CN"/>
              </w:rPr>
              <w:t xml:space="preserve">, </w:t>
            </w:r>
            <w:r w:rsidR="00D258CB">
              <w:rPr>
                <w:rFonts w:ascii="Helvetica" w:hAnsi="Helvetica" w:cs="Helvetica"/>
                <w:szCs w:val="20"/>
                <w:lang w:val="en-US" w:eastAsia="zh-CN"/>
              </w:rPr>
              <w:t xml:space="preserve">colorimeter </w:t>
            </w:r>
            <w:r w:rsidR="00612213">
              <w:rPr>
                <w:rFonts w:ascii="Helvetica" w:hAnsi="Helvetica" w:cs="Helvetica"/>
                <w:szCs w:val="20"/>
                <w:lang w:val="en-US" w:eastAsia="zh-CN"/>
              </w:rPr>
              <w:t>temperature</w:t>
            </w:r>
            <w:r w:rsidR="008F1BFF">
              <w:rPr>
                <w:rFonts w:ascii="Helvetica" w:hAnsi="Helvetica" w:cs="Helvetica" w:hint="eastAsia"/>
                <w:szCs w:val="20"/>
                <w:lang w:val="en-US" w:eastAsia="zh-CN"/>
              </w:rPr>
              <w:t xml:space="preserve"> </w:t>
            </w:r>
            <w:r w:rsidR="00CE366E" w:rsidRPr="000315B7">
              <w:rPr>
                <w:rFonts w:ascii="Helvetica" w:hAnsi="Helvetica" w:cs="Helvetica"/>
                <w:szCs w:val="20"/>
                <w:lang w:val="en-US" w:eastAsia="zh-CN"/>
              </w:rPr>
              <w:t xml:space="preserve">and </w:t>
            </w:r>
            <w:r w:rsidR="008F1BFF" w:rsidRPr="000315B7">
              <w:rPr>
                <w:rFonts w:ascii="Helvetica" w:hAnsi="Helvetica" w:cs="Helvetica"/>
                <w:szCs w:val="20"/>
                <w:lang w:val="en-US" w:eastAsia="zh-CN"/>
              </w:rPr>
              <w:t>other temperature(such as sample)</w:t>
            </w:r>
          </w:p>
        </w:tc>
        <w:tc>
          <w:tcPr>
            <w:tcW w:w="992" w:type="dxa"/>
          </w:tcPr>
          <w:p w14:paraId="6252C217" w14:textId="77777777" w:rsidR="0021111E" w:rsidRPr="00827231" w:rsidRDefault="0021111E" w:rsidP="0021111E">
            <w:pPr>
              <w:keepNext/>
              <w:rPr>
                <w:b/>
              </w:rPr>
            </w:pPr>
            <w:r w:rsidRPr="00827231">
              <w:rPr>
                <w:b/>
              </w:rPr>
              <w:t>Stability</w:t>
            </w:r>
          </w:p>
          <w:p w14:paraId="1BECDCC0" w14:textId="77777777" w:rsidR="00F01D11" w:rsidRPr="00D43663" w:rsidRDefault="0021111E" w:rsidP="00E5039D">
            <w:pPr>
              <w:pStyle w:val="figura"/>
              <w:spacing w:before="0"/>
              <w:jc w:val="left"/>
            </w:pPr>
            <w:r>
              <w:t>C</w:t>
            </w:r>
          </w:p>
        </w:tc>
        <w:tc>
          <w:tcPr>
            <w:tcW w:w="992" w:type="dxa"/>
            <w:vMerge/>
          </w:tcPr>
          <w:p w14:paraId="68DD76E8" w14:textId="77777777" w:rsidR="00F01D11" w:rsidRPr="00D43663" w:rsidRDefault="00F01D11" w:rsidP="00E5039D">
            <w:pPr>
              <w:keepNext/>
            </w:pPr>
          </w:p>
        </w:tc>
      </w:tr>
    </w:tbl>
    <w:p w14:paraId="7094779B" w14:textId="77777777" w:rsidR="00F01D11" w:rsidRDefault="00F01D11" w:rsidP="00F01D11">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13F1B232" w14:textId="77777777" w:rsidTr="006D3521">
        <w:trPr>
          <w:cantSplit/>
          <w:trHeight w:val="519"/>
          <w:tblHeader/>
        </w:trPr>
        <w:tc>
          <w:tcPr>
            <w:tcW w:w="1276" w:type="dxa"/>
          </w:tcPr>
          <w:p w14:paraId="0ABD7597" w14:textId="77777777" w:rsidR="00AF3C18" w:rsidRPr="00D43663" w:rsidRDefault="00AF3C18" w:rsidP="006D3521">
            <w:pPr>
              <w:pStyle w:val="Sottoparagrafo"/>
              <w:spacing w:before="0" w:after="0"/>
              <w:rPr>
                <w:bCs/>
              </w:rPr>
            </w:pPr>
            <w:r w:rsidRPr="00D43663">
              <w:rPr>
                <w:bCs/>
              </w:rPr>
              <w:t>Ident.</w:t>
            </w:r>
          </w:p>
        </w:tc>
        <w:tc>
          <w:tcPr>
            <w:tcW w:w="6379" w:type="dxa"/>
          </w:tcPr>
          <w:p w14:paraId="2154D422"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4E5AF19F" w14:textId="77777777" w:rsidR="00AF3C18" w:rsidRPr="00D43663" w:rsidRDefault="00AF3C18" w:rsidP="006D3521">
            <w:pPr>
              <w:keepNext/>
            </w:pPr>
            <w:r w:rsidRPr="00D43663">
              <w:rPr>
                <w:b/>
              </w:rPr>
              <w:t>Priority</w:t>
            </w:r>
          </w:p>
          <w:p w14:paraId="11F42F5D" w14:textId="77777777" w:rsidR="00AF3C18" w:rsidRPr="00D43663" w:rsidRDefault="00AF3C18" w:rsidP="006D3521">
            <w:pPr>
              <w:pStyle w:val="figura"/>
              <w:spacing w:before="0"/>
              <w:jc w:val="left"/>
            </w:pPr>
            <w:r w:rsidRPr="00D43663">
              <w:t>M</w:t>
            </w:r>
          </w:p>
        </w:tc>
        <w:tc>
          <w:tcPr>
            <w:tcW w:w="992" w:type="dxa"/>
            <w:vMerge w:val="restart"/>
          </w:tcPr>
          <w:p w14:paraId="5FC9CB04" w14:textId="77777777" w:rsidR="00AF3C18" w:rsidRPr="00D43663" w:rsidRDefault="00AF3C18" w:rsidP="006D3521">
            <w:pPr>
              <w:pStyle w:val="Sottoparagrafo"/>
              <w:spacing w:before="0" w:after="0"/>
              <w:rPr>
                <w:bCs/>
              </w:rPr>
            </w:pPr>
            <w:r w:rsidRPr="00D43663">
              <w:rPr>
                <w:bCs/>
              </w:rPr>
              <w:t>Source</w:t>
            </w:r>
          </w:p>
          <w:p w14:paraId="5B7E3630" w14:textId="77777777" w:rsidR="00AF3C18" w:rsidRPr="00D43663" w:rsidRDefault="00AF3C18" w:rsidP="006D3521">
            <w:pPr>
              <w:keepNext/>
            </w:pPr>
            <w:r w:rsidRPr="00D43663">
              <w:t>R&amp;D</w:t>
            </w:r>
            <w:r w:rsidRPr="00D43663">
              <w:br/>
            </w:r>
          </w:p>
        </w:tc>
      </w:tr>
      <w:tr w:rsidR="00AF3C18" w:rsidRPr="00D43663" w14:paraId="3B4D8026" w14:textId="77777777" w:rsidTr="006D3521">
        <w:trPr>
          <w:cantSplit/>
        </w:trPr>
        <w:tc>
          <w:tcPr>
            <w:tcW w:w="1276" w:type="dxa"/>
          </w:tcPr>
          <w:p w14:paraId="3A4DEB13" w14:textId="77777777" w:rsidR="00AF3C18" w:rsidRPr="00D43663" w:rsidRDefault="00AF3C18" w:rsidP="00A8781D">
            <w:pPr>
              <w:keepNext/>
              <w:tabs>
                <w:tab w:val="left" w:pos="5660"/>
                <w:tab w:val="left" w:pos="6820"/>
              </w:tabs>
              <w:rPr>
                <w:rFonts w:cs="Arial"/>
              </w:rPr>
            </w:pPr>
            <w:r w:rsidRPr="00D43663">
              <w:rPr>
                <w:rFonts w:cs="Arial"/>
              </w:rPr>
              <w:t>FR</w:t>
            </w:r>
            <w:r>
              <w:rPr>
                <w:rFonts w:cs="Arial"/>
              </w:rPr>
              <w:t>_G</w:t>
            </w:r>
            <w:r w:rsidRPr="00D43663">
              <w:rPr>
                <w:rFonts w:cs="Arial"/>
              </w:rPr>
              <w:t>_</w:t>
            </w:r>
            <w:r w:rsidR="00A8781D">
              <w:rPr>
                <w:rFonts w:cs="Arial"/>
              </w:rPr>
              <w:t>9</w:t>
            </w:r>
          </w:p>
        </w:tc>
        <w:tc>
          <w:tcPr>
            <w:tcW w:w="6379" w:type="dxa"/>
          </w:tcPr>
          <w:p w14:paraId="5A40199C"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Instrument information</w:t>
            </w:r>
          </w:p>
          <w:p w14:paraId="68234A1D" w14:textId="77777777" w:rsidR="00AF3C18" w:rsidRDefault="00AF3C18" w:rsidP="00AA0E20">
            <w:pPr>
              <w:pStyle w:val="ab"/>
              <w:keepNext/>
              <w:keepLines/>
              <w:numPr>
                <w:ilvl w:val="0"/>
                <w:numId w:val="14"/>
              </w:numPr>
              <w:rPr>
                <w:lang w:eastAsia="zh-CN"/>
              </w:rPr>
            </w:pPr>
            <w:r>
              <w:rPr>
                <w:lang w:eastAsia="zh-CN"/>
              </w:rPr>
              <w:t>S/N</w:t>
            </w:r>
          </w:p>
          <w:p w14:paraId="2CDF2F93" w14:textId="77777777" w:rsidR="00AF3C18" w:rsidRDefault="00AF3C18" w:rsidP="00AA0E20">
            <w:pPr>
              <w:pStyle w:val="ab"/>
              <w:keepNext/>
              <w:keepLines/>
              <w:numPr>
                <w:ilvl w:val="0"/>
                <w:numId w:val="14"/>
              </w:numPr>
              <w:rPr>
                <w:lang w:eastAsia="zh-CN"/>
              </w:rPr>
            </w:pPr>
            <w:r>
              <w:rPr>
                <w:lang w:eastAsia="zh-CN"/>
              </w:rPr>
              <w:t>Type of instrument,</w:t>
            </w:r>
          </w:p>
          <w:p w14:paraId="0930E99B" w14:textId="77777777" w:rsidR="00AF3C18" w:rsidRDefault="00AF3C18" w:rsidP="00AA0E20">
            <w:pPr>
              <w:pStyle w:val="ab"/>
              <w:keepNext/>
              <w:keepLines/>
              <w:numPr>
                <w:ilvl w:val="0"/>
                <w:numId w:val="14"/>
              </w:numPr>
              <w:rPr>
                <w:lang w:eastAsia="zh-CN"/>
              </w:rPr>
            </w:pPr>
            <w:r>
              <w:rPr>
                <w:lang w:eastAsia="zh-CN"/>
              </w:rPr>
              <w:t>SW version</w:t>
            </w:r>
          </w:p>
          <w:p w14:paraId="347E9290" w14:textId="77777777" w:rsidR="00AF3C18" w:rsidRDefault="00AF3C18" w:rsidP="00AA0E20">
            <w:pPr>
              <w:pStyle w:val="ab"/>
              <w:keepNext/>
              <w:keepLines/>
              <w:numPr>
                <w:ilvl w:val="0"/>
                <w:numId w:val="14"/>
              </w:numPr>
              <w:rPr>
                <w:lang w:eastAsia="zh-CN"/>
              </w:rPr>
            </w:pPr>
            <w:r>
              <w:rPr>
                <w:lang w:eastAsia="zh-CN"/>
              </w:rPr>
              <w:t>HW version</w:t>
            </w:r>
          </w:p>
          <w:p w14:paraId="76C95B14" w14:textId="77777777" w:rsidR="00AF3C18" w:rsidRPr="000E05E0" w:rsidRDefault="00AF3C18" w:rsidP="006D3521">
            <w:pPr>
              <w:autoSpaceDE w:val="0"/>
              <w:autoSpaceDN w:val="0"/>
              <w:adjustRightInd w:val="0"/>
              <w:rPr>
                <w:rFonts w:ascii="Helvetica" w:hAnsi="Helvetica" w:cs="Helvetica"/>
                <w:szCs w:val="20"/>
                <w:lang w:val="en-US" w:eastAsia="zh-CN"/>
              </w:rPr>
            </w:pPr>
          </w:p>
        </w:tc>
        <w:tc>
          <w:tcPr>
            <w:tcW w:w="992" w:type="dxa"/>
          </w:tcPr>
          <w:p w14:paraId="25B7F405" w14:textId="77777777" w:rsidR="00AF3C18" w:rsidRPr="00827231" w:rsidRDefault="00AF3C18" w:rsidP="006D3521">
            <w:pPr>
              <w:keepNext/>
              <w:rPr>
                <w:b/>
              </w:rPr>
            </w:pPr>
            <w:r w:rsidRPr="00827231">
              <w:rPr>
                <w:b/>
              </w:rPr>
              <w:t>Stability</w:t>
            </w:r>
          </w:p>
          <w:p w14:paraId="1D193112" w14:textId="77777777" w:rsidR="00AF3C18" w:rsidRPr="00D43663" w:rsidRDefault="00AF3C18" w:rsidP="006D3521">
            <w:pPr>
              <w:pStyle w:val="figura"/>
              <w:spacing w:before="0"/>
              <w:jc w:val="left"/>
            </w:pPr>
            <w:r>
              <w:t>C</w:t>
            </w:r>
          </w:p>
        </w:tc>
        <w:tc>
          <w:tcPr>
            <w:tcW w:w="992" w:type="dxa"/>
            <w:vMerge/>
          </w:tcPr>
          <w:p w14:paraId="6A7C3D6D" w14:textId="77777777" w:rsidR="00AF3C18" w:rsidRPr="00D43663" w:rsidRDefault="00AF3C18" w:rsidP="006D3521">
            <w:pPr>
              <w:keepNext/>
            </w:pPr>
          </w:p>
        </w:tc>
      </w:tr>
    </w:tbl>
    <w:p w14:paraId="273A0DD2" w14:textId="77777777" w:rsidR="00750152" w:rsidRDefault="00750152" w:rsidP="00750152">
      <w:pPr>
        <w:rPr>
          <w:lang w:val="en-GB"/>
        </w:rPr>
      </w:pPr>
    </w:p>
    <w:p w14:paraId="7930E6DC" w14:textId="77777777" w:rsidR="00AC2F1E" w:rsidRDefault="00AC2F1E" w:rsidP="00750152">
      <w:pPr>
        <w:rPr>
          <w:lang w:val="en-GB"/>
        </w:rPr>
      </w:pPr>
    </w:p>
    <w:p w14:paraId="64158141" w14:textId="77777777" w:rsidR="00E5039D" w:rsidRPr="00AB4CF9" w:rsidRDefault="00E5039D" w:rsidP="00F01D11">
      <w:pPr>
        <w:pStyle w:val="2"/>
        <w:rPr>
          <w:lang w:val="en-GB"/>
        </w:rPr>
      </w:pPr>
      <w:bookmarkStart w:id="24" w:name="_Toc466386095"/>
      <w:r w:rsidRPr="00AB4CF9">
        <w:rPr>
          <w:lang w:val="en-GB"/>
        </w:rPr>
        <w:t xml:space="preserve">Non-Volatile </w:t>
      </w:r>
      <w:r w:rsidR="0021111E">
        <w:rPr>
          <w:lang w:val="en-GB"/>
        </w:rPr>
        <w:t>D</w:t>
      </w:r>
      <w:r w:rsidRPr="00AB4CF9">
        <w:rPr>
          <w:lang w:val="en-GB"/>
        </w:rPr>
        <w:t>ata Storage</w:t>
      </w:r>
      <w:bookmarkEnd w:id="24"/>
    </w:p>
    <w:p w14:paraId="280C73DB" w14:textId="77777777" w:rsidR="00A479E5" w:rsidRPr="00AB4CF9"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AA8C6E1" w14:textId="77777777" w:rsidTr="00E5039D">
        <w:trPr>
          <w:cantSplit/>
          <w:trHeight w:val="519"/>
          <w:tblHeader/>
        </w:trPr>
        <w:tc>
          <w:tcPr>
            <w:tcW w:w="1276" w:type="dxa"/>
          </w:tcPr>
          <w:p w14:paraId="00C558DA" w14:textId="77777777" w:rsidR="00F01D11" w:rsidRPr="0021111E" w:rsidRDefault="00F01D11" w:rsidP="00E5039D">
            <w:pPr>
              <w:pStyle w:val="Sottoparagrafo"/>
              <w:spacing w:before="0" w:after="0"/>
              <w:rPr>
                <w:bCs/>
              </w:rPr>
            </w:pPr>
            <w:r w:rsidRPr="0021111E">
              <w:rPr>
                <w:bCs/>
              </w:rPr>
              <w:lastRenderedPageBreak/>
              <w:t>Ident.</w:t>
            </w:r>
          </w:p>
        </w:tc>
        <w:tc>
          <w:tcPr>
            <w:tcW w:w="6379" w:type="dxa"/>
          </w:tcPr>
          <w:p w14:paraId="2DEE50D4"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2A9FA03F" w14:textId="77777777" w:rsidR="00F01D11" w:rsidRPr="0021111E" w:rsidRDefault="00F01D11" w:rsidP="00E5039D">
            <w:pPr>
              <w:keepNext/>
              <w:rPr>
                <w:b/>
              </w:rPr>
            </w:pPr>
            <w:r w:rsidRPr="0021111E">
              <w:rPr>
                <w:b/>
              </w:rPr>
              <w:t>Priority</w:t>
            </w:r>
          </w:p>
          <w:p w14:paraId="48D35DF3" w14:textId="77777777" w:rsidR="00F01D11" w:rsidRPr="00AB4CF9" w:rsidRDefault="00F01D11" w:rsidP="00E5039D">
            <w:pPr>
              <w:pStyle w:val="figura"/>
              <w:spacing w:before="0"/>
              <w:jc w:val="left"/>
            </w:pPr>
            <w:r w:rsidRPr="00AB4CF9">
              <w:t>M</w:t>
            </w:r>
          </w:p>
        </w:tc>
        <w:tc>
          <w:tcPr>
            <w:tcW w:w="992" w:type="dxa"/>
            <w:vMerge w:val="restart"/>
          </w:tcPr>
          <w:p w14:paraId="6FC8194A" w14:textId="77777777" w:rsidR="00F01D11" w:rsidRPr="0021111E" w:rsidRDefault="00F01D11" w:rsidP="00E5039D">
            <w:pPr>
              <w:pStyle w:val="Sottoparagrafo"/>
              <w:spacing w:before="0" w:after="0"/>
              <w:rPr>
                <w:bCs/>
              </w:rPr>
            </w:pPr>
            <w:r w:rsidRPr="0021111E">
              <w:rPr>
                <w:bCs/>
              </w:rPr>
              <w:t>Source</w:t>
            </w:r>
          </w:p>
          <w:p w14:paraId="6A7F2484" w14:textId="77777777" w:rsidR="00F01D11" w:rsidRPr="00AB4CF9" w:rsidRDefault="00F01D11" w:rsidP="00E5039D">
            <w:pPr>
              <w:keepNext/>
            </w:pPr>
            <w:r w:rsidRPr="00AB4CF9">
              <w:t>R&amp;D</w:t>
            </w:r>
            <w:r w:rsidRPr="00AB4CF9">
              <w:br/>
            </w:r>
          </w:p>
        </w:tc>
      </w:tr>
      <w:tr w:rsidR="00F01D11" w:rsidRPr="00AB4CF9" w14:paraId="5860B1D3" w14:textId="77777777" w:rsidTr="00E5039D">
        <w:trPr>
          <w:cantSplit/>
        </w:trPr>
        <w:tc>
          <w:tcPr>
            <w:tcW w:w="1276" w:type="dxa"/>
          </w:tcPr>
          <w:p w14:paraId="27E260EF"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1</w:t>
            </w:r>
          </w:p>
        </w:tc>
        <w:tc>
          <w:tcPr>
            <w:tcW w:w="6379" w:type="dxa"/>
          </w:tcPr>
          <w:p w14:paraId="32AD7755"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Non-Volatile Storage</w:t>
            </w:r>
          </w:p>
          <w:p w14:paraId="43C7CECC" w14:textId="77777777" w:rsidR="00E5039D" w:rsidRPr="00AB4CF9" w:rsidRDefault="00E5039D" w:rsidP="00AA0E20">
            <w:pPr>
              <w:pStyle w:val="ab"/>
              <w:numPr>
                <w:ilvl w:val="0"/>
                <w:numId w:val="3"/>
              </w:numPr>
              <w:autoSpaceDE w:val="0"/>
              <w:autoSpaceDN w:val="0"/>
              <w:adjustRightInd w:val="0"/>
            </w:pPr>
            <w:r w:rsidRPr="00AB4CF9">
              <w:rPr>
                <w:lang w:eastAsia="zh-CN"/>
              </w:rPr>
              <w:t xml:space="preserve">Customer configurations for the transmitter shall be saved within </w:t>
            </w:r>
            <w:r w:rsidR="00F97FB2" w:rsidRPr="00EC3BBF">
              <w:rPr>
                <w:lang w:eastAsia="zh-CN"/>
              </w:rPr>
              <w:t>1</w:t>
            </w:r>
            <w:r w:rsidRPr="00AB4CF9">
              <w:rPr>
                <w:lang w:eastAsia="zh-CN"/>
              </w:rPr>
              <w:t xml:space="preserve"> second once the parameter changed.</w:t>
            </w:r>
          </w:p>
          <w:p w14:paraId="6355368F" w14:textId="77777777" w:rsidR="00F01D11" w:rsidRPr="00AB4CF9" w:rsidRDefault="00F01D11" w:rsidP="00AA0E20">
            <w:pPr>
              <w:pStyle w:val="ab"/>
              <w:numPr>
                <w:ilvl w:val="0"/>
                <w:numId w:val="3"/>
              </w:numPr>
              <w:autoSpaceDE w:val="0"/>
              <w:autoSpaceDN w:val="0"/>
              <w:adjustRightInd w:val="0"/>
              <w:rPr>
                <w:lang w:eastAsia="zh-CN"/>
              </w:rPr>
            </w:pPr>
            <w:r w:rsidRPr="00AB4CF9">
              <w:t xml:space="preserve">The NV data shall be possible to be initialized by </w:t>
            </w:r>
            <w:r w:rsidR="00D258CB">
              <w:rPr>
                <w:rFonts w:hint="eastAsia"/>
                <w:lang w:eastAsia="zh-CN"/>
              </w:rPr>
              <w:t>Communication</w:t>
            </w:r>
            <w:r w:rsidR="00D258CB">
              <w:t>.</w:t>
            </w:r>
          </w:p>
          <w:p w14:paraId="571AEC9B" w14:textId="77777777" w:rsidR="00E5039D" w:rsidRPr="00AB4CF9" w:rsidRDefault="00E5039D" w:rsidP="00AA0E20">
            <w:pPr>
              <w:pStyle w:val="ab"/>
              <w:numPr>
                <w:ilvl w:val="0"/>
                <w:numId w:val="3"/>
              </w:numPr>
              <w:autoSpaceDE w:val="0"/>
              <w:autoSpaceDN w:val="0"/>
              <w:adjustRightInd w:val="0"/>
              <w:rPr>
                <w:lang w:eastAsia="zh-CN"/>
              </w:rPr>
            </w:pPr>
            <w:r w:rsidRPr="00AB4CF9">
              <w:t>Faults should be recognized</w:t>
            </w:r>
            <w:r w:rsidR="00AC2F1E">
              <w:t>(CRC16 protection)</w:t>
            </w:r>
            <w:r w:rsidRPr="00AB4CF9">
              <w:t xml:space="preserve"> and repaired</w:t>
            </w:r>
            <w:r w:rsidR="00AC2F1E">
              <w:t xml:space="preserve"> (Shadow copy)</w:t>
            </w:r>
            <w:r w:rsidRPr="00AB4CF9">
              <w:t>.</w:t>
            </w:r>
          </w:p>
          <w:p w14:paraId="3EF3DC49" w14:textId="77777777" w:rsidR="00AC2F1E" w:rsidRDefault="00E5039D" w:rsidP="00AA0E20">
            <w:pPr>
              <w:pStyle w:val="ab"/>
              <w:numPr>
                <w:ilvl w:val="0"/>
                <w:numId w:val="3"/>
              </w:numPr>
              <w:autoSpaceDE w:val="0"/>
              <w:autoSpaceDN w:val="0"/>
              <w:adjustRightInd w:val="0"/>
              <w:rPr>
                <w:lang w:eastAsia="zh-CN"/>
              </w:rPr>
            </w:pPr>
            <w:r w:rsidRPr="00AB4CF9">
              <w:t>Errors should be recognized</w:t>
            </w:r>
          </w:p>
          <w:p w14:paraId="2C56BE87" w14:textId="77777777" w:rsidR="00F01D11" w:rsidRPr="00AB4CF9" w:rsidRDefault="00E5039D" w:rsidP="00AA0E20">
            <w:pPr>
              <w:pStyle w:val="ab"/>
              <w:numPr>
                <w:ilvl w:val="0"/>
                <w:numId w:val="3"/>
              </w:numPr>
              <w:autoSpaceDE w:val="0"/>
              <w:autoSpaceDN w:val="0"/>
              <w:adjustRightInd w:val="0"/>
              <w:rPr>
                <w:lang w:eastAsia="zh-CN"/>
              </w:rPr>
            </w:pPr>
            <w:r w:rsidRPr="00AB4CF9">
              <w:t>Format</w:t>
            </w:r>
            <w:r w:rsidR="00F01D11" w:rsidRPr="00AB4CF9">
              <w:t xml:space="preserve"> NV data</w:t>
            </w:r>
            <w:r w:rsidRPr="00AB4CF9">
              <w:t xml:space="preserve"> could be enabled by specific CMDs</w:t>
            </w:r>
            <w:r w:rsidR="00F01D11" w:rsidRPr="00AB4CF9">
              <w:t>.</w:t>
            </w:r>
          </w:p>
          <w:p w14:paraId="16D80B00" w14:textId="77777777" w:rsidR="00F01D11" w:rsidRPr="00AB4CF9" w:rsidRDefault="00E5039D" w:rsidP="00AA0E20">
            <w:pPr>
              <w:pStyle w:val="ab"/>
              <w:numPr>
                <w:ilvl w:val="0"/>
                <w:numId w:val="3"/>
              </w:numPr>
              <w:autoSpaceDE w:val="0"/>
              <w:autoSpaceDN w:val="0"/>
              <w:adjustRightInd w:val="0"/>
              <w:rPr>
                <w:lang w:eastAsia="zh-CN"/>
              </w:rPr>
            </w:pPr>
            <w:r w:rsidRPr="00AB4CF9">
              <w:rPr>
                <w:lang w:eastAsia="zh-CN"/>
              </w:rPr>
              <w:t xml:space="preserve">Customers </w:t>
            </w:r>
            <w:r w:rsidRPr="00AB4CF9">
              <w:rPr>
                <w:rFonts w:ascii="Helvetica" w:hAnsi="Helvetica" w:cs="Helvetica"/>
                <w:szCs w:val="20"/>
                <w:lang w:val="en-US" w:eastAsia="zh-CN"/>
              </w:rPr>
              <w:t>are not allowed to format factory c</w:t>
            </w:r>
            <w:r w:rsidR="00F01D11" w:rsidRPr="00AB4CF9">
              <w:rPr>
                <w:rFonts w:ascii="Helvetica" w:hAnsi="Helvetica" w:cs="Helvetica"/>
                <w:szCs w:val="20"/>
                <w:lang w:val="en-US" w:eastAsia="zh-CN"/>
              </w:rPr>
              <w:t>alibration data</w:t>
            </w:r>
            <w:r w:rsidRPr="00AB4CF9">
              <w:rPr>
                <w:rFonts w:ascii="Helvetica" w:hAnsi="Helvetica" w:cs="Helvetica"/>
                <w:szCs w:val="20"/>
                <w:lang w:val="en-US" w:eastAsia="zh-CN"/>
              </w:rPr>
              <w:t>.</w:t>
            </w:r>
          </w:p>
          <w:p w14:paraId="792ABD30" w14:textId="77777777" w:rsidR="00E5039D" w:rsidRPr="00AB4CF9" w:rsidRDefault="00E5039D" w:rsidP="00AA0E20">
            <w:pPr>
              <w:pStyle w:val="ab"/>
              <w:numPr>
                <w:ilvl w:val="0"/>
                <w:numId w:val="3"/>
              </w:numPr>
              <w:autoSpaceDE w:val="0"/>
              <w:autoSpaceDN w:val="0"/>
              <w:adjustRightInd w:val="0"/>
              <w:rPr>
                <w:lang w:eastAsia="zh-CN"/>
              </w:rPr>
            </w:pPr>
            <w:r w:rsidRPr="00AB4CF9">
              <w:rPr>
                <w:rFonts w:ascii="Helvetica" w:hAnsi="Helvetica" w:cs="Helvetica"/>
                <w:szCs w:val="20"/>
                <w:lang w:val="en-US" w:eastAsia="zh-CN"/>
              </w:rPr>
              <w:t>Cyclic asynchronous saving.</w:t>
            </w:r>
          </w:p>
        </w:tc>
        <w:tc>
          <w:tcPr>
            <w:tcW w:w="992" w:type="dxa"/>
          </w:tcPr>
          <w:p w14:paraId="77A8D17F" w14:textId="77777777" w:rsidR="00F01D11" w:rsidRPr="0021111E" w:rsidRDefault="00F01D11" w:rsidP="00E5039D">
            <w:pPr>
              <w:keepNext/>
              <w:rPr>
                <w:b/>
              </w:rPr>
            </w:pPr>
            <w:r w:rsidRPr="0021111E">
              <w:rPr>
                <w:b/>
              </w:rPr>
              <w:t>Stability</w:t>
            </w:r>
          </w:p>
          <w:p w14:paraId="2279E71B" w14:textId="77777777" w:rsidR="00F01D11" w:rsidRPr="00AB4CF9" w:rsidRDefault="00F01D11" w:rsidP="00E5039D">
            <w:pPr>
              <w:pStyle w:val="figura"/>
              <w:spacing w:before="0"/>
              <w:jc w:val="left"/>
            </w:pPr>
            <w:r w:rsidRPr="00AB4CF9">
              <w:t>C</w:t>
            </w:r>
          </w:p>
        </w:tc>
        <w:tc>
          <w:tcPr>
            <w:tcW w:w="992" w:type="dxa"/>
            <w:vMerge/>
          </w:tcPr>
          <w:p w14:paraId="39A3B4ED" w14:textId="77777777" w:rsidR="00F01D11" w:rsidRPr="00AB4CF9" w:rsidRDefault="00F01D11" w:rsidP="00E5039D">
            <w:pPr>
              <w:keepNext/>
            </w:pPr>
          </w:p>
        </w:tc>
      </w:tr>
    </w:tbl>
    <w:p w14:paraId="1092E1AB" w14:textId="77777777" w:rsidR="00F01D11" w:rsidRPr="00AB4CF9" w:rsidRDefault="00F01D11" w:rsidP="00F01D11">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36DF657A" w14:textId="77777777" w:rsidTr="00E5039D">
        <w:trPr>
          <w:cantSplit/>
          <w:trHeight w:val="519"/>
          <w:tblHeader/>
        </w:trPr>
        <w:tc>
          <w:tcPr>
            <w:tcW w:w="1276" w:type="dxa"/>
          </w:tcPr>
          <w:p w14:paraId="6DE813D1" w14:textId="77777777" w:rsidR="00F01D11" w:rsidRPr="0021111E" w:rsidRDefault="00F01D11" w:rsidP="00E5039D">
            <w:pPr>
              <w:pStyle w:val="Sottoparagrafo"/>
              <w:spacing w:before="0" w:after="0"/>
              <w:rPr>
                <w:bCs/>
              </w:rPr>
            </w:pPr>
            <w:r w:rsidRPr="0021111E">
              <w:rPr>
                <w:bCs/>
              </w:rPr>
              <w:t>Ident.</w:t>
            </w:r>
          </w:p>
        </w:tc>
        <w:tc>
          <w:tcPr>
            <w:tcW w:w="6379" w:type="dxa"/>
          </w:tcPr>
          <w:p w14:paraId="7B4D29B1"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5A455360" w14:textId="77777777" w:rsidR="00F01D11" w:rsidRPr="0021111E" w:rsidRDefault="00F01D11" w:rsidP="00E5039D">
            <w:pPr>
              <w:keepNext/>
              <w:rPr>
                <w:b/>
              </w:rPr>
            </w:pPr>
            <w:r w:rsidRPr="0021111E">
              <w:rPr>
                <w:b/>
              </w:rPr>
              <w:t>Priority</w:t>
            </w:r>
          </w:p>
          <w:p w14:paraId="309C6F41" w14:textId="77777777" w:rsidR="00F01D11" w:rsidRPr="00AB4CF9" w:rsidRDefault="00F01D11" w:rsidP="00E5039D">
            <w:pPr>
              <w:pStyle w:val="figura"/>
              <w:spacing w:before="0"/>
              <w:jc w:val="left"/>
            </w:pPr>
            <w:r w:rsidRPr="00AB4CF9">
              <w:t>M</w:t>
            </w:r>
          </w:p>
        </w:tc>
        <w:tc>
          <w:tcPr>
            <w:tcW w:w="992" w:type="dxa"/>
            <w:vMerge w:val="restart"/>
          </w:tcPr>
          <w:p w14:paraId="7C64E13C" w14:textId="77777777" w:rsidR="00F01D11" w:rsidRPr="0021111E" w:rsidRDefault="00F01D11" w:rsidP="00E5039D">
            <w:pPr>
              <w:pStyle w:val="Sottoparagrafo"/>
              <w:spacing w:before="0" w:after="0"/>
              <w:rPr>
                <w:bCs/>
              </w:rPr>
            </w:pPr>
            <w:r w:rsidRPr="0021111E">
              <w:rPr>
                <w:bCs/>
              </w:rPr>
              <w:t>Source</w:t>
            </w:r>
          </w:p>
          <w:p w14:paraId="4521A5B8" w14:textId="77777777" w:rsidR="00F01D11" w:rsidRPr="00AB4CF9" w:rsidRDefault="00F01D11" w:rsidP="00E5039D">
            <w:pPr>
              <w:keepNext/>
            </w:pPr>
            <w:r w:rsidRPr="00AB4CF9">
              <w:t>R&amp;D</w:t>
            </w:r>
            <w:r w:rsidRPr="00AB4CF9">
              <w:br/>
            </w:r>
          </w:p>
        </w:tc>
      </w:tr>
      <w:tr w:rsidR="00F01D11" w:rsidRPr="00AB4CF9" w14:paraId="7177ACF8" w14:textId="77777777" w:rsidTr="00E5039D">
        <w:trPr>
          <w:cantSplit/>
        </w:trPr>
        <w:tc>
          <w:tcPr>
            <w:tcW w:w="1276" w:type="dxa"/>
          </w:tcPr>
          <w:p w14:paraId="3344C6CC" w14:textId="77777777" w:rsidR="00F01D11" w:rsidRPr="00AB4CF9" w:rsidRDefault="00F01D11" w:rsidP="00F97FB2">
            <w:pPr>
              <w:keepNext/>
              <w:tabs>
                <w:tab w:val="left" w:pos="5660"/>
                <w:tab w:val="left" w:pos="6820"/>
              </w:tabs>
              <w:rPr>
                <w:rFonts w:cs="Arial"/>
              </w:rPr>
            </w:pPr>
            <w:r w:rsidRPr="00AB4CF9">
              <w:rPr>
                <w:rFonts w:cs="Arial"/>
              </w:rPr>
              <w:t>FR</w:t>
            </w:r>
            <w:r w:rsidR="00811B78" w:rsidRPr="00AB4CF9">
              <w:rPr>
                <w:rFonts w:cs="Arial"/>
              </w:rPr>
              <w:t>_</w:t>
            </w:r>
            <w:r w:rsidR="00F97FB2" w:rsidRPr="00AB4CF9">
              <w:rPr>
                <w:rFonts w:cs="Arial"/>
              </w:rPr>
              <w:t>NV</w:t>
            </w:r>
            <w:r w:rsidRPr="00AB4CF9">
              <w:rPr>
                <w:rFonts w:cs="Arial"/>
              </w:rPr>
              <w:t>_</w:t>
            </w:r>
            <w:r w:rsidR="00F97FB2" w:rsidRPr="00AB4CF9">
              <w:rPr>
                <w:rFonts w:cs="Arial"/>
              </w:rPr>
              <w:t>2</w:t>
            </w:r>
          </w:p>
        </w:tc>
        <w:tc>
          <w:tcPr>
            <w:tcW w:w="6379" w:type="dxa"/>
          </w:tcPr>
          <w:p w14:paraId="708B52E7" w14:textId="77777777" w:rsidR="00F01D11" w:rsidRPr="0021111E" w:rsidRDefault="00F01D11" w:rsidP="00E5039D">
            <w:pPr>
              <w:autoSpaceDE w:val="0"/>
              <w:autoSpaceDN w:val="0"/>
              <w:adjustRightInd w:val="0"/>
              <w:rPr>
                <w:rFonts w:ascii="Helvetica-Bold" w:hAnsi="Helvetica-Bold" w:cs="Helvetica-Bold"/>
                <w:b/>
                <w:bCs/>
                <w:szCs w:val="20"/>
                <w:lang w:val="en-US" w:eastAsia="zh-CN"/>
              </w:rPr>
            </w:pPr>
            <w:r w:rsidRPr="0021111E">
              <w:rPr>
                <w:rFonts w:ascii="Helvetica-Bold" w:hAnsi="Helvetica-Bold" w:cs="Helvetica-Bold"/>
                <w:b/>
                <w:bCs/>
                <w:szCs w:val="20"/>
                <w:lang w:val="en-US" w:eastAsia="zh-CN"/>
              </w:rPr>
              <w:t>Operation of Non-Volatile Storage</w:t>
            </w:r>
          </w:p>
          <w:p w14:paraId="2BF85D1B" w14:textId="77777777" w:rsidR="00F01D11" w:rsidRPr="00AB4CF9" w:rsidRDefault="00F01D11" w:rsidP="00AA0E20">
            <w:pPr>
              <w:pStyle w:val="ab"/>
              <w:numPr>
                <w:ilvl w:val="0"/>
                <w:numId w:val="6"/>
              </w:numPr>
              <w:autoSpaceDE w:val="0"/>
              <w:autoSpaceDN w:val="0"/>
              <w:adjustRightInd w:val="0"/>
              <w:rPr>
                <w:lang w:val="en-US"/>
              </w:rPr>
            </w:pPr>
            <w:r w:rsidRPr="00AB4CF9">
              <w:rPr>
                <w:rFonts w:ascii="Helvetica" w:hAnsi="Helvetica" w:cs="Helvetica"/>
                <w:szCs w:val="20"/>
                <w:lang w:val="en-US" w:eastAsia="zh-CN"/>
              </w:rPr>
              <w:t xml:space="preserve">Reset </w:t>
            </w:r>
            <w:r w:rsidR="00F30310" w:rsidRPr="00AB4CF9">
              <w:rPr>
                <w:rFonts w:ascii="Helvetica" w:hAnsi="Helvetica" w:cs="Helvetica"/>
                <w:szCs w:val="20"/>
                <w:lang w:val="en-US" w:eastAsia="zh-CN"/>
              </w:rPr>
              <w:t>t</w:t>
            </w:r>
            <w:r w:rsidRPr="00AB4CF9">
              <w:rPr>
                <w:rFonts w:ascii="Helvetica" w:hAnsi="Helvetica" w:cs="Helvetica"/>
                <w:szCs w:val="20"/>
                <w:lang w:val="en-US" w:eastAsia="zh-CN"/>
              </w:rPr>
              <w:t>o Default,</w:t>
            </w:r>
            <w:r w:rsidRPr="00AB4CF9">
              <w:rPr>
                <w:bCs/>
              </w:rPr>
              <w:t xml:space="preserve"> Provide a method to reset variables to default stored in</w:t>
            </w:r>
            <w:r w:rsidR="00985A70" w:rsidRPr="00AB4CF9">
              <w:rPr>
                <w:bCs/>
              </w:rPr>
              <w:t xml:space="preserve"> ROM or</w:t>
            </w:r>
            <w:r w:rsidRPr="00AB4CF9">
              <w:rPr>
                <w:bCs/>
              </w:rPr>
              <w:t xml:space="preserve"> NV memory.</w:t>
            </w:r>
          </w:p>
          <w:p w14:paraId="7218B1F1" w14:textId="77777777" w:rsidR="00F01D11" w:rsidRPr="00AB4CF9" w:rsidRDefault="00F01D11" w:rsidP="00AA0E20">
            <w:pPr>
              <w:pStyle w:val="ab"/>
              <w:numPr>
                <w:ilvl w:val="0"/>
                <w:numId w:val="6"/>
              </w:numPr>
              <w:autoSpaceDE w:val="0"/>
              <w:autoSpaceDN w:val="0"/>
              <w:adjustRightInd w:val="0"/>
              <w:rPr>
                <w:lang w:val="en-US"/>
              </w:rPr>
            </w:pPr>
            <w:r w:rsidRPr="00AB4CF9">
              <w:t>Load Rom Default. Provide a method to initialize variables with ROM default value.</w:t>
            </w:r>
          </w:p>
          <w:p w14:paraId="386F6249" w14:textId="77777777" w:rsidR="00F01D11" w:rsidRPr="00AB4CF9" w:rsidRDefault="00F01D11" w:rsidP="00AA0E20">
            <w:pPr>
              <w:pStyle w:val="ab"/>
              <w:numPr>
                <w:ilvl w:val="0"/>
                <w:numId w:val="6"/>
              </w:numPr>
              <w:autoSpaceDE w:val="0"/>
              <w:autoSpaceDN w:val="0"/>
              <w:adjustRightInd w:val="0"/>
              <w:rPr>
                <w:lang w:eastAsia="zh-CN"/>
              </w:rPr>
            </w:pPr>
            <w:r w:rsidRPr="00AB4CF9">
              <w:t xml:space="preserve">Save As Default. Provide a method to save variables as default which </w:t>
            </w:r>
            <w:r w:rsidR="007D485B" w:rsidRPr="00AB4CF9">
              <w:t>also be saved</w:t>
            </w:r>
            <w:r w:rsidRPr="00AB4CF9">
              <w:t xml:space="preserve"> in NV memory.</w:t>
            </w:r>
          </w:p>
        </w:tc>
        <w:tc>
          <w:tcPr>
            <w:tcW w:w="992" w:type="dxa"/>
          </w:tcPr>
          <w:p w14:paraId="241A6E8D" w14:textId="77777777" w:rsidR="00F01D11" w:rsidRPr="0021111E" w:rsidRDefault="00F01D11" w:rsidP="00E5039D">
            <w:pPr>
              <w:keepNext/>
              <w:rPr>
                <w:b/>
              </w:rPr>
            </w:pPr>
            <w:r w:rsidRPr="0021111E">
              <w:rPr>
                <w:b/>
              </w:rPr>
              <w:t>Stability</w:t>
            </w:r>
          </w:p>
          <w:p w14:paraId="250FDD82" w14:textId="77777777" w:rsidR="00F01D11" w:rsidRPr="00AB4CF9" w:rsidRDefault="00F01D11" w:rsidP="00E5039D">
            <w:pPr>
              <w:pStyle w:val="figura"/>
              <w:spacing w:before="0"/>
              <w:jc w:val="left"/>
            </w:pPr>
            <w:r w:rsidRPr="00AB4CF9">
              <w:t>C</w:t>
            </w:r>
          </w:p>
        </w:tc>
        <w:tc>
          <w:tcPr>
            <w:tcW w:w="992" w:type="dxa"/>
            <w:vMerge/>
          </w:tcPr>
          <w:p w14:paraId="6CB1863C" w14:textId="77777777" w:rsidR="00F01D11" w:rsidRPr="00AB4CF9" w:rsidRDefault="00F01D11" w:rsidP="00E5039D">
            <w:pPr>
              <w:keepNext/>
            </w:pPr>
          </w:p>
        </w:tc>
      </w:tr>
    </w:tbl>
    <w:p w14:paraId="1733ABFE" w14:textId="77777777" w:rsidR="000E05E0" w:rsidRPr="00AB4CF9" w:rsidRDefault="000E05E0" w:rsidP="006537A3">
      <w:pPr>
        <w:rPr>
          <w:lang w:val="en-GB"/>
        </w:rPr>
      </w:pPr>
    </w:p>
    <w:p w14:paraId="3459F987" w14:textId="77777777" w:rsidR="00E5039D" w:rsidRPr="00AB4CF9" w:rsidRDefault="00C9509B" w:rsidP="00E5039D">
      <w:pPr>
        <w:pStyle w:val="2"/>
        <w:rPr>
          <w:lang w:val="en-GB"/>
        </w:rPr>
      </w:pPr>
      <w:bookmarkStart w:id="25" w:name="_Toc466386096"/>
      <w:r>
        <w:rPr>
          <w:lang w:val="en-GB"/>
        </w:rPr>
        <w:t>Shell</w:t>
      </w:r>
      <w:bookmarkEnd w:id="25"/>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01D11" w:rsidRPr="00AB4CF9" w14:paraId="2B873726" w14:textId="77777777" w:rsidTr="00E5039D">
        <w:trPr>
          <w:cantSplit/>
          <w:trHeight w:val="519"/>
          <w:tblHeader/>
        </w:trPr>
        <w:tc>
          <w:tcPr>
            <w:tcW w:w="1276" w:type="dxa"/>
          </w:tcPr>
          <w:p w14:paraId="7AC68A1A" w14:textId="77777777" w:rsidR="00F01D11" w:rsidRPr="0021111E" w:rsidRDefault="00F01D11" w:rsidP="00E5039D">
            <w:pPr>
              <w:pStyle w:val="Sottoparagrafo"/>
              <w:spacing w:before="0" w:after="0"/>
              <w:rPr>
                <w:bCs/>
              </w:rPr>
            </w:pPr>
            <w:r w:rsidRPr="0021111E">
              <w:rPr>
                <w:bCs/>
              </w:rPr>
              <w:t>Ident.</w:t>
            </w:r>
          </w:p>
        </w:tc>
        <w:tc>
          <w:tcPr>
            <w:tcW w:w="6379" w:type="dxa"/>
          </w:tcPr>
          <w:p w14:paraId="2DAD1463" w14:textId="77777777" w:rsidR="00F01D11" w:rsidRPr="0021111E" w:rsidRDefault="00F01D11" w:rsidP="00E5039D">
            <w:pPr>
              <w:pStyle w:val="Sottoparagrafo"/>
              <w:spacing w:before="0" w:after="0"/>
              <w:rPr>
                <w:bCs/>
              </w:rPr>
            </w:pPr>
            <w:r w:rsidRPr="0021111E">
              <w:rPr>
                <w:bCs/>
              </w:rPr>
              <w:t>Definition / Motivation</w:t>
            </w:r>
          </w:p>
        </w:tc>
        <w:tc>
          <w:tcPr>
            <w:tcW w:w="992" w:type="dxa"/>
          </w:tcPr>
          <w:p w14:paraId="63F3E710" w14:textId="77777777" w:rsidR="00F01D11" w:rsidRPr="0021111E" w:rsidRDefault="00F01D11" w:rsidP="00E5039D">
            <w:pPr>
              <w:keepNext/>
              <w:rPr>
                <w:b/>
              </w:rPr>
            </w:pPr>
            <w:r w:rsidRPr="0021111E">
              <w:rPr>
                <w:b/>
              </w:rPr>
              <w:t>Priority</w:t>
            </w:r>
          </w:p>
          <w:p w14:paraId="1EF44D7F" w14:textId="77777777" w:rsidR="00F01D11" w:rsidRPr="00AB4CF9" w:rsidRDefault="00F01D11" w:rsidP="00E5039D">
            <w:pPr>
              <w:pStyle w:val="figura"/>
              <w:spacing w:before="0"/>
              <w:jc w:val="left"/>
            </w:pPr>
            <w:r w:rsidRPr="00AB4CF9">
              <w:t>M</w:t>
            </w:r>
          </w:p>
        </w:tc>
        <w:tc>
          <w:tcPr>
            <w:tcW w:w="992" w:type="dxa"/>
            <w:vMerge w:val="restart"/>
          </w:tcPr>
          <w:p w14:paraId="1D4DBE35" w14:textId="77777777" w:rsidR="00F01D11" w:rsidRPr="0021111E" w:rsidRDefault="00F01D11" w:rsidP="00E5039D">
            <w:pPr>
              <w:pStyle w:val="Sottoparagrafo"/>
              <w:spacing w:before="0" w:after="0"/>
              <w:rPr>
                <w:bCs/>
              </w:rPr>
            </w:pPr>
            <w:r w:rsidRPr="0021111E">
              <w:rPr>
                <w:bCs/>
              </w:rPr>
              <w:t>Source</w:t>
            </w:r>
          </w:p>
          <w:p w14:paraId="4A86AC27" w14:textId="77777777" w:rsidR="00F01D11" w:rsidRPr="00AB4CF9" w:rsidRDefault="00F01D11" w:rsidP="00E5039D">
            <w:pPr>
              <w:keepNext/>
            </w:pPr>
            <w:r w:rsidRPr="00AB4CF9">
              <w:t>R&amp;D</w:t>
            </w:r>
            <w:r w:rsidRPr="00AB4CF9">
              <w:br/>
            </w:r>
          </w:p>
        </w:tc>
      </w:tr>
      <w:tr w:rsidR="00F01D11" w:rsidRPr="00AB4CF9" w14:paraId="641629E3" w14:textId="77777777" w:rsidTr="00E5039D">
        <w:trPr>
          <w:cantSplit/>
        </w:trPr>
        <w:tc>
          <w:tcPr>
            <w:tcW w:w="1276" w:type="dxa"/>
          </w:tcPr>
          <w:p w14:paraId="7D5B849E" w14:textId="77777777" w:rsidR="00F01D11" w:rsidRPr="00AB4CF9" w:rsidRDefault="00F01D11" w:rsidP="00A479E5">
            <w:pPr>
              <w:keepNext/>
              <w:tabs>
                <w:tab w:val="left" w:pos="5660"/>
                <w:tab w:val="left" w:pos="6820"/>
              </w:tabs>
              <w:rPr>
                <w:rFonts w:cs="Arial"/>
              </w:rPr>
            </w:pPr>
            <w:r w:rsidRPr="00AB4CF9">
              <w:rPr>
                <w:rFonts w:cs="Arial"/>
              </w:rPr>
              <w:t>FR</w:t>
            </w:r>
            <w:r w:rsidR="00811B78" w:rsidRPr="00AB4CF9">
              <w:rPr>
                <w:rFonts w:cs="Arial"/>
              </w:rPr>
              <w:t>_</w:t>
            </w:r>
            <w:r w:rsidR="00A479E5" w:rsidRPr="00AB4CF9">
              <w:rPr>
                <w:rFonts w:cs="Arial"/>
              </w:rPr>
              <w:t>SP</w:t>
            </w:r>
            <w:r w:rsidRPr="00AB4CF9">
              <w:rPr>
                <w:rFonts w:cs="Arial"/>
              </w:rPr>
              <w:t>_</w:t>
            </w:r>
            <w:r w:rsidR="00A479E5" w:rsidRPr="00AB4CF9">
              <w:rPr>
                <w:rFonts w:cs="Arial"/>
              </w:rPr>
              <w:t>1</w:t>
            </w:r>
          </w:p>
        </w:tc>
        <w:tc>
          <w:tcPr>
            <w:tcW w:w="6379" w:type="dxa"/>
          </w:tcPr>
          <w:p w14:paraId="3AFB9D1B" w14:textId="77777777" w:rsidR="00F01D11" w:rsidRPr="0021111E" w:rsidRDefault="00C9509B" w:rsidP="00E5039D">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Shell</w:t>
            </w:r>
          </w:p>
          <w:p w14:paraId="61C6EA73" w14:textId="77777777" w:rsidR="00F01D11" w:rsidRPr="00AB4CF9" w:rsidRDefault="00C9509B" w:rsidP="00AA0E20">
            <w:pPr>
              <w:pStyle w:val="ab"/>
              <w:keepNext/>
              <w:numPr>
                <w:ilvl w:val="0"/>
                <w:numId w:val="4"/>
              </w:numPr>
              <w:autoSpaceDE w:val="0"/>
              <w:autoSpaceDN w:val="0"/>
              <w:adjustRightInd w:val="0"/>
              <w:rPr>
                <w:lang w:val="en-GB"/>
              </w:rPr>
            </w:pPr>
            <w:r>
              <w:rPr>
                <w:rFonts w:ascii="Helvetica" w:hAnsi="Helvetica" w:cs="Helvetica"/>
                <w:szCs w:val="20"/>
                <w:lang w:val="en-US" w:eastAsia="zh-CN"/>
              </w:rPr>
              <w:t>Use USART2 as shell ports, fix setting, 115200, 8, 1</w:t>
            </w:r>
            <w:r w:rsidR="00537543">
              <w:rPr>
                <w:rFonts w:ascii="Helvetica" w:hAnsi="Helvetica" w:cs="Helvetica"/>
                <w:szCs w:val="20"/>
                <w:lang w:val="en-US" w:eastAsia="zh-CN"/>
              </w:rPr>
              <w:t>,</w:t>
            </w:r>
            <w:r>
              <w:rPr>
                <w:rFonts w:ascii="Helvetica" w:hAnsi="Helvetica" w:cs="Helvetica"/>
                <w:szCs w:val="20"/>
                <w:lang w:val="en-US" w:eastAsia="zh-CN"/>
              </w:rPr>
              <w:t xml:space="preserve"> </w:t>
            </w:r>
            <w:r w:rsidR="009D402A">
              <w:rPr>
                <w:rFonts w:ascii="Helvetica" w:hAnsi="Helvetica" w:cs="Helvetica"/>
                <w:szCs w:val="20"/>
                <w:lang w:val="en-US" w:eastAsia="zh-CN"/>
              </w:rPr>
              <w:t>none</w:t>
            </w:r>
            <w:r w:rsidR="00537543">
              <w:rPr>
                <w:rFonts w:ascii="Helvetica" w:hAnsi="Helvetica" w:cs="Helvetica"/>
                <w:szCs w:val="20"/>
                <w:lang w:val="en-US" w:eastAsia="zh-CN"/>
              </w:rPr>
              <w:t>.</w:t>
            </w:r>
          </w:p>
          <w:p w14:paraId="271D2F38" w14:textId="77777777" w:rsidR="00F01D11" w:rsidRPr="00AB4CF9" w:rsidRDefault="00C9509B" w:rsidP="00AA0E20">
            <w:pPr>
              <w:pStyle w:val="ab"/>
              <w:keepNext/>
              <w:numPr>
                <w:ilvl w:val="0"/>
                <w:numId w:val="4"/>
              </w:numPr>
              <w:autoSpaceDE w:val="0"/>
              <w:autoSpaceDN w:val="0"/>
              <w:adjustRightInd w:val="0"/>
              <w:rPr>
                <w:lang w:val="en-GB"/>
              </w:rPr>
            </w:pPr>
            <w:r>
              <w:rPr>
                <w:lang w:eastAsia="zh-CN"/>
              </w:rPr>
              <w:t>Shall support putty as the remote console.</w:t>
            </w:r>
          </w:p>
          <w:p w14:paraId="25A95156" w14:textId="77777777" w:rsidR="00F01D11" w:rsidRPr="00AB4CF9" w:rsidRDefault="00F01D11" w:rsidP="00AA0E20">
            <w:pPr>
              <w:pStyle w:val="ab"/>
              <w:keepNext/>
              <w:numPr>
                <w:ilvl w:val="0"/>
                <w:numId w:val="4"/>
              </w:numPr>
              <w:autoSpaceDE w:val="0"/>
              <w:autoSpaceDN w:val="0"/>
              <w:adjustRightInd w:val="0"/>
              <w:rPr>
                <w:lang w:val="en-GB"/>
              </w:rPr>
            </w:pPr>
            <w:r w:rsidRPr="00AB4CF9">
              <w:rPr>
                <w:lang w:val="en-GB"/>
              </w:rPr>
              <w:t>Shall support following commands:</w:t>
            </w:r>
          </w:p>
          <w:p w14:paraId="6BA2097C" w14:textId="77777777" w:rsidR="00F01D11" w:rsidRPr="00AB4CF9" w:rsidRDefault="00F01D11" w:rsidP="00AA0E20">
            <w:pPr>
              <w:pStyle w:val="ab"/>
              <w:keepNext/>
              <w:numPr>
                <w:ilvl w:val="0"/>
                <w:numId w:val="5"/>
              </w:numPr>
            </w:pPr>
            <w:r w:rsidRPr="00AB4CF9">
              <w:t>Read Object</w:t>
            </w:r>
          </w:p>
          <w:p w14:paraId="4252D18F" w14:textId="77777777" w:rsidR="00F01D11" w:rsidRPr="00AB4CF9" w:rsidRDefault="00F01D11" w:rsidP="00AA0E20">
            <w:pPr>
              <w:pStyle w:val="ab"/>
              <w:keepNext/>
              <w:numPr>
                <w:ilvl w:val="0"/>
                <w:numId w:val="5"/>
              </w:numPr>
            </w:pPr>
            <w:r w:rsidRPr="00AB4CF9">
              <w:t>Write Object</w:t>
            </w:r>
          </w:p>
          <w:p w14:paraId="7E3E29FF" w14:textId="77777777" w:rsidR="00F01D11" w:rsidRPr="00AB4CF9" w:rsidRDefault="00F01D11" w:rsidP="00AA0E20">
            <w:pPr>
              <w:pStyle w:val="ab"/>
              <w:keepNext/>
              <w:numPr>
                <w:ilvl w:val="0"/>
                <w:numId w:val="5"/>
              </w:numPr>
            </w:pPr>
            <w:r w:rsidRPr="00AB4CF9">
              <w:t>Read Memory</w:t>
            </w:r>
          </w:p>
          <w:p w14:paraId="31DE0DAE" w14:textId="77777777" w:rsidR="00F01D11" w:rsidRPr="00AB4CF9" w:rsidRDefault="00F01D11" w:rsidP="00AA0E20">
            <w:pPr>
              <w:pStyle w:val="ab"/>
              <w:keepNext/>
              <w:numPr>
                <w:ilvl w:val="0"/>
                <w:numId w:val="5"/>
              </w:numPr>
            </w:pPr>
            <w:r w:rsidRPr="00AB4CF9">
              <w:t>Write Memory</w:t>
            </w:r>
          </w:p>
        </w:tc>
        <w:tc>
          <w:tcPr>
            <w:tcW w:w="992" w:type="dxa"/>
          </w:tcPr>
          <w:p w14:paraId="2EBF915F" w14:textId="77777777" w:rsidR="00F01D11" w:rsidRPr="0021111E" w:rsidRDefault="00F01D11" w:rsidP="00E5039D">
            <w:pPr>
              <w:keepNext/>
              <w:rPr>
                <w:b/>
              </w:rPr>
            </w:pPr>
            <w:r w:rsidRPr="0021111E">
              <w:rPr>
                <w:b/>
              </w:rPr>
              <w:t>Stability</w:t>
            </w:r>
          </w:p>
          <w:p w14:paraId="0638B618" w14:textId="77777777" w:rsidR="00F01D11" w:rsidRPr="00AB4CF9" w:rsidRDefault="00F01D11" w:rsidP="00E5039D">
            <w:pPr>
              <w:pStyle w:val="figura"/>
              <w:spacing w:before="0"/>
              <w:jc w:val="left"/>
            </w:pPr>
            <w:r w:rsidRPr="00AB4CF9">
              <w:t>C</w:t>
            </w:r>
          </w:p>
        </w:tc>
        <w:tc>
          <w:tcPr>
            <w:tcW w:w="992" w:type="dxa"/>
            <w:vMerge/>
          </w:tcPr>
          <w:p w14:paraId="48AE5C42" w14:textId="77777777" w:rsidR="00F01D11" w:rsidRPr="00AB4CF9" w:rsidRDefault="00F01D11" w:rsidP="00E5039D">
            <w:pPr>
              <w:keepNext/>
            </w:pPr>
          </w:p>
        </w:tc>
      </w:tr>
    </w:tbl>
    <w:p w14:paraId="4151E878" w14:textId="77777777" w:rsidR="00F01D11" w:rsidRPr="00AB4CF9" w:rsidRDefault="00F01D11" w:rsidP="00F01D11">
      <w:pPr>
        <w:rPr>
          <w:color w:val="0000FF"/>
          <w:lang w:val="fr-FR"/>
        </w:rPr>
      </w:pPr>
    </w:p>
    <w:p w14:paraId="7E5018DC" w14:textId="77777777" w:rsidR="00E5039D" w:rsidRDefault="00612213" w:rsidP="009F6614">
      <w:pPr>
        <w:pStyle w:val="2"/>
      </w:pPr>
      <w:bookmarkStart w:id="26" w:name="_Toc466386097"/>
      <w:r>
        <w:t>Measurement</w:t>
      </w:r>
      <w:bookmarkEnd w:id="26"/>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AB4CF9" w14:paraId="1232E38C" w14:textId="77777777" w:rsidTr="006D3521">
        <w:trPr>
          <w:cantSplit/>
          <w:trHeight w:val="519"/>
          <w:tblHeader/>
        </w:trPr>
        <w:tc>
          <w:tcPr>
            <w:tcW w:w="1276" w:type="dxa"/>
          </w:tcPr>
          <w:p w14:paraId="61D6A4E2" w14:textId="77777777" w:rsidR="00AF3C18" w:rsidRPr="0021111E" w:rsidRDefault="00AF3C18" w:rsidP="006D3521">
            <w:pPr>
              <w:pStyle w:val="Sottoparagrafo"/>
              <w:spacing w:before="0" w:after="0"/>
              <w:rPr>
                <w:bCs/>
              </w:rPr>
            </w:pPr>
            <w:r w:rsidRPr="0021111E">
              <w:rPr>
                <w:bCs/>
              </w:rPr>
              <w:t>Ident.</w:t>
            </w:r>
          </w:p>
        </w:tc>
        <w:tc>
          <w:tcPr>
            <w:tcW w:w="6379" w:type="dxa"/>
          </w:tcPr>
          <w:p w14:paraId="028060C6" w14:textId="77777777" w:rsidR="00AF3C18" w:rsidRPr="0021111E" w:rsidRDefault="00AF3C18" w:rsidP="006D3521">
            <w:pPr>
              <w:pStyle w:val="Sottoparagrafo"/>
              <w:spacing w:before="0" w:after="0"/>
              <w:rPr>
                <w:bCs/>
              </w:rPr>
            </w:pPr>
            <w:r w:rsidRPr="0021111E">
              <w:rPr>
                <w:bCs/>
              </w:rPr>
              <w:t>Definition / Motivation</w:t>
            </w:r>
          </w:p>
        </w:tc>
        <w:tc>
          <w:tcPr>
            <w:tcW w:w="992" w:type="dxa"/>
          </w:tcPr>
          <w:p w14:paraId="120D4A46" w14:textId="77777777" w:rsidR="00AF3C18" w:rsidRPr="0021111E" w:rsidRDefault="00AF3C18" w:rsidP="006D3521">
            <w:pPr>
              <w:keepNext/>
              <w:rPr>
                <w:b/>
              </w:rPr>
            </w:pPr>
            <w:r w:rsidRPr="0021111E">
              <w:rPr>
                <w:b/>
              </w:rPr>
              <w:t>Priority</w:t>
            </w:r>
          </w:p>
          <w:p w14:paraId="22E717B5" w14:textId="77777777" w:rsidR="00AF3C18" w:rsidRPr="00AB4CF9" w:rsidRDefault="00AF3C18" w:rsidP="006D3521">
            <w:pPr>
              <w:pStyle w:val="figura"/>
              <w:spacing w:before="0"/>
              <w:jc w:val="left"/>
            </w:pPr>
            <w:r w:rsidRPr="00AB4CF9">
              <w:t>M</w:t>
            </w:r>
          </w:p>
        </w:tc>
        <w:tc>
          <w:tcPr>
            <w:tcW w:w="992" w:type="dxa"/>
            <w:vMerge w:val="restart"/>
          </w:tcPr>
          <w:p w14:paraId="16852EAF" w14:textId="77777777" w:rsidR="00AF3C18" w:rsidRPr="0021111E" w:rsidRDefault="00AF3C18" w:rsidP="006D3521">
            <w:pPr>
              <w:pStyle w:val="Sottoparagrafo"/>
              <w:spacing w:before="0" w:after="0"/>
              <w:rPr>
                <w:bCs/>
              </w:rPr>
            </w:pPr>
            <w:r w:rsidRPr="0021111E">
              <w:rPr>
                <w:bCs/>
              </w:rPr>
              <w:t>Source</w:t>
            </w:r>
          </w:p>
          <w:p w14:paraId="0E5C9E55" w14:textId="77777777" w:rsidR="00AF3C18" w:rsidRPr="00AB4CF9" w:rsidRDefault="00AF3C18" w:rsidP="006D3521">
            <w:pPr>
              <w:keepNext/>
            </w:pPr>
            <w:r w:rsidRPr="00AB4CF9">
              <w:t>R&amp;D</w:t>
            </w:r>
            <w:r w:rsidRPr="00AB4CF9">
              <w:br/>
            </w:r>
          </w:p>
        </w:tc>
      </w:tr>
      <w:tr w:rsidR="00AF3C18" w:rsidRPr="00AB4CF9" w14:paraId="688C76FA" w14:textId="77777777" w:rsidTr="006D3521">
        <w:trPr>
          <w:cantSplit/>
        </w:trPr>
        <w:tc>
          <w:tcPr>
            <w:tcW w:w="1276" w:type="dxa"/>
          </w:tcPr>
          <w:p w14:paraId="45501BF8" w14:textId="77777777" w:rsidR="00AF3C18" w:rsidRPr="00AB4CF9" w:rsidRDefault="00AF3C18" w:rsidP="00AF3C18">
            <w:pPr>
              <w:keepNext/>
              <w:tabs>
                <w:tab w:val="left" w:pos="5660"/>
                <w:tab w:val="left" w:pos="6820"/>
              </w:tabs>
              <w:rPr>
                <w:rFonts w:cs="Arial"/>
              </w:rPr>
            </w:pPr>
            <w:r w:rsidRPr="00AB4CF9">
              <w:rPr>
                <w:rFonts w:cs="Arial"/>
              </w:rPr>
              <w:t>FR_</w:t>
            </w:r>
            <w:r>
              <w:rPr>
                <w:rFonts w:cs="Arial"/>
              </w:rPr>
              <w:t>MEA</w:t>
            </w:r>
            <w:r w:rsidRPr="00AB4CF9">
              <w:rPr>
                <w:rFonts w:cs="Arial"/>
              </w:rPr>
              <w:t>_1</w:t>
            </w:r>
          </w:p>
        </w:tc>
        <w:tc>
          <w:tcPr>
            <w:tcW w:w="6379" w:type="dxa"/>
          </w:tcPr>
          <w:p w14:paraId="2D4DD615" w14:textId="77777777" w:rsidR="00AF3C18" w:rsidRPr="0021111E" w:rsidRDefault="00AF3C18"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Deep Flush</w:t>
            </w:r>
          </w:p>
          <w:p w14:paraId="1E1AA711" w14:textId="77777777" w:rsidR="00AF3C18" w:rsidRDefault="00A26EFD" w:rsidP="0093213A">
            <w:pPr>
              <w:pStyle w:val="ab"/>
              <w:keepNext/>
              <w:numPr>
                <w:ilvl w:val="0"/>
                <w:numId w:val="55"/>
              </w:numPr>
              <w:rPr>
                <w:lang w:eastAsia="zh-CN"/>
              </w:rPr>
            </w:pPr>
            <w:r>
              <w:rPr>
                <w:rFonts w:hint="eastAsia"/>
                <w:lang w:eastAsia="zh-CN"/>
              </w:rPr>
              <w:t xml:space="preserve">The </w:t>
            </w:r>
            <w:r>
              <w:rPr>
                <w:lang w:eastAsia="zh-CN"/>
              </w:rPr>
              <w:t xml:space="preserve">flush volume </w:t>
            </w:r>
            <w:r w:rsidR="008E4AAD">
              <w:rPr>
                <w:rFonts w:hint="eastAsia"/>
                <w:lang w:eastAsia="zh-CN"/>
              </w:rPr>
              <w:t xml:space="preserve">could be configured below in </w:t>
            </w:r>
            <w:r w:rsidR="008E4AAD" w:rsidRPr="000315B7">
              <w:rPr>
                <w:rFonts w:hint="eastAsia"/>
                <w:lang w:eastAsia="zh-CN"/>
              </w:rPr>
              <w:t>service mode.</w:t>
            </w:r>
          </w:p>
          <w:p w14:paraId="7F87FCEE" w14:textId="77777777" w:rsidR="00A26EFD" w:rsidRDefault="00A26EFD" w:rsidP="0093213A">
            <w:pPr>
              <w:pStyle w:val="ab"/>
              <w:keepNext/>
              <w:numPr>
                <w:ilvl w:val="0"/>
                <w:numId w:val="15"/>
              </w:numPr>
            </w:pPr>
            <w:r w:rsidRPr="00966DFA">
              <w:t>volume of water sample</w:t>
            </w:r>
            <w:r w:rsidRPr="00966DFA">
              <w:rPr>
                <w:rFonts w:hint="eastAsia"/>
              </w:rPr>
              <w:t xml:space="preserve"> </w:t>
            </w:r>
            <w:r w:rsidRPr="00A26EFD">
              <w:rPr>
                <w:rFonts w:hint="eastAsia"/>
              </w:rPr>
              <w:t>(1~10 ml)</w:t>
            </w:r>
          </w:p>
          <w:p w14:paraId="1EFF3AC9" w14:textId="77777777" w:rsidR="00A26EFD" w:rsidRDefault="00A26EFD" w:rsidP="0093213A">
            <w:pPr>
              <w:pStyle w:val="ab"/>
              <w:keepNext/>
              <w:numPr>
                <w:ilvl w:val="0"/>
                <w:numId w:val="15"/>
              </w:numPr>
            </w:pPr>
            <w:r w:rsidRPr="00966DFA">
              <w:t xml:space="preserve">flush time </w:t>
            </w:r>
            <w:r w:rsidRPr="00966DFA">
              <w:rPr>
                <w:rFonts w:hint="eastAsia"/>
              </w:rPr>
              <w:t>(30~120 sec)</w:t>
            </w:r>
          </w:p>
          <w:p w14:paraId="407F0278" w14:textId="3F053314" w:rsidR="00A26EFD" w:rsidRPr="00AB4CF9" w:rsidRDefault="008E4AAD" w:rsidP="000315B7">
            <w:pPr>
              <w:pStyle w:val="ab"/>
              <w:keepNext/>
              <w:numPr>
                <w:ilvl w:val="0"/>
                <w:numId w:val="55"/>
              </w:numPr>
              <w:rPr>
                <w:lang w:eastAsia="zh-CN"/>
              </w:rPr>
            </w:pPr>
            <w:r>
              <w:rPr>
                <w:rFonts w:hint="eastAsia"/>
                <w:lang w:eastAsia="zh-CN"/>
              </w:rPr>
              <w:t xml:space="preserve">Deep flush could be configured </w:t>
            </w:r>
            <w:r w:rsidR="00D96FF4">
              <w:rPr>
                <w:lang w:eastAsia="zh-CN"/>
              </w:rPr>
              <w:t xml:space="preserve">by user </w:t>
            </w:r>
            <w:r>
              <w:rPr>
                <w:rFonts w:hint="eastAsia"/>
                <w:lang w:eastAsia="zh-CN"/>
              </w:rPr>
              <w:t xml:space="preserve">as enabled for each </w:t>
            </w:r>
            <w:r>
              <w:rPr>
                <w:lang w:eastAsia="zh-CN"/>
              </w:rPr>
              <w:t>measurement.</w:t>
            </w:r>
            <w:ins w:id="27" w:author="Li, Paul(Peng)" w:date="2016-11-09T09:52:00Z">
              <w:r w:rsidR="00CB4B05">
                <w:rPr>
                  <w:lang w:eastAsia="zh-CN"/>
                </w:rPr>
                <w:t xml:space="preserve"> </w:t>
              </w:r>
            </w:ins>
          </w:p>
        </w:tc>
        <w:tc>
          <w:tcPr>
            <w:tcW w:w="992" w:type="dxa"/>
          </w:tcPr>
          <w:p w14:paraId="638E7A14" w14:textId="77777777" w:rsidR="00AF3C18" w:rsidRPr="0021111E" w:rsidRDefault="00AF3C18" w:rsidP="006D3521">
            <w:pPr>
              <w:keepNext/>
              <w:rPr>
                <w:b/>
              </w:rPr>
            </w:pPr>
            <w:r w:rsidRPr="0021111E">
              <w:rPr>
                <w:b/>
              </w:rPr>
              <w:t>Stability</w:t>
            </w:r>
          </w:p>
          <w:p w14:paraId="6BEE2BDA" w14:textId="77777777" w:rsidR="00AF3C18" w:rsidRPr="00AB4CF9" w:rsidRDefault="00AF3C18" w:rsidP="006D3521">
            <w:pPr>
              <w:pStyle w:val="figura"/>
              <w:spacing w:before="0"/>
              <w:jc w:val="left"/>
            </w:pPr>
            <w:r w:rsidRPr="00AB4CF9">
              <w:t>C</w:t>
            </w:r>
          </w:p>
        </w:tc>
        <w:tc>
          <w:tcPr>
            <w:tcW w:w="992" w:type="dxa"/>
            <w:vMerge/>
          </w:tcPr>
          <w:p w14:paraId="2B153B30" w14:textId="77777777" w:rsidR="00AF3C18" w:rsidRPr="00AB4CF9" w:rsidRDefault="00AF3C18" w:rsidP="006D3521">
            <w:pPr>
              <w:keepNext/>
            </w:pPr>
          </w:p>
        </w:tc>
      </w:tr>
    </w:tbl>
    <w:p w14:paraId="6FBD4D27" w14:textId="77777777" w:rsidR="00E12145" w:rsidRPr="00E12145" w:rsidRDefault="00E12145" w:rsidP="00E12145"/>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57F6A0B7" w14:textId="77777777" w:rsidTr="006D3521">
        <w:trPr>
          <w:cantSplit/>
          <w:trHeight w:val="519"/>
          <w:tblHeader/>
        </w:trPr>
        <w:tc>
          <w:tcPr>
            <w:tcW w:w="1276" w:type="dxa"/>
          </w:tcPr>
          <w:p w14:paraId="4C45C66E" w14:textId="77777777" w:rsidR="00A26EFD" w:rsidRPr="0021111E" w:rsidRDefault="00A26EFD" w:rsidP="006D3521">
            <w:pPr>
              <w:pStyle w:val="Sottoparagrafo"/>
              <w:spacing w:before="0" w:after="0"/>
              <w:rPr>
                <w:bCs/>
              </w:rPr>
            </w:pPr>
            <w:r w:rsidRPr="0021111E">
              <w:rPr>
                <w:bCs/>
              </w:rPr>
              <w:t>Ident.</w:t>
            </w:r>
          </w:p>
        </w:tc>
        <w:tc>
          <w:tcPr>
            <w:tcW w:w="6379" w:type="dxa"/>
          </w:tcPr>
          <w:p w14:paraId="2BDA4E24"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70F48F4B" w14:textId="77777777" w:rsidR="00A26EFD" w:rsidRPr="0021111E" w:rsidRDefault="00A26EFD" w:rsidP="006D3521">
            <w:pPr>
              <w:keepNext/>
              <w:rPr>
                <w:b/>
              </w:rPr>
            </w:pPr>
            <w:r w:rsidRPr="0021111E">
              <w:rPr>
                <w:b/>
              </w:rPr>
              <w:t>Priority</w:t>
            </w:r>
          </w:p>
          <w:p w14:paraId="712A36BD" w14:textId="77777777" w:rsidR="00A26EFD" w:rsidRPr="00AB4CF9" w:rsidRDefault="00A26EFD" w:rsidP="006D3521">
            <w:pPr>
              <w:pStyle w:val="figura"/>
              <w:spacing w:before="0"/>
              <w:jc w:val="left"/>
            </w:pPr>
            <w:r w:rsidRPr="00AB4CF9">
              <w:t>M</w:t>
            </w:r>
          </w:p>
        </w:tc>
        <w:tc>
          <w:tcPr>
            <w:tcW w:w="992" w:type="dxa"/>
            <w:vMerge w:val="restart"/>
          </w:tcPr>
          <w:p w14:paraId="7B82F2A8" w14:textId="77777777" w:rsidR="00A26EFD" w:rsidRPr="0021111E" w:rsidRDefault="00A26EFD" w:rsidP="006D3521">
            <w:pPr>
              <w:pStyle w:val="Sottoparagrafo"/>
              <w:spacing w:before="0" w:after="0"/>
              <w:rPr>
                <w:bCs/>
              </w:rPr>
            </w:pPr>
            <w:r w:rsidRPr="0021111E">
              <w:rPr>
                <w:bCs/>
              </w:rPr>
              <w:t>Source</w:t>
            </w:r>
          </w:p>
          <w:p w14:paraId="69A41CED" w14:textId="77777777" w:rsidR="00A26EFD" w:rsidRPr="00AB4CF9" w:rsidRDefault="00A26EFD" w:rsidP="006D3521">
            <w:pPr>
              <w:keepNext/>
            </w:pPr>
            <w:r w:rsidRPr="00AB4CF9">
              <w:t>R&amp;D</w:t>
            </w:r>
            <w:r w:rsidRPr="00AB4CF9">
              <w:br/>
            </w:r>
          </w:p>
        </w:tc>
      </w:tr>
      <w:tr w:rsidR="00A26EFD" w:rsidRPr="00AB4CF9" w14:paraId="792A6023" w14:textId="77777777" w:rsidTr="006D3521">
        <w:trPr>
          <w:cantSplit/>
        </w:trPr>
        <w:tc>
          <w:tcPr>
            <w:tcW w:w="1276" w:type="dxa"/>
          </w:tcPr>
          <w:p w14:paraId="2B80668C"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2</w:t>
            </w:r>
          </w:p>
        </w:tc>
        <w:tc>
          <w:tcPr>
            <w:tcW w:w="6379" w:type="dxa"/>
          </w:tcPr>
          <w:p w14:paraId="77EAC912" w14:textId="77777777" w:rsidR="00A26EFD" w:rsidRPr="0021111E" w:rsidRDefault="00A26EFD"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Measure Average</w:t>
            </w:r>
          </w:p>
          <w:p w14:paraId="5D1E110E" w14:textId="1035CB5F" w:rsidR="00305CB0" w:rsidRPr="000315B7" w:rsidRDefault="00A26EFD" w:rsidP="000315B7">
            <w:pPr>
              <w:keepNext/>
              <w:rPr>
                <w:ins w:id="28" w:author="Li, Paul(Peng)" w:date="2016-11-09T10:24:00Z"/>
                <w:strike/>
                <w:highlight w:val="green"/>
              </w:rPr>
            </w:pPr>
            <w:r>
              <w:rPr>
                <w:rFonts w:hint="eastAsia"/>
                <w:lang w:eastAsia="zh-CN"/>
              </w:rPr>
              <w:t xml:space="preserve">The </w:t>
            </w:r>
            <w:r>
              <w:t>average</w:t>
            </w:r>
            <w:r>
              <w:rPr>
                <w:lang w:eastAsia="zh-CN"/>
              </w:rPr>
              <w:t xml:space="preserve"> </w:t>
            </w:r>
            <w:r w:rsidR="00E15790">
              <w:t>measure</w:t>
            </w:r>
            <w:r w:rsidR="00E15790" w:rsidRPr="006D1BA9">
              <w:rPr>
                <w:rFonts w:hint="eastAsia"/>
              </w:rPr>
              <w:t xml:space="preserve"> points</w:t>
            </w:r>
            <w:r w:rsidR="00E15790">
              <w:rPr>
                <w:lang w:eastAsia="zh-CN"/>
              </w:rPr>
              <w:t xml:space="preserve"> shall be configurable </w:t>
            </w:r>
            <w:r w:rsidR="00305CB0">
              <w:rPr>
                <w:lang w:eastAsia="zh-CN"/>
              </w:rPr>
              <w:t xml:space="preserve">2 </w:t>
            </w:r>
            <w:r w:rsidR="00E15790">
              <w:rPr>
                <w:lang w:eastAsia="zh-CN"/>
              </w:rPr>
              <w:t>~</w:t>
            </w:r>
            <w:r w:rsidR="007A5CE8">
              <w:rPr>
                <w:lang w:eastAsia="zh-CN"/>
              </w:rPr>
              <w:t xml:space="preserve"> </w:t>
            </w:r>
            <w:r w:rsidR="00305CB0">
              <w:rPr>
                <w:lang w:eastAsia="zh-CN"/>
              </w:rPr>
              <w:t>5;</w:t>
            </w:r>
          </w:p>
          <w:p w14:paraId="547A1429" w14:textId="327CAC24" w:rsidR="00305CB0" w:rsidRPr="000315B7" w:rsidRDefault="00305CB0" w:rsidP="000315B7">
            <w:pPr>
              <w:pStyle w:val="ab"/>
              <w:keepNext/>
              <w:numPr>
                <w:ilvl w:val="0"/>
                <w:numId w:val="53"/>
              </w:numPr>
            </w:pPr>
            <w:r w:rsidRPr="000315B7">
              <w:rPr>
                <w:lang w:eastAsia="zh-CN"/>
              </w:rPr>
              <w:t xml:space="preserve">&gt;3: remove the max and min point, then </w:t>
            </w:r>
            <w:r w:rsidR="00D96FF4">
              <w:rPr>
                <w:lang w:eastAsia="zh-CN"/>
              </w:rPr>
              <w:t xml:space="preserve">do </w:t>
            </w:r>
            <w:r w:rsidRPr="000315B7">
              <w:rPr>
                <w:lang w:eastAsia="zh-CN"/>
              </w:rPr>
              <w:t>average</w:t>
            </w:r>
            <w:r w:rsidR="00D96FF4">
              <w:rPr>
                <w:lang w:eastAsia="zh-CN"/>
              </w:rPr>
              <w:t xml:space="preserve"> </w:t>
            </w:r>
            <w:r w:rsidRPr="000315B7">
              <w:rPr>
                <w:lang w:eastAsia="zh-CN"/>
              </w:rPr>
              <w:t>;</w:t>
            </w:r>
          </w:p>
          <w:p w14:paraId="22E55D88" w14:textId="711E5AE3" w:rsidR="00305CB0" w:rsidRPr="000315B7" w:rsidRDefault="00305CB0" w:rsidP="000315B7">
            <w:pPr>
              <w:pStyle w:val="ab"/>
              <w:keepNext/>
              <w:numPr>
                <w:ilvl w:val="0"/>
                <w:numId w:val="53"/>
              </w:numPr>
            </w:pPr>
            <w:r w:rsidRPr="000315B7">
              <w:rPr>
                <w:lang w:eastAsia="zh-CN"/>
              </w:rPr>
              <w:t>=3</w:t>
            </w:r>
            <w:r w:rsidR="00D96FF4">
              <w:rPr>
                <w:lang w:eastAsia="zh-CN"/>
              </w:rPr>
              <w:t>:</w:t>
            </w:r>
            <w:r w:rsidRPr="000315B7">
              <w:rPr>
                <w:lang w:eastAsia="zh-CN"/>
              </w:rPr>
              <w:t xml:space="preserve"> remove the max and min point, </w:t>
            </w:r>
            <w:r w:rsidR="00D96FF4">
              <w:rPr>
                <w:lang w:eastAsia="zh-CN"/>
              </w:rPr>
              <w:t>then</w:t>
            </w:r>
            <w:r w:rsidRPr="000315B7">
              <w:rPr>
                <w:lang w:eastAsia="zh-CN"/>
              </w:rPr>
              <w:t xml:space="preserve"> middle value</w:t>
            </w:r>
          </w:p>
          <w:p w14:paraId="254DAFA4" w14:textId="22C092C5" w:rsidR="00C63DB7" w:rsidRPr="000315B7" w:rsidRDefault="00305CB0" w:rsidP="000315B7">
            <w:pPr>
              <w:pStyle w:val="ab"/>
              <w:keepNext/>
              <w:numPr>
                <w:ilvl w:val="0"/>
                <w:numId w:val="53"/>
              </w:numPr>
              <w:rPr>
                <w:lang w:eastAsia="zh-CN"/>
              </w:rPr>
            </w:pPr>
            <w:r w:rsidRPr="000315B7">
              <w:rPr>
                <w:lang w:eastAsia="zh-CN"/>
              </w:rPr>
              <w:t>&lt;3</w:t>
            </w:r>
            <w:r w:rsidR="00D96FF4">
              <w:rPr>
                <w:lang w:eastAsia="zh-CN"/>
              </w:rPr>
              <w:t>:</w:t>
            </w:r>
            <w:r w:rsidRPr="000315B7">
              <w:rPr>
                <w:lang w:eastAsia="zh-CN"/>
              </w:rPr>
              <w:t xml:space="preserve"> average value</w:t>
            </w:r>
          </w:p>
        </w:tc>
        <w:tc>
          <w:tcPr>
            <w:tcW w:w="992" w:type="dxa"/>
          </w:tcPr>
          <w:p w14:paraId="3057E6B8" w14:textId="77777777" w:rsidR="00A26EFD" w:rsidRPr="0021111E" w:rsidRDefault="00A26EFD" w:rsidP="006D3521">
            <w:pPr>
              <w:keepNext/>
              <w:rPr>
                <w:b/>
              </w:rPr>
            </w:pPr>
            <w:r w:rsidRPr="0021111E">
              <w:rPr>
                <w:b/>
              </w:rPr>
              <w:t>Stability</w:t>
            </w:r>
          </w:p>
          <w:p w14:paraId="373AE6E7" w14:textId="77777777" w:rsidR="00A26EFD" w:rsidRPr="00AB4CF9" w:rsidRDefault="00A26EFD" w:rsidP="006D3521">
            <w:pPr>
              <w:pStyle w:val="figura"/>
              <w:spacing w:before="0"/>
              <w:jc w:val="left"/>
            </w:pPr>
            <w:r w:rsidRPr="00AB4CF9">
              <w:t>C</w:t>
            </w:r>
          </w:p>
        </w:tc>
        <w:tc>
          <w:tcPr>
            <w:tcW w:w="992" w:type="dxa"/>
            <w:vMerge/>
          </w:tcPr>
          <w:p w14:paraId="69B8FF63" w14:textId="77777777" w:rsidR="00A26EFD" w:rsidRPr="00AB4CF9" w:rsidRDefault="00A26EFD" w:rsidP="006D3521">
            <w:pPr>
              <w:keepNext/>
            </w:pPr>
          </w:p>
        </w:tc>
      </w:tr>
    </w:tbl>
    <w:p w14:paraId="69B7237C" w14:textId="5441F52F" w:rsidR="009F6614" w:rsidRPr="00311EF4" w:rsidRDefault="009F6614" w:rsidP="009F6614">
      <w:pPr>
        <w:rPr>
          <w:i/>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0708C033" w14:textId="77777777" w:rsidTr="006D3521">
        <w:trPr>
          <w:cantSplit/>
          <w:trHeight w:val="519"/>
          <w:tblHeader/>
        </w:trPr>
        <w:tc>
          <w:tcPr>
            <w:tcW w:w="1276" w:type="dxa"/>
          </w:tcPr>
          <w:p w14:paraId="31D94728" w14:textId="77777777" w:rsidR="00A26EFD" w:rsidRPr="0021111E" w:rsidRDefault="00A26EFD" w:rsidP="006D3521">
            <w:pPr>
              <w:pStyle w:val="Sottoparagrafo"/>
              <w:spacing w:before="0" w:after="0"/>
              <w:rPr>
                <w:bCs/>
              </w:rPr>
            </w:pPr>
            <w:r w:rsidRPr="0021111E">
              <w:rPr>
                <w:bCs/>
              </w:rPr>
              <w:lastRenderedPageBreak/>
              <w:t>Ident.</w:t>
            </w:r>
          </w:p>
        </w:tc>
        <w:tc>
          <w:tcPr>
            <w:tcW w:w="6379" w:type="dxa"/>
          </w:tcPr>
          <w:p w14:paraId="778B8DB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FC88A8F" w14:textId="77777777" w:rsidR="00A26EFD" w:rsidRPr="0021111E" w:rsidRDefault="00A26EFD" w:rsidP="006D3521">
            <w:pPr>
              <w:keepNext/>
              <w:rPr>
                <w:b/>
              </w:rPr>
            </w:pPr>
            <w:r w:rsidRPr="0021111E">
              <w:rPr>
                <w:b/>
              </w:rPr>
              <w:t>Priority</w:t>
            </w:r>
          </w:p>
          <w:p w14:paraId="0B786B24" w14:textId="77777777" w:rsidR="00A26EFD" w:rsidRPr="00AB4CF9" w:rsidRDefault="00A26EFD" w:rsidP="006D3521">
            <w:pPr>
              <w:pStyle w:val="figura"/>
              <w:spacing w:before="0"/>
              <w:jc w:val="left"/>
            </w:pPr>
            <w:r w:rsidRPr="00AB4CF9">
              <w:t>M</w:t>
            </w:r>
          </w:p>
        </w:tc>
        <w:tc>
          <w:tcPr>
            <w:tcW w:w="992" w:type="dxa"/>
            <w:vMerge w:val="restart"/>
          </w:tcPr>
          <w:p w14:paraId="25B2F9BB" w14:textId="77777777" w:rsidR="00A26EFD" w:rsidRPr="0021111E" w:rsidRDefault="00A26EFD" w:rsidP="006D3521">
            <w:pPr>
              <w:pStyle w:val="Sottoparagrafo"/>
              <w:spacing w:before="0" w:after="0"/>
              <w:rPr>
                <w:bCs/>
              </w:rPr>
            </w:pPr>
            <w:r w:rsidRPr="0021111E">
              <w:rPr>
                <w:bCs/>
              </w:rPr>
              <w:t>Source</w:t>
            </w:r>
          </w:p>
          <w:p w14:paraId="5E233081" w14:textId="77777777" w:rsidR="00A26EFD" w:rsidRPr="00AB4CF9" w:rsidRDefault="00A26EFD" w:rsidP="006D3521">
            <w:pPr>
              <w:keepNext/>
            </w:pPr>
            <w:r w:rsidRPr="00AB4CF9">
              <w:t>R&amp;D</w:t>
            </w:r>
            <w:r w:rsidRPr="00AB4CF9">
              <w:br/>
            </w:r>
          </w:p>
        </w:tc>
      </w:tr>
      <w:tr w:rsidR="00A26EFD" w:rsidRPr="00AB4CF9" w14:paraId="4DFA7FC7" w14:textId="77777777" w:rsidTr="006D3521">
        <w:trPr>
          <w:cantSplit/>
        </w:trPr>
        <w:tc>
          <w:tcPr>
            <w:tcW w:w="1276" w:type="dxa"/>
          </w:tcPr>
          <w:p w14:paraId="75C21740"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3</w:t>
            </w:r>
          </w:p>
        </w:tc>
        <w:tc>
          <w:tcPr>
            <w:tcW w:w="6379" w:type="dxa"/>
          </w:tcPr>
          <w:p w14:paraId="3202F154" w14:textId="77777777" w:rsidR="00A26EFD" w:rsidRPr="00A26EFD" w:rsidRDefault="00A26EFD" w:rsidP="00A26EFD">
            <w:pPr>
              <w:autoSpaceDE w:val="0"/>
              <w:autoSpaceDN w:val="0"/>
              <w:adjustRightInd w:val="0"/>
              <w:rPr>
                <w:rFonts w:ascii="Helvetica-Bold" w:hAnsi="Helvetica-Bold" w:cs="Helvetica-Bold"/>
                <w:b/>
                <w:bCs/>
                <w:szCs w:val="20"/>
                <w:lang w:val="en-US" w:eastAsia="zh-CN"/>
              </w:rPr>
            </w:pPr>
            <w:r w:rsidRPr="00A26EFD">
              <w:rPr>
                <w:rFonts w:ascii="Helvetica-Bold" w:hAnsi="Helvetica-Bold" w:cs="Helvetica-Bold"/>
                <w:b/>
                <w:bCs/>
                <w:szCs w:val="20"/>
                <w:lang w:val="en-US" w:eastAsia="zh-CN"/>
              </w:rPr>
              <w:t>Retest option:</w:t>
            </w:r>
          </w:p>
          <w:p w14:paraId="35F0FFC1" w14:textId="7AC7B979" w:rsidR="00A26EFD" w:rsidRDefault="00A26EFD" w:rsidP="0093213A">
            <w:pPr>
              <w:pStyle w:val="ab"/>
              <w:keepNext/>
              <w:numPr>
                <w:ilvl w:val="0"/>
                <w:numId w:val="17"/>
              </w:numPr>
              <w:ind w:leftChars="100" w:left="620"/>
              <w:rPr>
                <w:lang w:eastAsia="zh-CN"/>
              </w:rPr>
            </w:pPr>
            <w:r w:rsidRPr="000315B7">
              <w:rPr>
                <w:rFonts w:hint="eastAsia"/>
                <w:lang w:eastAsia="zh-CN"/>
              </w:rPr>
              <w:t>T</w:t>
            </w:r>
            <w:r w:rsidRPr="000315B7">
              <w:rPr>
                <w:lang w:eastAsia="zh-CN"/>
              </w:rPr>
              <w:t xml:space="preserve">his option could be enabled </w:t>
            </w:r>
            <w:r w:rsidR="00305CB0" w:rsidRPr="000315B7">
              <w:rPr>
                <w:lang w:eastAsia="zh-CN"/>
              </w:rPr>
              <w:t>when average is not enabled</w:t>
            </w:r>
            <w:r w:rsidRPr="000315B7">
              <w:rPr>
                <w:color w:val="FF0000"/>
                <w:lang w:eastAsia="zh-CN"/>
              </w:rPr>
              <w:t>.</w:t>
            </w:r>
          </w:p>
          <w:p w14:paraId="79905997" w14:textId="2111EAAC" w:rsidR="00A26EFD" w:rsidRDefault="00A26EFD" w:rsidP="0093213A">
            <w:pPr>
              <w:pStyle w:val="ab"/>
              <w:keepNext/>
              <w:numPr>
                <w:ilvl w:val="0"/>
                <w:numId w:val="17"/>
              </w:numPr>
              <w:ind w:leftChars="100" w:left="620"/>
              <w:rPr>
                <w:lang w:eastAsia="zh-CN"/>
              </w:rPr>
            </w:pPr>
            <w:r>
              <w:rPr>
                <w:lang w:eastAsia="zh-CN"/>
              </w:rPr>
              <w:t>When measurement is out of threshold below, do retest again; use the last test result as final result</w:t>
            </w:r>
            <w:r w:rsidR="00305CB0">
              <w:rPr>
                <w:lang w:eastAsia="zh-CN"/>
              </w:rPr>
              <w:t>;</w:t>
            </w:r>
          </w:p>
          <w:p w14:paraId="31C9E4D3" w14:textId="77777777" w:rsidR="00A26EFD" w:rsidRDefault="00A26EFD" w:rsidP="0093213A">
            <w:pPr>
              <w:pStyle w:val="ab"/>
              <w:keepNext/>
              <w:numPr>
                <w:ilvl w:val="0"/>
                <w:numId w:val="16"/>
              </w:numPr>
              <w:ind w:leftChars="460" w:left="1280"/>
            </w:pPr>
            <w:r>
              <w:t>The Threshold high</w:t>
            </w:r>
          </w:p>
          <w:p w14:paraId="295C4CF1" w14:textId="77777777" w:rsidR="00A26EFD" w:rsidRPr="00AB4CF9" w:rsidRDefault="00A26EFD" w:rsidP="0093213A">
            <w:pPr>
              <w:pStyle w:val="ab"/>
              <w:keepNext/>
              <w:numPr>
                <w:ilvl w:val="0"/>
                <w:numId w:val="16"/>
              </w:numPr>
              <w:ind w:leftChars="460" w:left="1280"/>
            </w:pPr>
            <w:r>
              <w:t>The Threshold Low</w:t>
            </w:r>
          </w:p>
        </w:tc>
        <w:tc>
          <w:tcPr>
            <w:tcW w:w="992" w:type="dxa"/>
          </w:tcPr>
          <w:p w14:paraId="55008EAB" w14:textId="77777777" w:rsidR="00A26EFD" w:rsidRPr="0021111E" w:rsidRDefault="00A26EFD" w:rsidP="006D3521">
            <w:pPr>
              <w:keepNext/>
              <w:rPr>
                <w:b/>
              </w:rPr>
            </w:pPr>
            <w:r w:rsidRPr="0021111E">
              <w:rPr>
                <w:b/>
              </w:rPr>
              <w:t>Stability</w:t>
            </w:r>
          </w:p>
          <w:p w14:paraId="116E1D27" w14:textId="77777777" w:rsidR="00A26EFD" w:rsidRPr="00AB4CF9" w:rsidRDefault="00A26EFD" w:rsidP="006D3521">
            <w:pPr>
              <w:pStyle w:val="figura"/>
              <w:spacing w:before="0"/>
              <w:jc w:val="left"/>
            </w:pPr>
            <w:r w:rsidRPr="00AB4CF9">
              <w:t>C</w:t>
            </w:r>
          </w:p>
        </w:tc>
        <w:tc>
          <w:tcPr>
            <w:tcW w:w="992" w:type="dxa"/>
            <w:vMerge/>
          </w:tcPr>
          <w:p w14:paraId="48610B47" w14:textId="77777777" w:rsidR="00A26EFD" w:rsidRPr="00AB4CF9" w:rsidRDefault="00A26EFD" w:rsidP="006D3521">
            <w:pPr>
              <w:keepNext/>
            </w:pPr>
          </w:p>
        </w:tc>
      </w:tr>
    </w:tbl>
    <w:p w14:paraId="1E04DF18" w14:textId="77777777" w:rsidR="009F6614" w:rsidRDefault="009F6614" w:rsidP="009F6614">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26EFD" w:rsidRPr="00AB4CF9" w14:paraId="434B89D1" w14:textId="77777777" w:rsidTr="006D3521">
        <w:trPr>
          <w:cantSplit/>
          <w:trHeight w:val="519"/>
          <w:tblHeader/>
        </w:trPr>
        <w:tc>
          <w:tcPr>
            <w:tcW w:w="1276" w:type="dxa"/>
          </w:tcPr>
          <w:p w14:paraId="3BEF617A" w14:textId="77777777" w:rsidR="00A26EFD" w:rsidRPr="0021111E" w:rsidRDefault="00A26EFD" w:rsidP="006D3521">
            <w:pPr>
              <w:pStyle w:val="Sottoparagrafo"/>
              <w:spacing w:before="0" w:after="0"/>
              <w:rPr>
                <w:bCs/>
              </w:rPr>
            </w:pPr>
            <w:r w:rsidRPr="0021111E">
              <w:rPr>
                <w:bCs/>
              </w:rPr>
              <w:t>Ident.</w:t>
            </w:r>
          </w:p>
        </w:tc>
        <w:tc>
          <w:tcPr>
            <w:tcW w:w="6379" w:type="dxa"/>
          </w:tcPr>
          <w:p w14:paraId="697B6347" w14:textId="77777777" w:rsidR="00A26EFD" w:rsidRPr="0021111E" w:rsidRDefault="00A26EFD" w:rsidP="006D3521">
            <w:pPr>
              <w:pStyle w:val="Sottoparagrafo"/>
              <w:spacing w:before="0" w:after="0"/>
              <w:rPr>
                <w:bCs/>
              </w:rPr>
            </w:pPr>
            <w:r w:rsidRPr="0021111E">
              <w:rPr>
                <w:bCs/>
              </w:rPr>
              <w:t>Definition / Motivation</w:t>
            </w:r>
          </w:p>
        </w:tc>
        <w:tc>
          <w:tcPr>
            <w:tcW w:w="992" w:type="dxa"/>
          </w:tcPr>
          <w:p w14:paraId="3D9C9274" w14:textId="77777777" w:rsidR="00A26EFD" w:rsidRPr="0021111E" w:rsidRDefault="00A26EFD" w:rsidP="006D3521">
            <w:pPr>
              <w:keepNext/>
              <w:rPr>
                <w:b/>
              </w:rPr>
            </w:pPr>
            <w:r w:rsidRPr="0021111E">
              <w:rPr>
                <w:b/>
              </w:rPr>
              <w:t>Priority</w:t>
            </w:r>
          </w:p>
          <w:p w14:paraId="3AAB490D" w14:textId="77777777" w:rsidR="00A26EFD" w:rsidRPr="00AB4CF9" w:rsidRDefault="00A26EFD" w:rsidP="006D3521">
            <w:pPr>
              <w:pStyle w:val="figura"/>
              <w:spacing w:before="0"/>
              <w:jc w:val="left"/>
            </w:pPr>
            <w:r w:rsidRPr="00AB4CF9">
              <w:t>M</w:t>
            </w:r>
          </w:p>
        </w:tc>
        <w:tc>
          <w:tcPr>
            <w:tcW w:w="992" w:type="dxa"/>
            <w:vMerge w:val="restart"/>
          </w:tcPr>
          <w:p w14:paraId="581E5A8D" w14:textId="77777777" w:rsidR="00A26EFD" w:rsidRPr="0021111E" w:rsidRDefault="00A26EFD" w:rsidP="006D3521">
            <w:pPr>
              <w:pStyle w:val="Sottoparagrafo"/>
              <w:spacing w:before="0" w:after="0"/>
              <w:rPr>
                <w:bCs/>
              </w:rPr>
            </w:pPr>
            <w:r w:rsidRPr="0021111E">
              <w:rPr>
                <w:bCs/>
              </w:rPr>
              <w:t>Source</w:t>
            </w:r>
          </w:p>
          <w:p w14:paraId="1F84C378" w14:textId="77777777" w:rsidR="00A26EFD" w:rsidRPr="00AB4CF9" w:rsidRDefault="00A26EFD" w:rsidP="006D3521">
            <w:pPr>
              <w:keepNext/>
            </w:pPr>
            <w:r w:rsidRPr="00AB4CF9">
              <w:t>R&amp;D</w:t>
            </w:r>
            <w:r w:rsidRPr="00AB4CF9">
              <w:br/>
            </w:r>
          </w:p>
        </w:tc>
      </w:tr>
      <w:tr w:rsidR="00A26EFD" w:rsidRPr="00AB4CF9" w14:paraId="4F462F07" w14:textId="77777777" w:rsidTr="006D3521">
        <w:trPr>
          <w:cantSplit/>
        </w:trPr>
        <w:tc>
          <w:tcPr>
            <w:tcW w:w="1276" w:type="dxa"/>
          </w:tcPr>
          <w:p w14:paraId="43F2EBBF" w14:textId="77777777" w:rsidR="00A26EFD" w:rsidRPr="00AB4CF9" w:rsidRDefault="00A26EFD" w:rsidP="00A8781D">
            <w:pPr>
              <w:keepNext/>
              <w:tabs>
                <w:tab w:val="left" w:pos="5660"/>
                <w:tab w:val="left" w:pos="6820"/>
              </w:tabs>
              <w:rPr>
                <w:rFonts w:cs="Arial"/>
              </w:rPr>
            </w:pPr>
            <w:r w:rsidRPr="00AB4CF9">
              <w:rPr>
                <w:rFonts w:cs="Arial"/>
              </w:rPr>
              <w:t>FR_</w:t>
            </w:r>
            <w:r>
              <w:rPr>
                <w:rFonts w:cs="Arial"/>
              </w:rPr>
              <w:t>MEA</w:t>
            </w:r>
            <w:r w:rsidRPr="00AB4CF9">
              <w:rPr>
                <w:rFonts w:cs="Arial"/>
              </w:rPr>
              <w:t>_</w:t>
            </w:r>
            <w:r w:rsidR="00A8781D">
              <w:rPr>
                <w:rFonts w:cs="Arial"/>
              </w:rPr>
              <w:t>4</w:t>
            </w:r>
          </w:p>
        </w:tc>
        <w:tc>
          <w:tcPr>
            <w:tcW w:w="6379" w:type="dxa"/>
          </w:tcPr>
          <w:p w14:paraId="594AC98A" w14:textId="77777777" w:rsidR="00A26EFD" w:rsidRPr="000315B7" w:rsidRDefault="00A26EFD" w:rsidP="006D3521">
            <w:pPr>
              <w:autoSpaceDE w:val="0"/>
              <w:autoSpaceDN w:val="0"/>
              <w:adjustRightInd w:val="0"/>
              <w:rPr>
                <w:rFonts w:ascii="Helvetica-Bold" w:hAnsi="Helvetica-Bold" w:cs="Helvetica-Bold"/>
                <w:b/>
                <w:bCs/>
                <w:szCs w:val="20"/>
                <w:lang w:val="en-US" w:eastAsia="zh-CN"/>
              </w:rPr>
            </w:pPr>
            <w:r w:rsidRPr="000315B7">
              <w:rPr>
                <w:rFonts w:ascii="Helvetica-Bold" w:hAnsi="Helvetica-Bold" w:cs="Helvetica-Bold"/>
                <w:b/>
                <w:bCs/>
                <w:szCs w:val="20"/>
                <w:lang w:val="en-US" w:eastAsia="zh-CN"/>
              </w:rPr>
              <w:t>Measure Mode</w:t>
            </w:r>
          </w:p>
          <w:p w14:paraId="25229418" w14:textId="77777777" w:rsidR="00A26EFD" w:rsidRPr="000315B7" w:rsidRDefault="00A26EFD" w:rsidP="00A26EFD">
            <w:pPr>
              <w:keepNext/>
              <w:rPr>
                <w:lang w:eastAsia="zh-CN"/>
              </w:rPr>
            </w:pPr>
            <w:r w:rsidRPr="000315B7">
              <w:rPr>
                <w:lang w:eastAsia="zh-CN"/>
              </w:rPr>
              <w:t>Two different work mode;</w:t>
            </w:r>
          </w:p>
          <w:p w14:paraId="3A9811D8" w14:textId="77777777" w:rsidR="00A26EFD" w:rsidRPr="000315B7" w:rsidRDefault="00A26EFD" w:rsidP="0093213A">
            <w:pPr>
              <w:pStyle w:val="ab"/>
              <w:keepNext/>
              <w:numPr>
                <w:ilvl w:val="0"/>
                <w:numId w:val="19"/>
              </w:numPr>
              <w:ind w:leftChars="100" w:left="620"/>
            </w:pPr>
            <w:r w:rsidRPr="000315B7">
              <w:rPr>
                <w:lang w:eastAsia="zh-CN"/>
              </w:rPr>
              <w:t>Periodic</w:t>
            </w:r>
          </w:p>
          <w:p w14:paraId="76F15CFD" w14:textId="77777777" w:rsidR="00A26EFD" w:rsidRPr="000315B7" w:rsidRDefault="00A26EFD" w:rsidP="0093213A">
            <w:pPr>
              <w:pStyle w:val="ab"/>
              <w:keepNext/>
              <w:numPr>
                <w:ilvl w:val="0"/>
                <w:numId w:val="18"/>
              </w:numPr>
              <w:ind w:leftChars="460" w:left="1280"/>
            </w:pPr>
            <w:r w:rsidRPr="000315B7">
              <w:t>The intervals could be: 0 (continuous), 30min, 60min… and 24hours</w:t>
            </w:r>
          </w:p>
          <w:p w14:paraId="4191811D" w14:textId="7FFFF3C4" w:rsidR="00E37CBF" w:rsidRPr="000315B7" w:rsidRDefault="00A26EFD" w:rsidP="000315B7">
            <w:pPr>
              <w:pStyle w:val="ab"/>
              <w:keepNext/>
              <w:numPr>
                <w:ilvl w:val="0"/>
                <w:numId w:val="18"/>
              </w:numPr>
              <w:ind w:leftChars="460" w:left="1280"/>
              <w:rPr>
                <w:strike/>
              </w:rPr>
            </w:pPr>
            <w:r w:rsidRPr="000315B7">
              <w:t xml:space="preserve">Starts time: </w:t>
            </w:r>
            <w:r w:rsidR="0099065E" w:rsidRPr="000315B7">
              <w:t>YYYY</w:t>
            </w:r>
            <w:r w:rsidR="0099065E" w:rsidRPr="000315B7">
              <w:rPr>
                <w:rFonts w:hint="eastAsia"/>
                <w:lang w:eastAsia="zh-CN"/>
              </w:rPr>
              <w:t>-</w:t>
            </w:r>
            <w:r w:rsidR="0099065E" w:rsidRPr="000315B7">
              <w:t>MM</w:t>
            </w:r>
            <w:r w:rsidR="0099065E" w:rsidRPr="000315B7">
              <w:rPr>
                <w:rFonts w:hint="eastAsia"/>
                <w:lang w:eastAsia="zh-CN"/>
              </w:rPr>
              <w:t>-</w:t>
            </w:r>
            <w:r w:rsidR="0099065E" w:rsidRPr="000315B7">
              <w:t xml:space="preserve">DD </w:t>
            </w:r>
            <w:r w:rsidRPr="000315B7">
              <w:rPr>
                <w:rFonts w:hint="eastAsia"/>
              </w:rPr>
              <w:t>HH:MM:SS format</w:t>
            </w:r>
            <w:r w:rsidRPr="000315B7">
              <w:t xml:space="preserve">. </w:t>
            </w:r>
          </w:p>
          <w:p w14:paraId="06130783" w14:textId="77777777" w:rsidR="00A265C4" w:rsidRPr="008D45D9" w:rsidRDefault="00A265C4" w:rsidP="0093213A">
            <w:pPr>
              <w:pStyle w:val="ab"/>
              <w:keepNext/>
              <w:numPr>
                <w:ilvl w:val="0"/>
                <w:numId w:val="18"/>
              </w:numPr>
              <w:ind w:leftChars="460" w:left="1280"/>
            </w:pPr>
            <w:r w:rsidRPr="000315B7">
              <w:t xml:space="preserve">If the measurement could not be executed in measurement </w:t>
            </w:r>
            <w:r w:rsidR="00441FCC" w:rsidRPr="000315B7">
              <w:t>interval</w:t>
            </w:r>
            <w:r w:rsidRPr="00D67B29">
              <w:t xml:space="preserve"> </w:t>
            </w:r>
            <w:r w:rsidRPr="008D45D9">
              <w:t>time, the measure is executed as continuously.</w:t>
            </w:r>
          </w:p>
          <w:p w14:paraId="2313D521" w14:textId="77777777" w:rsidR="00A26EFD" w:rsidRPr="008D45D9" w:rsidRDefault="00A26EFD" w:rsidP="0093213A">
            <w:pPr>
              <w:pStyle w:val="ab"/>
              <w:keepNext/>
              <w:numPr>
                <w:ilvl w:val="0"/>
                <w:numId w:val="19"/>
              </w:numPr>
              <w:ind w:leftChars="100" w:left="620"/>
            </w:pPr>
            <w:r w:rsidRPr="008D45D9">
              <w:rPr>
                <w:lang w:eastAsia="zh-CN"/>
              </w:rPr>
              <w:t>External</w:t>
            </w:r>
            <w:r w:rsidRPr="008D45D9">
              <w:t xml:space="preserve"> trigger by any one below</w:t>
            </w:r>
            <w:r w:rsidR="00E37CBF" w:rsidRPr="008D45D9">
              <w:t xml:space="preserve"> only</w:t>
            </w:r>
            <w:r w:rsidR="006A2FD5" w:rsidRPr="008D45D9">
              <w:t xml:space="preserve"> when device is </w:t>
            </w:r>
            <w:r w:rsidR="00E15790" w:rsidRPr="008D45D9">
              <w:t>standby</w:t>
            </w:r>
          </w:p>
          <w:p w14:paraId="4AE410BB" w14:textId="77777777" w:rsidR="00A26EFD" w:rsidRPr="008D45D9" w:rsidRDefault="00A26EFD" w:rsidP="0093213A">
            <w:pPr>
              <w:pStyle w:val="ab"/>
              <w:keepNext/>
              <w:numPr>
                <w:ilvl w:val="0"/>
                <w:numId w:val="20"/>
              </w:numPr>
              <w:ind w:leftChars="460" w:left="1280"/>
            </w:pPr>
            <w:r w:rsidRPr="008D45D9">
              <w:t xml:space="preserve">UI input trigger, </w:t>
            </w:r>
          </w:p>
          <w:p w14:paraId="2A62A330" w14:textId="77777777" w:rsidR="00A26EFD" w:rsidRPr="000315B7" w:rsidRDefault="00A26EFD" w:rsidP="0093213A">
            <w:pPr>
              <w:pStyle w:val="ab"/>
              <w:keepNext/>
              <w:numPr>
                <w:ilvl w:val="0"/>
                <w:numId w:val="20"/>
              </w:numPr>
              <w:ind w:leftChars="460" w:left="1280"/>
            </w:pPr>
            <w:r w:rsidRPr="000315B7">
              <w:t xml:space="preserve">Modbus trigger, </w:t>
            </w:r>
          </w:p>
          <w:p w14:paraId="251B2655" w14:textId="77777777" w:rsidR="00A26EFD" w:rsidRPr="000315B7" w:rsidRDefault="00A26EFD" w:rsidP="0093213A">
            <w:pPr>
              <w:pStyle w:val="ab"/>
              <w:keepNext/>
              <w:numPr>
                <w:ilvl w:val="0"/>
                <w:numId w:val="20"/>
              </w:numPr>
              <w:ind w:leftChars="460" w:left="1280"/>
            </w:pPr>
            <w:commentRangeStart w:id="29"/>
            <w:r w:rsidRPr="000315B7">
              <w:t>Digital input trigger.</w:t>
            </w:r>
            <w:commentRangeEnd w:id="29"/>
            <w:r w:rsidR="00BA4C12" w:rsidRPr="000315B7">
              <w:rPr>
                <w:rStyle w:val="ae"/>
                <w:rFonts w:eastAsia="Times New Roman"/>
                <w:noProof/>
                <w:lang w:val="en-US"/>
              </w:rPr>
              <w:commentReference w:id="29"/>
            </w:r>
          </w:p>
        </w:tc>
        <w:tc>
          <w:tcPr>
            <w:tcW w:w="992" w:type="dxa"/>
          </w:tcPr>
          <w:p w14:paraId="1D9A3FB5" w14:textId="77777777" w:rsidR="00A26EFD" w:rsidRPr="0021111E" w:rsidRDefault="00A26EFD" w:rsidP="006D3521">
            <w:pPr>
              <w:keepNext/>
              <w:rPr>
                <w:b/>
              </w:rPr>
            </w:pPr>
            <w:r w:rsidRPr="0021111E">
              <w:rPr>
                <w:b/>
              </w:rPr>
              <w:t>Stability</w:t>
            </w:r>
          </w:p>
          <w:p w14:paraId="418AB867" w14:textId="77777777" w:rsidR="00A26EFD" w:rsidRPr="00AB4CF9" w:rsidRDefault="00A26EFD" w:rsidP="006D3521">
            <w:pPr>
              <w:pStyle w:val="figura"/>
              <w:spacing w:before="0"/>
              <w:jc w:val="left"/>
            </w:pPr>
            <w:r w:rsidRPr="00AB4CF9">
              <w:t>C</w:t>
            </w:r>
          </w:p>
        </w:tc>
        <w:tc>
          <w:tcPr>
            <w:tcW w:w="992" w:type="dxa"/>
            <w:vMerge/>
          </w:tcPr>
          <w:p w14:paraId="01D1235C" w14:textId="77777777" w:rsidR="00A26EFD" w:rsidRPr="00AB4CF9" w:rsidRDefault="00A26EFD" w:rsidP="006D3521">
            <w:pPr>
              <w:keepNext/>
            </w:pPr>
          </w:p>
        </w:tc>
      </w:tr>
    </w:tbl>
    <w:p w14:paraId="5286F8A2" w14:textId="77777777" w:rsidR="00A26EFD" w:rsidRDefault="00A26EFD" w:rsidP="006537A3">
      <w:pPr>
        <w:rPr>
          <w:lang w:val="en-GB"/>
        </w:rPr>
      </w:pPr>
    </w:p>
    <w:p w14:paraId="1EFD4E92" w14:textId="77777777" w:rsidR="00F6131B" w:rsidRDefault="00F6131B" w:rsidP="006537A3">
      <w:pPr>
        <w:rPr>
          <w:lang w:val="en-GB"/>
        </w:rPr>
      </w:pPr>
    </w:p>
    <w:p w14:paraId="76BC0A35" w14:textId="77777777" w:rsidR="00F6131B" w:rsidRDefault="00F6131B" w:rsidP="006537A3">
      <w:pPr>
        <w:rPr>
          <w:lang w:val="en-GB"/>
        </w:rPr>
      </w:pPr>
    </w:p>
    <w:p w14:paraId="26E084EC" w14:textId="77777777" w:rsidR="00FA02CE" w:rsidRDefault="00FA02CE"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A02CE" w:rsidRPr="00AB4CF9" w14:paraId="451DE9DB" w14:textId="77777777" w:rsidTr="00E943AF">
        <w:trPr>
          <w:cantSplit/>
          <w:trHeight w:val="519"/>
          <w:tblHeader/>
        </w:trPr>
        <w:tc>
          <w:tcPr>
            <w:tcW w:w="1276" w:type="dxa"/>
          </w:tcPr>
          <w:p w14:paraId="0E581A58" w14:textId="77777777" w:rsidR="00FA02CE" w:rsidRPr="0021111E" w:rsidRDefault="00FA02CE" w:rsidP="00E943AF">
            <w:pPr>
              <w:pStyle w:val="Sottoparagrafo"/>
              <w:spacing w:before="0" w:after="0"/>
              <w:rPr>
                <w:bCs/>
              </w:rPr>
            </w:pPr>
            <w:r w:rsidRPr="0021111E">
              <w:rPr>
                <w:bCs/>
              </w:rPr>
              <w:t>Ident.</w:t>
            </w:r>
          </w:p>
        </w:tc>
        <w:tc>
          <w:tcPr>
            <w:tcW w:w="6379" w:type="dxa"/>
          </w:tcPr>
          <w:p w14:paraId="64F755D1" w14:textId="77777777" w:rsidR="00FA02CE" w:rsidRPr="0021111E" w:rsidRDefault="00FA02CE" w:rsidP="00E943AF">
            <w:pPr>
              <w:pStyle w:val="Sottoparagrafo"/>
              <w:spacing w:before="0" w:after="0"/>
              <w:rPr>
                <w:bCs/>
              </w:rPr>
            </w:pPr>
            <w:r w:rsidRPr="0021111E">
              <w:rPr>
                <w:bCs/>
              </w:rPr>
              <w:t>Definition / Motivation</w:t>
            </w:r>
          </w:p>
        </w:tc>
        <w:tc>
          <w:tcPr>
            <w:tcW w:w="992" w:type="dxa"/>
          </w:tcPr>
          <w:p w14:paraId="7FA42770" w14:textId="77777777" w:rsidR="00FA02CE" w:rsidRPr="0021111E" w:rsidRDefault="00FA02CE" w:rsidP="00E943AF">
            <w:pPr>
              <w:keepNext/>
              <w:rPr>
                <w:b/>
              </w:rPr>
            </w:pPr>
            <w:r w:rsidRPr="0021111E">
              <w:rPr>
                <w:b/>
              </w:rPr>
              <w:t>Priority</w:t>
            </w:r>
          </w:p>
          <w:p w14:paraId="5789DED5" w14:textId="77777777" w:rsidR="00FA02CE" w:rsidRPr="00AB4CF9" w:rsidRDefault="00FA02CE" w:rsidP="00E943AF">
            <w:pPr>
              <w:pStyle w:val="figura"/>
              <w:spacing w:before="0"/>
              <w:jc w:val="left"/>
            </w:pPr>
            <w:r w:rsidRPr="00AB4CF9">
              <w:t>M</w:t>
            </w:r>
          </w:p>
        </w:tc>
        <w:tc>
          <w:tcPr>
            <w:tcW w:w="992" w:type="dxa"/>
            <w:vMerge w:val="restart"/>
          </w:tcPr>
          <w:p w14:paraId="5F3687FD" w14:textId="77777777" w:rsidR="00FA02CE" w:rsidRPr="0021111E" w:rsidRDefault="00FA02CE" w:rsidP="00E943AF">
            <w:pPr>
              <w:pStyle w:val="Sottoparagrafo"/>
              <w:spacing w:before="0" w:after="0"/>
              <w:rPr>
                <w:bCs/>
              </w:rPr>
            </w:pPr>
            <w:r w:rsidRPr="0021111E">
              <w:rPr>
                <w:bCs/>
              </w:rPr>
              <w:t>Source</w:t>
            </w:r>
          </w:p>
          <w:p w14:paraId="4A0BE35B" w14:textId="77777777" w:rsidR="00FA02CE" w:rsidRPr="00AB4CF9" w:rsidRDefault="00FA02CE" w:rsidP="00E943AF">
            <w:pPr>
              <w:keepNext/>
            </w:pPr>
            <w:r w:rsidRPr="00AB4CF9">
              <w:t>R&amp;D</w:t>
            </w:r>
            <w:r w:rsidRPr="00AB4CF9">
              <w:br/>
            </w:r>
          </w:p>
        </w:tc>
      </w:tr>
      <w:tr w:rsidR="00FA02CE" w:rsidRPr="00AB4CF9" w14:paraId="6CA05E15" w14:textId="77777777" w:rsidTr="00E943AF">
        <w:trPr>
          <w:cantSplit/>
        </w:trPr>
        <w:tc>
          <w:tcPr>
            <w:tcW w:w="1276" w:type="dxa"/>
          </w:tcPr>
          <w:p w14:paraId="27A1618F" w14:textId="77777777" w:rsidR="00FA02CE" w:rsidRPr="00AB4CF9" w:rsidRDefault="00FA02CE" w:rsidP="00A33492">
            <w:pPr>
              <w:keepNext/>
              <w:tabs>
                <w:tab w:val="left" w:pos="5660"/>
                <w:tab w:val="left" w:pos="6820"/>
              </w:tabs>
              <w:rPr>
                <w:rFonts w:cs="Arial"/>
              </w:rPr>
            </w:pPr>
            <w:r w:rsidRPr="00AB4CF9">
              <w:rPr>
                <w:rFonts w:cs="Arial"/>
              </w:rPr>
              <w:t>FR_</w:t>
            </w:r>
            <w:r>
              <w:rPr>
                <w:rFonts w:cs="Arial"/>
              </w:rPr>
              <w:t>MEA</w:t>
            </w:r>
            <w:r w:rsidRPr="00AB4CF9">
              <w:rPr>
                <w:rFonts w:cs="Arial"/>
              </w:rPr>
              <w:t>_</w:t>
            </w:r>
            <w:r w:rsidR="00A33492">
              <w:rPr>
                <w:rFonts w:cs="Arial"/>
              </w:rPr>
              <w:t>5</w:t>
            </w:r>
          </w:p>
        </w:tc>
        <w:tc>
          <w:tcPr>
            <w:tcW w:w="6379" w:type="dxa"/>
          </w:tcPr>
          <w:p w14:paraId="75286D1C" w14:textId="77777777" w:rsidR="00FA02CE" w:rsidRDefault="00FA02CE"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Alarm</w:t>
            </w:r>
          </w:p>
          <w:p w14:paraId="2AEEB3EC" w14:textId="77777777" w:rsidR="00FA02CE" w:rsidRPr="00677E83" w:rsidRDefault="00FA02CE" w:rsidP="0093213A">
            <w:pPr>
              <w:pStyle w:val="ab"/>
              <w:numPr>
                <w:ilvl w:val="0"/>
                <w:numId w:val="52"/>
              </w:numPr>
              <w:autoSpaceDE w:val="0"/>
              <w:autoSpaceDN w:val="0"/>
              <w:adjustRightInd w:val="0"/>
              <w:rPr>
                <w:rFonts w:ascii="Helvetica-Bold" w:hAnsi="Helvetica-Bold" w:cs="Helvetica-Bold"/>
                <w:bCs/>
                <w:szCs w:val="20"/>
                <w:lang w:val="en-US" w:eastAsia="zh-CN"/>
              </w:rPr>
            </w:pPr>
            <w:r w:rsidRPr="00677E83">
              <w:rPr>
                <w:rFonts w:ascii="Helvetica-Bold" w:hAnsi="Helvetica-Bold" w:cs="Helvetica-Bold"/>
                <w:bCs/>
                <w:szCs w:val="20"/>
                <w:lang w:val="en-US" w:eastAsia="zh-CN"/>
              </w:rPr>
              <w:t>User shall be able to configure the alarm value for below alarms.</w:t>
            </w:r>
          </w:p>
          <w:p w14:paraId="3018F8CB" w14:textId="63B07047" w:rsidR="00FA02CE" w:rsidRPr="000315B7" w:rsidRDefault="00FA02CE" w:rsidP="000315B7">
            <w:pPr>
              <w:pStyle w:val="ab"/>
              <w:keepNext/>
              <w:numPr>
                <w:ilvl w:val="0"/>
                <w:numId w:val="51"/>
              </w:numPr>
              <w:rPr>
                <w:strike/>
              </w:rPr>
            </w:pPr>
            <w:r w:rsidRPr="009568D6">
              <w:t>low</w:t>
            </w:r>
            <w:r>
              <w:t xml:space="preserve"> </w:t>
            </w:r>
            <w:r w:rsidRPr="009568D6">
              <w:t>alarm</w:t>
            </w:r>
          </w:p>
          <w:p w14:paraId="490D45FC" w14:textId="2416D82B" w:rsidR="00FA02CE" w:rsidRDefault="00FA02CE" w:rsidP="0093213A">
            <w:pPr>
              <w:pStyle w:val="ab"/>
              <w:keepNext/>
              <w:numPr>
                <w:ilvl w:val="0"/>
                <w:numId w:val="51"/>
              </w:numPr>
            </w:pPr>
            <w:r w:rsidRPr="009568D6">
              <w:t>high alarm</w:t>
            </w:r>
          </w:p>
          <w:p w14:paraId="50488FA8" w14:textId="7331F77C" w:rsidR="00677E83" w:rsidRPr="000315B7" w:rsidRDefault="00677E83" w:rsidP="008D45D9">
            <w:pPr>
              <w:rPr>
                <w:rFonts w:hint="eastAsia"/>
                <w:lang w:eastAsia="zh-CN"/>
              </w:rPr>
            </w:pPr>
          </w:p>
        </w:tc>
        <w:tc>
          <w:tcPr>
            <w:tcW w:w="992" w:type="dxa"/>
          </w:tcPr>
          <w:p w14:paraId="0ABC0EEE" w14:textId="77777777" w:rsidR="00FA02CE" w:rsidRPr="0021111E" w:rsidRDefault="00FA02CE" w:rsidP="00E943AF">
            <w:pPr>
              <w:keepNext/>
              <w:rPr>
                <w:b/>
              </w:rPr>
            </w:pPr>
            <w:r w:rsidRPr="0021111E">
              <w:rPr>
                <w:b/>
              </w:rPr>
              <w:t>Stability</w:t>
            </w:r>
          </w:p>
          <w:p w14:paraId="6B956D57" w14:textId="77777777" w:rsidR="00FA02CE" w:rsidRPr="00AB4CF9" w:rsidRDefault="00FA02CE" w:rsidP="00E943AF">
            <w:pPr>
              <w:pStyle w:val="figura"/>
              <w:spacing w:before="0"/>
              <w:jc w:val="left"/>
            </w:pPr>
            <w:r w:rsidRPr="00AB4CF9">
              <w:t>C</w:t>
            </w:r>
          </w:p>
        </w:tc>
        <w:tc>
          <w:tcPr>
            <w:tcW w:w="992" w:type="dxa"/>
            <w:vMerge/>
          </w:tcPr>
          <w:p w14:paraId="5E909B3D" w14:textId="77777777" w:rsidR="00FA02CE" w:rsidRPr="00AB4CF9" w:rsidRDefault="00FA02CE" w:rsidP="00E943AF">
            <w:pPr>
              <w:keepNext/>
            </w:pPr>
          </w:p>
        </w:tc>
      </w:tr>
    </w:tbl>
    <w:p w14:paraId="5F462D2F" w14:textId="321F4610" w:rsidR="00FA02CE" w:rsidDel="00BA7C36" w:rsidRDefault="00FA02CE" w:rsidP="006537A3">
      <w:pPr>
        <w:rPr>
          <w:del w:id="30" w:author="Li, Paul(Peng)" w:date="2016-11-09T13:30:00Z"/>
          <w:lang w:val="en-GB"/>
        </w:rPr>
      </w:pPr>
    </w:p>
    <w:p w14:paraId="42491B96" w14:textId="13E3C32C" w:rsidR="00BA3CE6" w:rsidRDefault="00BA3CE6" w:rsidP="006537A3">
      <w:pPr>
        <w:rPr>
          <w:rFonts w:hint="eastAsia"/>
          <w:lang w:val="en-GB" w:eastAsia="zh-CN"/>
        </w:rPr>
      </w:pPr>
    </w:p>
    <w:p w14:paraId="31FACF9D" w14:textId="77777777" w:rsidR="00F6131B" w:rsidRDefault="00F6131B" w:rsidP="00D5449E">
      <w:pPr>
        <w:pStyle w:val="2"/>
        <w:numPr>
          <w:ilvl w:val="0"/>
          <w:numId w:val="0"/>
        </w:numPr>
        <w:ind w:left="576"/>
        <w:rPr>
          <w:ins w:id="31" w:author="Li, Paul(Peng)" w:date="2016-11-09T10:59:00Z"/>
        </w:rPr>
      </w:pPr>
      <w:bookmarkStart w:id="32" w:name="_Toc466386098"/>
      <w:r w:rsidRPr="00F6131B">
        <w:rPr>
          <w:rFonts w:hint="eastAsia"/>
        </w:rPr>
        <w:t>Calibration</w:t>
      </w:r>
      <w:bookmarkEnd w:id="32"/>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56B77C2E" w14:textId="77777777" w:rsidTr="006D3521">
        <w:trPr>
          <w:cantSplit/>
          <w:trHeight w:val="519"/>
          <w:tblHeader/>
        </w:trPr>
        <w:tc>
          <w:tcPr>
            <w:tcW w:w="1276" w:type="dxa"/>
          </w:tcPr>
          <w:p w14:paraId="32C75F33" w14:textId="1FD3E064" w:rsidR="00F6131B" w:rsidRPr="0021111E" w:rsidRDefault="00F6131B" w:rsidP="006D3521">
            <w:pPr>
              <w:pStyle w:val="Sottoparagrafo"/>
              <w:spacing w:before="0" w:after="0"/>
              <w:rPr>
                <w:bCs/>
              </w:rPr>
            </w:pPr>
            <w:r w:rsidRPr="0021111E">
              <w:rPr>
                <w:bCs/>
              </w:rPr>
              <w:t>Ident.</w:t>
            </w:r>
          </w:p>
        </w:tc>
        <w:tc>
          <w:tcPr>
            <w:tcW w:w="6379" w:type="dxa"/>
          </w:tcPr>
          <w:p w14:paraId="259C06C3"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6DBC3B82" w14:textId="77777777" w:rsidR="00F6131B" w:rsidRPr="0021111E" w:rsidRDefault="00F6131B" w:rsidP="006D3521">
            <w:pPr>
              <w:keepNext/>
              <w:rPr>
                <w:b/>
              </w:rPr>
            </w:pPr>
            <w:r w:rsidRPr="0021111E">
              <w:rPr>
                <w:b/>
              </w:rPr>
              <w:t>Priority</w:t>
            </w:r>
          </w:p>
          <w:p w14:paraId="6943CDCE" w14:textId="77777777" w:rsidR="00F6131B" w:rsidRPr="00AB4CF9" w:rsidRDefault="00F6131B" w:rsidP="006D3521">
            <w:pPr>
              <w:pStyle w:val="figura"/>
              <w:spacing w:before="0"/>
              <w:jc w:val="left"/>
            </w:pPr>
            <w:r w:rsidRPr="00AB4CF9">
              <w:t>M</w:t>
            </w:r>
          </w:p>
        </w:tc>
        <w:tc>
          <w:tcPr>
            <w:tcW w:w="992" w:type="dxa"/>
            <w:vMerge w:val="restart"/>
          </w:tcPr>
          <w:p w14:paraId="693B411C" w14:textId="77777777" w:rsidR="00F6131B" w:rsidRPr="0021111E" w:rsidRDefault="00F6131B" w:rsidP="006D3521">
            <w:pPr>
              <w:pStyle w:val="Sottoparagrafo"/>
              <w:spacing w:before="0" w:after="0"/>
              <w:rPr>
                <w:bCs/>
              </w:rPr>
            </w:pPr>
            <w:r w:rsidRPr="0021111E">
              <w:rPr>
                <w:bCs/>
              </w:rPr>
              <w:t>Source</w:t>
            </w:r>
          </w:p>
          <w:p w14:paraId="213DB0E1" w14:textId="77777777" w:rsidR="00F6131B" w:rsidRPr="00AB4CF9" w:rsidRDefault="00F6131B" w:rsidP="006D3521">
            <w:pPr>
              <w:keepNext/>
            </w:pPr>
            <w:r w:rsidRPr="00AB4CF9">
              <w:t>R&amp;D</w:t>
            </w:r>
            <w:r w:rsidRPr="00AB4CF9">
              <w:br/>
            </w:r>
          </w:p>
        </w:tc>
      </w:tr>
      <w:tr w:rsidR="00F6131B" w:rsidRPr="00AB4CF9" w14:paraId="5C607B77" w14:textId="77777777" w:rsidTr="006D3521">
        <w:trPr>
          <w:cantSplit/>
        </w:trPr>
        <w:tc>
          <w:tcPr>
            <w:tcW w:w="1276" w:type="dxa"/>
          </w:tcPr>
          <w:p w14:paraId="5823E5BF"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1</w:t>
            </w:r>
          </w:p>
        </w:tc>
        <w:tc>
          <w:tcPr>
            <w:tcW w:w="6379" w:type="dxa"/>
          </w:tcPr>
          <w:p w14:paraId="7431C5F2" w14:textId="77777777" w:rsidR="00F6131B" w:rsidRDefault="00F6131B" w:rsidP="00F6131B">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Mode</w:t>
            </w:r>
          </w:p>
          <w:p w14:paraId="3483D4E5" w14:textId="77777777" w:rsidR="00F6131B" w:rsidRPr="00A26EFD" w:rsidRDefault="00F6131B" w:rsidP="00F6131B">
            <w:pPr>
              <w:keepNext/>
              <w:rPr>
                <w:lang w:eastAsia="zh-CN"/>
              </w:rPr>
            </w:pPr>
            <w:r w:rsidRPr="00A26EFD">
              <w:rPr>
                <w:lang w:eastAsia="zh-CN"/>
              </w:rPr>
              <w:t>Two different work mode;</w:t>
            </w:r>
          </w:p>
          <w:p w14:paraId="408B11F5" w14:textId="77777777" w:rsidR="00F6131B" w:rsidRDefault="00F6131B" w:rsidP="0093213A">
            <w:pPr>
              <w:pStyle w:val="ab"/>
              <w:keepNext/>
              <w:numPr>
                <w:ilvl w:val="0"/>
                <w:numId w:val="22"/>
              </w:numPr>
              <w:ind w:leftChars="100" w:left="620"/>
            </w:pPr>
            <w:r>
              <w:rPr>
                <w:lang w:eastAsia="zh-CN"/>
              </w:rPr>
              <w:t>Periodic</w:t>
            </w:r>
          </w:p>
          <w:p w14:paraId="323CC9C2" w14:textId="2DAE3E24" w:rsidR="00F6131B" w:rsidRDefault="00F6131B" w:rsidP="0093213A">
            <w:pPr>
              <w:pStyle w:val="ab"/>
              <w:keepNext/>
              <w:numPr>
                <w:ilvl w:val="0"/>
                <w:numId w:val="23"/>
              </w:numPr>
              <w:ind w:leftChars="460" w:left="1280"/>
            </w:pPr>
            <w:r>
              <w:t>The intervals could be: 1 ~ 7 Days</w:t>
            </w:r>
            <w:ins w:id="33" w:author="Li, Paul(Peng)" w:date="2016-11-09T11:24:00Z">
              <w:r w:rsidR="0088582C">
                <w:t xml:space="preserve"> </w:t>
              </w:r>
            </w:ins>
            <w:r w:rsidR="0088582C">
              <w:t>(internal unit : hour)</w:t>
            </w:r>
          </w:p>
          <w:p w14:paraId="6114E493" w14:textId="7E4BFA06" w:rsidR="00F6131B" w:rsidRPr="00E15790" w:rsidRDefault="00F6131B" w:rsidP="0093213A">
            <w:pPr>
              <w:pStyle w:val="ab"/>
              <w:keepNext/>
              <w:numPr>
                <w:ilvl w:val="0"/>
                <w:numId w:val="23"/>
              </w:numPr>
              <w:ind w:leftChars="460" w:left="1280"/>
            </w:pPr>
            <w:r>
              <w:t xml:space="preserve">Starts time: </w:t>
            </w:r>
            <w:r w:rsidR="0099065E">
              <w:t>YYYY</w:t>
            </w:r>
            <w:r w:rsidR="0099065E">
              <w:rPr>
                <w:rFonts w:hint="eastAsia"/>
                <w:lang w:eastAsia="zh-CN"/>
              </w:rPr>
              <w:t>-</w:t>
            </w:r>
            <w:r w:rsidR="0099065E">
              <w:t>MM</w:t>
            </w:r>
            <w:r w:rsidR="0099065E">
              <w:rPr>
                <w:rFonts w:hint="eastAsia"/>
                <w:lang w:eastAsia="zh-CN"/>
              </w:rPr>
              <w:t>-</w:t>
            </w:r>
            <w:r w:rsidR="0099065E">
              <w:t xml:space="preserve">DD </w:t>
            </w:r>
            <w:r w:rsidR="0099065E">
              <w:rPr>
                <w:rFonts w:hint="eastAsia"/>
              </w:rPr>
              <w:t>HH:MM:SS</w:t>
            </w:r>
            <w:r>
              <w:rPr>
                <w:rFonts w:hint="eastAsia"/>
              </w:rPr>
              <w:t xml:space="preserve"> format</w:t>
            </w:r>
            <w:r>
              <w:t>.</w:t>
            </w:r>
          </w:p>
          <w:p w14:paraId="615F67C8" w14:textId="25D73DD0" w:rsidR="006C7597" w:rsidRPr="000315B7" w:rsidRDefault="00E15790" w:rsidP="000315B7">
            <w:pPr>
              <w:pStyle w:val="ab"/>
              <w:keepNext/>
              <w:numPr>
                <w:ilvl w:val="0"/>
                <w:numId w:val="23"/>
              </w:numPr>
              <w:ind w:leftChars="460" w:left="1280"/>
            </w:pPr>
            <w:r w:rsidRPr="000315B7">
              <w:t xml:space="preserve">If calibration failed or no calibration results in set time, the device shall use idle time to complement the missed </w:t>
            </w:r>
            <w:r w:rsidR="00BA7C36" w:rsidRPr="008D45D9">
              <w:rPr>
                <w:rFonts w:hint="eastAsia"/>
                <w:lang w:eastAsia="zh-CN"/>
              </w:rPr>
              <w:t>calibration</w:t>
            </w:r>
            <w:r w:rsidRPr="000315B7">
              <w:t>.</w:t>
            </w:r>
            <w:r w:rsidR="006C7597" w:rsidRPr="008D45D9">
              <w:t xml:space="preserve"> This shall </w:t>
            </w:r>
            <w:r w:rsidR="00BA7C36" w:rsidRPr="008D45D9">
              <w:t xml:space="preserve">only </w:t>
            </w:r>
            <w:r w:rsidR="006C7597" w:rsidRPr="008D45D9">
              <w:t>be executed when idle.</w:t>
            </w:r>
          </w:p>
          <w:p w14:paraId="6B1B810E" w14:textId="54AEE469" w:rsidR="00F6131B" w:rsidRDefault="00F6131B" w:rsidP="0093213A">
            <w:pPr>
              <w:pStyle w:val="ab"/>
              <w:keepNext/>
              <w:numPr>
                <w:ilvl w:val="0"/>
                <w:numId w:val="22"/>
              </w:numPr>
              <w:ind w:leftChars="100" w:left="620"/>
            </w:pPr>
            <w:r>
              <w:rPr>
                <w:lang w:eastAsia="zh-CN"/>
              </w:rPr>
              <w:t>External</w:t>
            </w:r>
            <w:r>
              <w:t xml:space="preserve"> trigger by any one below</w:t>
            </w:r>
            <w:r w:rsidR="00E15790">
              <w:t xml:space="preserve"> only when device is </w:t>
            </w:r>
            <w:r w:rsidR="00BA7C36">
              <w:t>idle</w:t>
            </w:r>
          </w:p>
          <w:p w14:paraId="1932F7CA" w14:textId="77777777" w:rsidR="00F6131B" w:rsidRDefault="00F6131B" w:rsidP="0093213A">
            <w:pPr>
              <w:pStyle w:val="ab"/>
              <w:keepNext/>
              <w:numPr>
                <w:ilvl w:val="0"/>
                <w:numId w:val="24"/>
              </w:numPr>
              <w:ind w:leftChars="460" w:left="1280"/>
            </w:pPr>
            <w:r>
              <w:t xml:space="preserve">UI input trigger, </w:t>
            </w:r>
          </w:p>
          <w:p w14:paraId="5358C40B" w14:textId="77777777" w:rsidR="00F6131B" w:rsidRDefault="00F6131B" w:rsidP="0093213A">
            <w:pPr>
              <w:pStyle w:val="ab"/>
              <w:keepNext/>
              <w:numPr>
                <w:ilvl w:val="0"/>
                <w:numId w:val="24"/>
              </w:numPr>
              <w:ind w:leftChars="460" w:left="1280"/>
            </w:pPr>
            <w:r>
              <w:t xml:space="preserve">Modbus trigger, </w:t>
            </w:r>
          </w:p>
          <w:p w14:paraId="0F65B4AA" w14:textId="77777777" w:rsidR="00F6131B" w:rsidRPr="00AB4CF9" w:rsidRDefault="00F6131B" w:rsidP="0093213A">
            <w:pPr>
              <w:pStyle w:val="ab"/>
              <w:keepNext/>
              <w:numPr>
                <w:ilvl w:val="0"/>
                <w:numId w:val="24"/>
              </w:numPr>
              <w:ind w:leftChars="460" w:left="1280"/>
              <w:rPr>
                <w:lang w:eastAsia="zh-CN"/>
              </w:rPr>
            </w:pPr>
            <w:commentRangeStart w:id="34"/>
            <w:r>
              <w:t>Digital input trigger</w:t>
            </w:r>
            <w:commentRangeEnd w:id="34"/>
            <w:r w:rsidR="0088582C">
              <w:rPr>
                <w:rStyle w:val="ae"/>
                <w:rFonts w:eastAsia="Times New Roman"/>
                <w:noProof/>
                <w:lang w:val="en-US"/>
              </w:rPr>
              <w:commentReference w:id="34"/>
            </w:r>
            <w:r>
              <w:t>.</w:t>
            </w:r>
          </w:p>
        </w:tc>
        <w:tc>
          <w:tcPr>
            <w:tcW w:w="992" w:type="dxa"/>
          </w:tcPr>
          <w:p w14:paraId="4BD088FE" w14:textId="77777777" w:rsidR="00F6131B" w:rsidRPr="0021111E" w:rsidRDefault="00F6131B" w:rsidP="006D3521">
            <w:pPr>
              <w:keepNext/>
              <w:rPr>
                <w:b/>
              </w:rPr>
            </w:pPr>
            <w:r w:rsidRPr="0021111E">
              <w:rPr>
                <w:b/>
              </w:rPr>
              <w:t>Stability</w:t>
            </w:r>
          </w:p>
          <w:p w14:paraId="1A244AB2" w14:textId="77777777" w:rsidR="00F6131B" w:rsidRPr="00AB4CF9" w:rsidRDefault="00F6131B" w:rsidP="006D3521">
            <w:pPr>
              <w:pStyle w:val="figura"/>
              <w:spacing w:before="0"/>
              <w:jc w:val="left"/>
            </w:pPr>
            <w:r w:rsidRPr="00AB4CF9">
              <w:t>C</w:t>
            </w:r>
          </w:p>
        </w:tc>
        <w:tc>
          <w:tcPr>
            <w:tcW w:w="992" w:type="dxa"/>
            <w:vMerge/>
          </w:tcPr>
          <w:p w14:paraId="7D526102" w14:textId="77777777" w:rsidR="00F6131B" w:rsidRPr="00AB4CF9" w:rsidRDefault="00F6131B" w:rsidP="006D3521">
            <w:pPr>
              <w:keepNext/>
            </w:pPr>
          </w:p>
        </w:tc>
      </w:tr>
    </w:tbl>
    <w:p w14:paraId="7C6D7A3D" w14:textId="77777777" w:rsidR="00F6131B" w:rsidRDefault="00F6131B" w:rsidP="006537A3">
      <w:pPr>
        <w:rPr>
          <w:lang w:val="en-GB"/>
        </w:rPr>
      </w:pPr>
    </w:p>
    <w:p w14:paraId="0EF77996"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1A5B723E" w14:textId="77777777" w:rsidTr="006D3521">
        <w:trPr>
          <w:cantSplit/>
          <w:trHeight w:val="519"/>
          <w:tblHeader/>
        </w:trPr>
        <w:tc>
          <w:tcPr>
            <w:tcW w:w="1276" w:type="dxa"/>
          </w:tcPr>
          <w:p w14:paraId="47003A0C" w14:textId="77777777" w:rsidR="00F6131B" w:rsidRPr="0021111E" w:rsidRDefault="00F6131B" w:rsidP="006D3521">
            <w:pPr>
              <w:pStyle w:val="Sottoparagrafo"/>
              <w:spacing w:before="0" w:after="0"/>
              <w:rPr>
                <w:bCs/>
              </w:rPr>
            </w:pPr>
            <w:r w:rsidRPr="0021111E">
              <w:rPr>
                <w:bCs/>
              </w:rPr>
              <w:lastRenderedPageBreak/>
              <w:t>Ident.</w:t>
            </w:r>
          </w:p>
        </w:tc>
        <w:tc>
          <w:tcPr>
            <w:tcW w:w="6379" w:type="dxa"/>
          </w:tcPr>
          <w:p w14:paraId="6EBFADEE"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A807FEB" w14:textId="77777777" w:rsidR="00F6131B" w:rsidRPr="0021111E" w:rsidRDefault="00F6131B" w:rsidP="006D3521">
            <w:pPr>
              <w:keepNext/>
              <w:rPr>
                <w:b/>
              </w:rPr>
            </w:pPr>
            <w:r w:rsidRPr="0021111E">
              <w:rPr>
                <w:b/>
              </w:rPr>
              <w:t>Priority</w:t>
            </w:r>
          </w:p>
          <w:p w14:paraId="3EB828F9" w14:textId="77777777" w:rsidR="00F6131B" w:rsidRPr="00AB4CF9" w:rsidRDefault="00F6131B" w:rsidP="006D3521">
            <w:pPr>
              <w:pStyle w:val="figura"/>
              <w:spacing w:before="0"/>
              <w:jc w:val="left"/>
            </w:pPr>
            <w:r w:rsidRPr="00AB4CF9">
              <w:t>M</w:t>
            </w:r>
          </w:p>
        </w:tc>
        <w:tc>
          <w:tcPr>
            <w:tcW w:w="992" w:type="dxa"/>
            <w:vMerge w:val="restart"/>
          </w:tcPr>
          <w:p w14:paraId="3A08A0B0" w14:textId="77777777" w:rsidR="00F6131B" w:rsidRPr="0021111E" w:rsidRDefault="00F6131B" w:rsidP="006D3521">
            <w:pPr>
              <w:pStyle w:val="Sottoparagrafo"/>
              <w:spacing w:before="0" w:after="0"/>
              <w:rPr>
                <w:bCs/>
              </w:rPr>
            </w:pPr>
            <w:r w:rsidRPr="0021111E">
              <w:rPr>
                <w:bCs/>
              </w:rPr>
              <w:t>Source</w:t>
            </w:r>
          </w:p>
          <w:p w14:paraId="78095DAB" w14:textId="77777777" w:rsidR="00F6131B" w:rsidRPr="00AB4CF9" w:rsidRDefault="00F6131B" w:rsidP="006D3521">
            <w:pPr>
              <w:keepNext/>
            </w:pPr>
            <w:r w:rsidRPr="00AB4CF9">
              <w:t>R&amp;D</w:t>
            </w:r>
            <w:r w:rsidRPr="00AB4CF9">
              <w:br/>
            </w:r>
          </w:p>
        </w:tc>
      </w:tr>
      <w:tr w:rsidR="00F6131B" w:rsidRPr="00AB4CF9" w14:paraId="77672547" w14:textId="77777777" w:rsidTr="006D3521">
        <w:trPr>
          <w:cantSplit/>
        </w:trPr>
        <w:tc>
          <w:tcPr>
            <w:tcW w:w="1276" w:type="dxa"/>
          </w:tcPr>
          <w:p w14:paraId="413A7796"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2</w:t>
            </w:r>
          </w:p>
        </w:tc>
        <w:tc>
          <w:tcPr>
            <w:tcW w:w="6379" w:type="dxa"/>
          </w:tcPr>
          <w:p w14:paraId="7B0A7EC5"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Post Action</w:t>
            </w:r>
          </w:p>
          <w:p w14:paraId="5CAE3E21" w14:textId="77777777" w:rsidR="00F6131B" w:rsidRPr="00A26EFD" w:rsidRDefault="00F6131B" w:rsidP="006D3521">
            <w:pPr>
              <w:keepNext/>
              <w:rPr>
                <w:lang w:eastAsia="zh-CN"/>
              </w:rPr>
            </w:pPr>
            <w:r w:rsidRPr="00A26EFD">
              <w:rPr>
                <w:lang w:eastAsia="zh-CN"/>
              </w:rPr>
              <w:t xml:space="preserve">Two different </w:t>
            </w:r>
            <w:r>
              <w:rPr>
                <w:lang w:eastAsia="zh-CN"/>
              </w:rPr>
              <w:t>options</w:t>
            </w:r>
            <w:r w:rsidRPr="00A26EFD">
              <w:rPr>
                <w:lang w:eastAsia="zh-CN"/>
              </w:rPr>
              <w:t>;</w:t>
            </w:r>
          </w:p>
          <w:p w14:paraId="05C70239" w14:textId="7C43399D" w:rsidR="0088582C" w:rsidRPr="008D45D9" w:rsidRDefault="00F6131B" w:rsidP="000315B7">
            <w:pPr>
              <w:pStyle w:val="ab"/>
              <w:keepNext/>
              <w:numPr>
                <w:ilvl w:val="0"/>
                <w:numId w:val="25"/>
              </w:numPr>
              <w:rPr>
                <w:lang w:eastAsia="zh-CN"/>
              </w:rPr>
            </w:pPr>
            <w:r>
              <w:rPr>
                <w:lang w:eastAsia="zh-CN"/>
              </w:rPr>
              <w:t>F</w:t>
            </w:r>
            <w:r>
              <w:rPr>
                <w:rFonts w:hint="eastAsia"/>
                <w:lang w:eastAsia="zh-CN"/>
              </w:rPr>
              <w:t>lush</w:t>
            </w:r>
            <w:r>
              <w:rPr>
                <w:lang w:eastAsia="zh-CN"/>
              </w:rPr>
              <w:t>ing</w:t>
            </w:r>
            <w:r w:rsidR="0088582C" w:rsidRPr="008D45D9">
              <w:rPr>
                <w:color w:val="FF0000"/>
                <w:lang w:eastAsia="zh-CN"/>
              </w:rPr>
              <w:t xml:space="preserve"> </w:t>
            </w:r>
            <w:r w:rsidR="0088582C" w:rsidRPr="000315B7">
              <w:rPr>
                <w:lang w:eastAsia="zh-CN"/>
              </w:rPr>
              <w:t xml:space="preserve">(when deep flush is enabled, use deep flush) </w:t>
            </w:r>
          </w:p>
          <w:p w14:paraId="3DD46F9F" w14:textId="77777777" w:rsidR="00F6131B" w:rsidRDefault="00F6131B" w:rsidP="0093213A">
            <w:pPr>
              <w:pStyle w:val="ab"/>
              <w:keepNext/>
              <w:numPr>
                <w:ilvl w:val="0"/>
                <w:numId w:val="25"/>
              </w:numPr>
              <w:rPr>
                <w:lang w:eastAsia="zh-CN"/>
              </w:rPr>
            </w:pPr>
            <w:r>
              <w:rPr>
                <w:lang w:eastAsia="zh-CN"/>
              </w:rPr>
              <w:t>None</w:t>
            </w:r>
          </w:p>
          <w:p w14:paraId="79676CA3" w14:textId="77777777" w:rsidR="00CD0A29" w:rsidRDefault="00CD0A29" w:rsidP="008D45D9">
            <w:pPr>
              <w:keepNext/>
              <w:rPr>
                <w:lang w:eastAsia="zh-CN"/>
              </w:rPr>
            </w:pPr>
          </w:p>
          <w:p w14:paraId="0FBF92F1" w14:textId="2C8CD1AA" w:rsidR="00CD0A29" w:rsidRDefault="00CD0A29" w:rsidP="008D45D9">
            <w:pPr>
              <w:keepNext/>
              <w:rPr>
                <w:rFonts w:hint="eastAsia"/>
                <w:lang w:eastAsia="zh-CN"/>
              </w:rPr>
            </w:pPr>
            <w:r w:rsidRPr="008D45D9">
              <w:rPr>
                <w:lang w:eastAsia="zh-CN"/>
              </w:rPr>
              <w:t>T</w:t>
            </w:r>
            <w:r w:rsidRPr="000315B7">
              <w:rPr>
                <w:lang w:eastAsia="zh-CN"/>
              </w:rPr>
              <w:t xml:space="preserve">rigger </w:t>
            </w:r>
            <w:r w:rsidRPr="008D45D9">
              <w:rPr>
                <w:lang w:eastAsia="zh-CN"/>
              </w:rPr>
              <w:t>one measure when auto-range is triggered.</w:t>
            </w:r>
          </w:p>
          <w:p w14:paraId="438D1352" w14:textId="77777777" w:rsidR="00CD0A29" w:rsidRPr="00AB4CF9" w:rsidRDefault="00CD0A29" w:rsidP="008D45D9">
            <w:pPr>
              <w:keepNext/>
              <w:rPr>
                <w:rFonts w:hint="eastAsia"/>
                <w:lang w:eastAsia="zh-CN"/>
              </w:rPr>
            </w:pPr>
          </w:p>
        </w:tc>
        <w:tc>
          <w:tcPr>
            <w:tcW w:w="992" w:type="dxa"/>
          </w:tcPr>
          <w:p w14:paraId="162B0370" w14:textId="77777777" w:rsidR="00F6131B" w:rsidRPr="0021111E" w:rsidRDefault="00F6131B" w:rsidP="006D3521">
            <w:pPr>
              <w:keepNext/>
              <w:rPr>
                <w:b/>
              </w:rPr>
            </w:pPr>
            <w:r w:rsidRPr="0021111E">
              <w:rPr>
                <w:b/>
              </w:rPr>
              <w:t>Stability</w:t>
            </w:r>
          </w:p>
          <w:p w14:paraId="0B2FA094" w14:textId="77777777" w:rsidR="00F6131B" w:rsidRPr="00AB4CF9" w:rsidRDefault="00F6131B" w:rsidP="006D3521">
            <w:pPr>
              <w:pStyle w:val="figura"/>
              <w:spacing w:before="0"/>
              <w:jc w:val="left"/>
            </w:pPr>
            <w:r w:rsidRPr="00AB4CF9">
              <w:t>C</w:t>
            </w:r>
          </w:p>
        </w:tc>
        <w:tc>
          <w:tcPr>
            <w:tcW w:w="992" w:type="dxa"/>
            <w:vMerge/>
          </w:tcPr>
          <w:p w14:paraId="3D300CC8" w14:textId="77777777" w:rsidR="00F6131B" w:rsidRPr="00AB4CF9" w:rsidRDefault="00F6131B" w:rsidP="006D3521">
            <w:pPr>
              <w:keepNext/>
            </w:pPr>
          </w:p>
        </w:tc>
      </w:tr>
    </w:tbl>
    <w:p w14:paraId="4B0DFFB7" w14:textId="3EACF21D"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77518041" w14:textId="77777777" w:rsidTr="006D3521">
        <w:trPr>
          <w:cantSplit/>
          <w:trHeight w:val="519"/>
          <w:tblHeader/>
        </w:trPr>
        <w:tc>
          <w:tcPr>
            <w:tcW w:w="1276" w:type="dxa"/>
          </w:tcPr>
          <w:p w14:paraId="7317F11C" w14:textId="77777777" w:rsidR="00F6131B" w:rsidRPr="0021111E" w:rsidRDefault="00F6131B" w:rsidP="006D3521">
            <w:pPr>
              <w:pStyle w:val="Sottoparagrafo"/>
              <w:spacing w:before="0" w:after="0"/>
              <w:rPr>
                <w:bCs/>
              </w:rPr>
            </w:pPr>
            <w:r w:rsidRPr="0021111E">
              <w:rPr>
                <w:bCs/>
              </w:rPr>
              <w:t>Ident.</w:t>
            </w:r>
          </w:p>
        </w:tc>
        <w:tc>
          <w:tcPr>
            <w:tcW w:w="6379" w:type="dxa"/>
          </w:tcPr>
          <w:p w14:paraId="7889B302"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55A54D09" w14:textId="77777777" w:rsidR="00F6131B" w:rsidRPr="0021111E" w:rsidRDefault="00F6131B" w:rsidP="006D3521">
            <w:pPr>
              <w:keepNext/>
              <w:rPr>
                <w:b/>
              </w:rPr>
            </w:pPr>
            <w:r w:rsidRPr="0021111E">
              <w:rPr>
                <w:b/>
              </w:rPr>
              <w:t>Priority</w:t>
            </w:r>
          </w:p>
          <w:p w14:paraId="41892F1B" w14:textId="77777777" w:rsidR="00F6131B" w:rsidRPr="00AB4CF9" w:rsidRDefault="00F6131B" w:rsidP="006D3521">
            <w:pPr>
              <w:pStyle w:val="figura"/>
              <w:spacing w:before="0"/>
              <w:jc w:val="left"/>
            </w:pPr>
            <w:r w:rsidRPr="00AB4CF9">
              <w:t>M</w:t>
            </w:r>
          </w:p>
        </w:tc>
        <w:tc>
          <w:tcPr>
            <w:tcW w:w="992" w:type="dxa"/>
            <w:vMerge w:val="restart"/>
          </w:tcPr>
          <w:p w14:paraId="46E0FAAC" w14:textId="77777777" w:rsidR="00F6131B" w:rsidRPr="0021111E" w:rsidRDefault="00F6131B" w:rsidP="006D3521">
            <w:pPr>
              <w:pStyle w:val="Sottoparagrafo"/>
              <w:spacing w:before="0" w:after="0"/>
              <w:rPr>
                <w:bCs/>
              </w:rPr>
            </w:pPr>
            <w:r w:rsidRPr="0021111E">
              <w:rPr>
                <w:bCs/>
              </w:rPr>
              <w:t>Source</w:t>
            </w:r>
          </w:p>
          <w:p w14:paraId="3FFD667C" w14:textId="77777777" w:rsidR="00F6131B" w:rsidRPr="00AB4CF9" w:rsidRDefault="00F6131B" w:rsidP="006D3521">
            <w:pPr>
              <w:keepNext/>
            </w:pPr>
            <w:r w:rsidRPr="00AB4CF9">
              <w:t>R&amp;D</w:t>
            </w:r>
            <w:r w:rsidRPr="00AB4CF9">
              <w:br/>
            </w:r>
          </w:p>
        </w:tc>
      </w:tr>
      <w:tr w:rsidR="00F6131B" w:rsidRPr="00AB4CF9" w14:paraId="2F9D1FA3" w14:textId="77777777" w:rsidTr="006D3521">
        <w:trPr>
          <w:cantSplit/>
        </w:trPr>
        <w:tc>
          <w:tcPr>
            <w:tcW w:w="1276" w:type="dxa"/>
          </w:tcPr>
          <w:p w14:paraId="0CB23C52"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3</w:t>
            </w:r>
          </w:p>
        </w:tc>
        <w:tc>
          <w:tcPr>
            <w:tcW w:w="6379" w:type="dxa"/>
          </w:tcPr>
          <w:p w14:paraId="2CC0CF43" w14:textId="77777777" w:rsidR="00F6131B" w:rsidRDefault="00F6131B"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Calibration Points</w:t>
            </w:r>
          </w:p>
          <w:p w14:paraId="7BDBFD07" w14:textId="6BD04946" w:rsidR="00F6131B" w:rsidRDefault="006D1BA9" w:rsidP="0093213A">
            <w:pPr>
              <w:pStyle w:val="ab"/>
              <w:keepNext/>
              <w:numPr>
                <w:ilvl w:val="0"/>
                <w:numId w:val="26"/>
              </w:numPr>
              <w:rPr>
                <w:lang w:eastAsia="zh-CN"/>
              </w:rPr>
            </w:pPr>
            <w:r>
              <w:rPr>
                <w:lang w:eastAsia="zh-CN"/>
              </w:rPr>
              <w:t xml:space="preserve">Calibration points shall be </w:t>
            </w:r>
            <w:r w:rsidR="00F6131B">
              <w:rPr>
                <w:rFonts w:hint="eastAsia"/>
                <w:lang w:eastAsia="zh-CN"/>
              </w:rPr>
              <w:t>1~</w:t>
            </w:r>
            <w:r w:rsidR="00305F7B">
              <w:rPr>
                <w:lang w:eastAsia="zh-CN"/>
              </w:rPr>
              <w:t>3</w:t>
            </w:r>
            <w:r w:rsidR="00305F7B">
              <w:rPr>
                <w:rFonts w:hint="eastAsia"/>
                <w:lang w:eastAsia="zh-CN"/>
              </w:rPr>
              <w:t xml:space="preserve"> </w:t>
            </w:r>
            <w:r w:rsidR="00F6131B">
              <w:rPr>
                <w:rFonts w:hint="eastAsia"/>
                <w:lang w:eastAsia="zh-CN"/>
              </w:rPr>
              <w:t>respectively;</w:t>
            </w:r>
            <w:r w:rsidR="00F6131B">
              <w:rPr>
                <w:lang w:eastAsia="zh-CN"/>
              </w:rPr>
              <w:t xml:space="preserve"> </w:t>
            </w:r>
            <w:r w:rsidR="00F6131B">
              <w:rPr>
                <w:rFonts w:hint="eastAsia"/>
                <w:lang w:eastAsia="zh-CN"/>
              </w:rPr>
              <w:t>Data points for zero and slope standard averaging,</w:t>
            </w:r>
          </w:p>
          <w:p w14:paraId="7779289A" w14:textId="77777777" w:rsidR="006D1BA9" w:rsidRDefault="006D1BA9" w:rsidP="0093213A">
            <w:pPr>
              <w:pStyle w:val="ab"/>
              <w:keepNext/>
              <w:numPr>
                <w:ilvl w:val="0"/>
                <w:numId w:val="26"/>
              </w:numPr>
              <w:rPr>
                <w:lang w:eastAsia="zh-CN"/>
              </w:rPr>
            </w:pPr>
            <w:r w:rsidRPr="006D1BA9">
              <w:rPr>
                <w:lang w:eastAsia="zh-CN"/>
              </w:rPr>
              <w:t>Absorbance</w:t>
            </w:r>
            <w:r w:rsidRPr="006D1BA9">
              <w:rPr>
                <w:rFonts w:hint="eastAsia"/>
              </w:rPr>
              <w:t xml:space="preserve"> deviation for calibration points</w:t>
            </w:r>
            <w:r w:rsidRPr="006D1BA9">
              <w:t>. T</w:t>
            </w:r>
            <w:r w:rsidRPr="006D1BA9">
              <w:rPr>
                <w:rFonts w:hint="eastAsia"/>
              </w:rPr>
              <w:t xml:space="preserve">hreshold setting to </w:t>
            </w:r>
            <w:r w:rsidRPr="006D1BA9">
              <w:rPr>
                <w:rFonts w:hint="eastAsia"/>
                <w:highlight w:val="yellow"/>
              </w:rPr>
              <w:t>1% ~ 5%,</w:t>
            </w:r>
            <w:r w:rsidRPr="006D1BA9">
              <w:rPr>
                <w:rFonts w:hint="eastAsia"/>
              </w:rPr>
              <w:t xml:space="preserve"> typically </w:t>
            </w:r>
            <w:r w:rsidRPr="006D1BA9">
              <w:rPr>
                <w:rFonts w:hint="eastAsia"/>
                <w:highlight w:val="yellow"/>
              </w:rPr>
              <w:t>3%</w:t>
            </w:r>
            <w:r>
              <w:t>;</w:t>
            </w:r>
            <w:r w:rsidRPr="006D1BA9">
              <w:t xml:space="preserve"> </w:t>
            </w:r>
            <w:r w:rsidRPr="006D1BA9">
              <w:rPr>
                <w:rFonts w:hint="eastAsia"/>
              </w:rPr>
              <w:t xml:space="preserve">Deviation between each two of data points in same standard concentration </w:t>
            </w:r>
            <w:r w:rsidRPr="006D1BA9">
              <w:t>exceeds</w:t>
            </w:r>
            <w:r w:rsidRPr="006D1BA9">
              <w:rPr>
                <w:rFonts w:hint="eastAsia"/>
              </w:rPr>
              <w:t xml:space="preserve"> the thr</w:t>
            </w:r>
            <w:r>
              <w:rPr>
                <w:rFonts w:hint="eastAsia"/>
              </w:rPr>
              <w:t xml:space="preserve">eshold will trigger </w:t>
            </w:r>
            <w:r>
              <w:t>additional calibration points;</w:t>
            </w:r>
          </w:p>
          <w:p w14:paraId="7E178B5C" w14:textId="77777777" w:rsidR="006D1BA9" w:rsidRDefault="006D1BA9" w:rsidP="0093213A">
            <w:pPr>
              <w:pStyle w:val="ab"/>
              <w:keepNext/>
              <w:numPr>
                <w:ilvl w:val="0"/>
                <w:numId w:val="26"/>
              </w:numPr>
              <w:rPr>
                <w:lang w:eastAsia="zh-CN"/>
              </w:rPr>
            </w:pPr>
            <w:r>
              <w:rPr>
                <w:lang w:eastAsia="zh-CN"/>
              </w:rPr>
              <w:t>Calibration maximum points shall be 3</w:t>
            </w:r>
            <w:r>
              <w:rPr>
                <w:rFonts w:hint="eastAsia"/>
                <w:lang w:eastAsia="zh-CN"/>
              </w:rPr>
              <w:t>~</w:t>
            </w:r>
            <w:r>
              <w:rPr>
                <w:lang w:eastAsia="zh-CN"/>
              </w:rPr>
              <w:t>5</w:t>
            </w:r>
            <w:r>
              <w:rPr>
                <w:rFonts w:hint="eastAsia"/>
                <w:lang w:eastAsia="zh-CN"/>
              </w:rPr>
              <w:t xml:space="preserve"> respectively;</w:t>
            </w:r>
            <w:r>
              <w:rPr>
                <w:lang w:eastAsia="zh-CN"/>
              </w:rPr>
              <w:t xml:space="preserve"> </w:t>
            </w:r>
          </w:p>
          <w:p w14:paraId="684A4C85" w14:textId="77777777" w:rsidR="00553F33" w:rsidRPr="00553F33" w:rsidRDefault="00553F33" w:rsidP="0093213A">
            <w:pPr>
              <w:pStyle w:val="ab"/>
              <w:keepNext/>
              <w:numPr>
                <w:ilvl w:val="0"/>
                <w:numId w:val="26"/>
              </w:numPr>
              <w:rPr>
                <w:lang w:eastAsia="zh-CN"/>
              </w:rPr>
            </w:pPr>
            <w:r w:rsidRPr="00553F33">
              <w:t xml:space="preserve">If calibration points </w:t>
            </w:r>
            <w:r>
              <w:t xml:space="preserve">are not enough </w:t>
            </w:r>
            <w:r w:rsidRPr="00553F33">
              <w:t xml:space="preserve">in </w:t>
            </w:r>
            <w:r w:rsidRPr="00553F33">
              <w:rPr>
                <w:rFonts w:hint="eastAsia"/>
              </w:rPr>
              <w:t>same standard concentration will trigger calibration failure then intermediate data are dropped;</w:t>
            </w:r>
          </w:p>
          <w:p w14:paraId="05666D27" w14:textId="4E49734E" w:rsidR="006D1BA9" w:rsidRPr="008D45D9" w:rsidRDefault="00081952" w:rsidP="000315B7">
            <w:pPr>
              <w:pStyle w:val="ab"/>
              <w:keepNext/>
              <w:numPr>
                <w:ilvl w:val="0"/>
                <w:numId w:val="26"/>
              </w:numPr>
              <w:rPr>
                <w:color w:val="FF0000"/>
                <w:lang w:eastAsia="zh-CN"/>
              </w:rPr>
            </w:pPr>
            <w:r w:rsidRPr="008D45D9">
              <w:rPr>
                <w:color w:val="FF0000"/>
                <w:lang w:eastAsia="zh-CN"/>
              </w:rPr>
              <w:t>Alarm shall be issued when calibration failed</w:t>
            </w:r>
            <w:r w:rsidR="00305F7B">
              <w:rPr>
                <w:color w:val="FF0000"/>
                <w:lang w:eastAsia="zh-CN"/>
              </w:rPr>
              <w:t xml:space="preserve"> 1</w:t>
            </w:r>
            <w:r w:rsidRPr="008D45D9">
              <w:rPr>
                <w:color w:val="FF0000"/>
                <w:lang w:eastAsia="zh-CN"/>
              </w:rPr>
              <w:t xml:space="preserve"> time</w:t>
            </w:r>
            <w:r w:rsidR="00CE366E">
              <w:rPr>
                <w:color w:val="FF0000"/>
                <w:lang w:eastAsia="zh-CN"/>
              </w:rPr>
              <w:t>.</w:t>
            </w:r>
          </w:p>
        </w:tc>
        <w:tc>
          <w:tcPr>
            <w:tcW w:w="992" w:type="dxa"/>
          </w:tcPr>
          <w:p w14:paraId="457614AF" w14:textId="77777777" w:rsidR="00F6131B" w:rsidRPr="0021111E" w:rsidRDefault="00F6131B" w:rsidP="006D3521">
            <w:pPr>
              <w:keepNext/>
              <w:rPr>
                <w:b/>
              </w:rPr>
            </w:pPr>
            <w:r w:rsidRPr="0021111E">
              <w:rPr>
                <w:b/>
              </w:rPr>
              <w:t>Stability</w:t>
            </w:r>
          </w:p>
          <w:p w14:paraId="5E045B28" w14:textId="547D73CC" w:rsidR="00F6131B" w:rsidRPr="000315B7" w:rsidRDefault="00E52C1C" w:rsidP="006D3521">
            <w:pPr>
              <w:pStyle w:val="figura"/>
              <w:spacing w:before="0"/>
              <w:jc w:val="left"/>
            </w:pPr>
            <w:r w:rsidRPr="008D45D9">
              <w:rPr>
                <w:highlight w:val="yellow"/>
              </w:rPr>
              <w:t>L</w:t>
            </w:r>
          </w:p>
        </w:tc>
        <w:tc>
          <w:tcPr>
            <w:tcW w:w="992" w:type="dxa"/>
            <w:vMerge/>
          </w:tcPr>
          <w:p w14:paraId="682A08B6" w14:textId="77777777" w:rsidR="00F6131B" w:rsidRPr="00AB4CF9" w:rsidRDefault="00F6131B" w:rsidP="006D3521">
            <w:pPr>
              <w:keepNext/>
            </w:pPr>
          </w:p>
        </w:tc>
      </w:tr>
    </w:tbl>
    <w:p w14:paraId="39D36ACF"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F6131B" w:rsidRPr="00AB4CF9" w14:paraId="605C259E" w14:textId="77777777" w:rsidTr="006D3521">
        <w:trPr>
          <w:cantSplit/>
          <w:trHeight w:val="519"/>
          <w:tblHeader/>
        </w:trPr>
        <w:tc>
          <w:tcPr>
            <w:tcW w:w="1276" w:type="dxa"/>
          </w:tcPr>
          <w:p w14:paraId="7EB562AF" w14:textId="77777777" w:rsidR="00F6131B" w:rsidRPr="0021111E" w:rsidRDefault="00F6131B" w:rsidP="006D3521">
            <w:pPr>
              <w:pStyle w:val="Sottoparagrafo"/>
              <w:spacing w:before="0" w:after="0"/>
              <w:rPr>
                <w:bCs/>
              </w:rPr>
            </w:pPr>
            <w:r w:rsidRPr="0021111E">
              <w:rPr>
                <w:bCs/>
              </w:rPr>
              <w:t>Ident.</w:t>
            </w:r>
          </w:p>
        </w:tc>
        <w:tc>
          <w:tcPr>
            <w:tcW w:w="6379" w:type="dxa"/>
          </w:tcPr>
          <w:p w14:paraId="0F97CB76" w14:textId="77777777" w:rsidR="00F6131B" w:rsidRPr="0021111E" w:rsidRDefault="00F6131B" w:rsidP="006D3521">
            <w:pPr>
              <w:pStyle w:val="Sottoparagrafo"/>
              <w:spacing w:before="0" w:after="0"/>
              <w:rPr>
                <w:bCs/>
              </w:rPr>
            </w:pPr>
            <w:r w:rsidRPr="0021111E">
              <w:rPr>
                <w:bCs/>
              </w:rPr>
              <w:t>Definition / Motivation</w:t>
            </w:r>
          </w:p>
        </w:tc>
        <w:tc>
          <w:tcPr>
            <w:tcW w:w="992" w:type="dxa"/>
          </w:tcPr>
          <w:p w14:paraId="4D653952" w14:textId="77777777" w:rsidR="00F6131B" w:rsidRPr="0021111E" w:rsidRDefault="00F6131B" w:rsidP="006D3521">
            <w:pPr>
              <w:keepNext/>
              <w:rPr>
                <w:b/>
              </w:rPr>
            </w:pPr>
            <w:r w:rsidRPr="0021111E">
              <w:rPr>
                <w:b/>
              </w:rPr>
              <w:t>Priority</w:t>
            </w:r>
          </w:p>
          <w:p w14:paraId="3F54D542" w14:textId="77777777" w:rsidR="00F6131B" w:rsidRPr="00AB4CF9" w:rsidRDefault="00F6131B" w:rsidP="006D3521">
            <w:pPr>
              <w:pStyle w:val="figura"/>
              <w:spacing w:before="0"/>
              <w:jc w:val="left"/>
            </w:pPr>
            <w:r w:rsidRPr="00AB4CF9">
              <w:t>M</w:t>
            </w:r>
          </w:p>
        </w:tc>
        <w:tc>
          <w:tcPr>
            <w:tcW w:w="992" w:type="dxa"/>
            <w:vMerge w:val="restart"/>
          </w:tcPr>
          <w:p w14:paraId="34860FFB" w14:textId="77777777" w:rsidR="00F6131B" w:rsidRPr="0021111E" w:rsidRDefault="00F6131B" w:rsidP="006D3521">
            <w:pPr>
              <w:pStyle w:val="Sottoparagrafo"/>
              <w:spacing w:before="0" w:after="0"/>
              <w:rPr>
                <w:bCs/>
              </w:rPr>
            </w:pPr>
            <w:r w:rsidRPr="0021111E">
              <w:rPr>
                <w:bCs/>
              </w:rPr>
              <w:t>Source</w:t>
            </w:r>
          </w:p>
          <w:p w14:paraId="161FE335" w14:textId="77777777" w:rsidR="00F6131B" w:rsidRPr="00AB4CF9" w:rsidRDefault="00F6131B" w:rsidP="006D3521">
            <w:pPr>
              <w:keepNext/>
            </w:pPr>
            <w:r w:rsidRPr="00AB4CF9">
              <w:t>R&amp;D</w:t>
            </w:r>
            <w:r w:rsidRPr="00AB4CF9">
              <w:br/>
            </w:r>
          </w:p>
        </w:tc>
      </w:tr>
      <w:tr w:rsidR="00F6131B" w:rsidRPr="00AB4CF9" w14:paraId="17D192E1" w14:textId="77777777" w:rsidTr="006D3521">
        <w:trPr>
          <w:cantSplit/>
        </w:trPr>
        <w:tc>
          <w:tcPr>
            <w:tcW w:w="1276" w:type="dxa"/>
          </w:tcPr>
          <w:p w14:paraId="4A1C1589" w14:textId="77777777" w:rsidR="00F6131B" w:rsidRPr="00AB4CF9" w:rsidRDefault="00F6131B" w:rsidP="00A8781D">
            <w:pPr>
              <w:keepNext/>
              <w:tabs>
                <w:tab w:val="left" w:pos="5660"/>
                <w:tab w:val="left" w:pos="6820"/>
              </w:tabs>
              <w:rPr>
                <w:rFonts w:cs="Arial"/>
              </w:rPr>
            </w:pPr>
            <w:r w:rsidRPr="00AB4CF9">
              <w:rPr>
                <w:rFonts w:cs="Arial"/>
              </w:rPr>
              <w:t>FR_</w:t>
            </w:r>
            <w:r>
              <w:rPr>
                <w:rFonts w:cs="Arial"/>
              </w:rPr>
              <w:t>CAL</w:t>
            </w:r>
            <w:r w:rsidRPr="00AB4CF9">
              <w:rPr>
                <w:rFonts w:cs="Arial"/>
              </w:rPr>
              <w:t>_</w:t>
            </w:r>
            <w:r w:rsidR="00A8781D">
              <w:rPr>
                <w:rFonts w:cs="Arial"/>
              </w:rPr>
              <w:t>4</w:t>
            </w:r>
          </w:p>
        </w:tc>
        <w:tc>
          <w:tcPr>
            <w:tcW w:w="6379" w:type="dxa"/>
          </w:tcPr>
          <w:p w14:paraId="3272FB44" w14:textId="77777777" w:rsidR="00F6131B" w:rsidRDefault="004D654A"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hint="eastAsia"/>
                <w:b/>
                <w:bCs/>
                <w:szCs w:val="20"/>
                <w:lang w:val="en-US" w:eastAsia="zh-CN"/>
              </w:rPr>
              <w:t xml:space="preserve">Adaption </w:t>
            </w:r>
            <w:r>
              <w:rPr>
                <w:rFonts w:ascii="Helvetica-Bold" w:hAnsi="Helvetica-Bold" w:cs="Helvetica-Bold"/>
                <w:b/>
                <w:bCs/>
                <w:szCs w:val="20"/>
                <w:lang w:val="en-US" w:eastAsia="zh-CN"/>
              </w:rPr>
              <w:t>factor</w:t>
            </w:r>
          </w:p>
          <w:p w14:paraId="001E3906" w14:textId="77777777" w:rsidR="004D654A" w:rsidRDefault="004D654A" w:rsidP="0093213A">
            <w:pPr>
              <w:pStyle w:val="ab"/>
              <w:keepNext/>
              <w:numPr>
                <w:ilvl w:val="0"/>
                <w:numId w:val="27"/>
              </w:numPr>
              <w:rPr>
                <w:lang w:eastAsia="zh-CN"/>
              </w:rPr>
            </w:pPr>
            <w:r>
              <w:rPr>
                <w:rFonts w:hint="eastAsia"/>
              </w:rPr>
              <w:t>Corr</w:t>
            </w:r>
            <w:r>
              <w:rPr>
                <w:rFonts w:hint="eastAsia"/>
                <w:lang w:eastAsia="zh-CN"/>
              </w:rPr>
              <w:t>ectio</w:t>
            </w:r>
            <w:r w:rsidRPr="000315B7">
              <w:rPr>
                <w:rFonts w:hint="eastAsia"/>
                <w:lang w:eastAsia="zh-CN"/>
              </w:rPr>
              <w:t>n factor</w:t>
            </w:r>
            <w:r w:rsidR="00081952" w:rsidRPr="000315B7">
              <w:rPr>
                <w:lang w:eastAsia="zh-CN"/>
              </w:rPr>
              <w:t xml:space="preserve"> respectly for different measure range</w:t>
            </w:r>
            <w:r w:rsidRPr="000315B7">
              <w:rPr>
                <w:lang w:eastAsia="zh-CN"/>
              </w:rPr>
              <w:t xml:space="preserve">:  Value Range: </w:t>
            </w:r>
            <w:r w:rsidRPr="000315B7">
              <w:rPr>
                <w:rFonts w:hint="eastAsia"/>
                <w:lang w:eastAsia="zh-CN"/>
              </w:rPr>
              <w:t>0.95 ~ 1.05;</w:t>
            </w:r>
            <w:r w:rsidRPr="000315B7">
              <w:rPr>
                <w:lang w:eastAsia="zh-CN"/>
              </w:rPr>
              <w:t xml:space="preserve"> </w:t>
            </w:r>
            <w:r w:rsidRPr="000315B7">
              <w:rPr>
                <w:rFonts w:hint="eastAsia"/>
                <w:lang w:eastAsia="zh-CN"/>
              </w:rPr>
              <w:t xml:space="preserve">To multiple with </w:t>
            </w:r>
            <w:r w:rsidRPr="000315B7">
              <w:rPr>
                <w:lang w:eastAsia="zh-CN"/>
              </w:rPr>
              <w:t>measurement</w:t>
            </w:r>
            <w:r w:rsidRPr="000315B7">
              <w:rPr>
                <w:rFonts w:hint="eastAsia"/>
                <w:lang w:eastAsia="zh-CN"/>
              </w:rPr>
              <w:t xml:space="preserve"> result after deducted offset;</w:t>
            </w:r>
          </w:p>
          <w:p w14:paraId="227E3C13" w14:textId="77777777" w:rsidR="004D654A" w:rsidRDefault="004D654A" w:rsidP="0093213A">
            <w:pPr>
              <w:pStyle w:val="ab"/>
              <w:keepNext/>
              <w:numPr>
                <w:ilvl w:val="0"/>
                <w:numId w:val="27"/>
              </w:numPr>
            </w:pPr>
            <w:r>
              <w:rPr>
                <w:rFonts w:hint="eastAsia"/>
                <w:lang w:eastAsia="zh-CN"/>
              </w:rPr>
              <w:t>Offse</w:t>
            </w:r>
            <w:r>
              <w:rPr>
                <w:rFonts w:hint="eastAsia"/>
              </w:rPr>
              <w:t>t</w:t>
            </w:r>
          </w:p>
          <w:p w14:paraId="5FD374C7" w14:textId="77777777" w:rsidR="004D654A" w:rsidRDefault="004D654A" w:rsidP="0093213A">
            <w:pPr>
              <w:pStyle w:val="ab"/>
              <w:keepNext/>
              <w:numPr>
                <w:ilvl w:val="0"/>
                <w:numId w:val="28"/>
              </w:numPr>
            </w:pPr>
            <w:r>
              <w:rPr>
                <w:rFonts w:hint="eastAsia"/>
              </w:rPr>
              <w:t>Low range, 0.1~30 mg/L&lt;</w:t>
            </w:r>
            <w:r>
              <w:rPr>
                <w:rFonts w:hint="eastAsia"/>
              </w:rPr>
              <w:t>±</w:t>
            </w:r>
            <w:r>
              <w:rPr>
                <w:rFonts w:hint="eastAsia"/>
              </w:rPr>
              <w:t>0.6</w:t>
            </w:r>
          </w:p>
          <w:p w14:paraId="4E33D048" w14:textId="77777777" w:rsidR="004D654A" w:rsidRDefault="004D654A" w:rsidP="0093213A">
            <w:pPr>
              <w:pStyle w:val="ab"/>
              <w:keepNext/>
              <w:numPr>
                <w:ilvl w:val="0"/>
                <w:numId w:val="28"/>
              </w:numPr>
            </w:pPr>
            <w:r>
              <w:rPr>
                <w:rFonts w:hint="eastAsia"/>
              </w:rPr>
              <w:t>Middle/High range, 1~100 mg/L</w:t>
            </w:r>
            <w:r>
              <w:rPr>
                <w:rFonts w:hint="eastAsia"/>
              </w:rPr>
              <w:t>±</w:t>
            </w:r>
            <w:r>
              <w:rPr>
                <w:rFonts w:hint="eastAsia"/>
              </w:rPr>
              <w:t>6</w:t>
            </w:r>
          </w:p>
          <w:p w14:paraId="34CA39C4" w14:textId="77777777" w:rsidR="00F6131B" w:rsidRPr="004D654A" w:rsidRDefault="004D654A" w:rsidP="0093213A">
            <w:pPr>
              <w:pStyle w:val="ab"/>
              <w:keepNext/>
              <w:numPr>
                <w:ilvl w:val="0"/>
                <w:numId w:val="28"/>
              </w:numPr>
            </w:pPr>
            <w:r>
              <w:rPr>
                <w:rFonts w:hint="eastAsia"/>
              </w:rPr>
              <w:t>Extend range, 10~500 mg/L</w:t>
            </w:r>
            <w:r>
              <w:rPr>
                <w:rFonts w:hint="eastAsia"/>
              </w:rPr>
              <w:t>±</w:t>
            </w:r>
            <w:r>
              <w:rPr>
                <w:rFonts w:hint="eastAsia"/>
              </w:rPr>
              <w:t>60</w:t>
            </w:r>
          </w:p>
          <w:p w14:paraId="4D16E55A" w14:textId="77777777" w:rsidR="00F6131B" w:rsidRPr="00AB4CF9" w:rsidRDefault="00C106AE" w:rsidP="008D45D9">
            <w:pPr>
              <w:pStyle w:val="ab"/>
              <w:keepNext/>
              <w:numPr>
                <w:ilvl w:val="0"/>
                <w:numId w:val="27"/>
              </w:numPr>
              <w:rPr>
                <w:lang w:eastAsia="zh-CN"/>
              </w:rPr>
            </w:pPr>
            <w:r w:rsidRPr="008D45D9">
              <w:t>Adaption factor should not be applied on history data</w:t>
            </w:r>
          </w:p>
        </w:tc>
        <w:tc>
          <w:tcPr>
            <w:tcW w:w="992" w:type="dxa"/>
          </w:tcPr>
          <w:p w14:paraId="02697CAC" w14:textId="77777777" w:rsidR="00F6131B" w:rsidRPr="0021111E" w:rsidRDefault="00F6131B" w:rsidP="006D3521">
            <w:pPr>
              <w:keepNext/>
              <w:rPr>
                <w:b/>
              </w:rPr>
            </w:pPr>
            <w:r w:rsidRPr="0021111E">
              <w:rPr>
                <w:b/>
              </w:rPr>
              <w:t>Stability</w:t>
            </w:r>
          </w:p>
          <w:p w14:paraId="23E09732" w14:textId="77777777" w:rsidR="00F6131B" w:rsidRPr="00AB4CF9" w:rsidRDefault="00F6131B" w:rsidP="006D3521">
            <w:pPr>
              <w:pStyle w:val="figura"/>
              <w:spacing w:before="0"/>
              <w:jc w:val="left"/>
            </w:pPr>
            <w:r w:rsidRPr="00AB4CF9">
              <w:t>C</w:t>
            </w:r>
          </w:p>
        </w:tc>
        <w:tc>
          <w:tcPr>
            <w:tcW w:w="992" w:type="dxa"/>
            <w:vMerge/>
          </w:tcPr>
          <w:p w14:paraId="7A15224B" w14:textId="77777777" w:rsidR="00F6131B" w:rsidRPr="00AB4CF9" w:rsidRDefault="00F6131B" w:rsidP="006D3521">
            <w:pPr>
              <w:keepNext/>
            </w:pPr>
          </w:p>
        </w:tc>
      </w:tr>
    </w:tbl>
    <w:p w14:paraId="5DFC907D" w14:textId="77777777" w:rsidR="00F6131B" w:rsidRDefault="00F6131B"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33492" w:rsidRPr="00AB4CF9" w14:paraId="1C9BA3EE" w14:textId="77777777" w:rsidTr="00E943AF">
        <w:trPr>
          <w:cantSplit/>
          <w:trHeight w:val="519"/>
          <w:tblHeader/>
        </w:trPr>
        <w:tc>
          <w:tcPr>
            <w:tcW w:w="1276" w:type="dxa"/>
          </w:tcPr>
          <w:p w14:paraId="3D3FE194" w14:textId="77777777" w:rsidR="00A33492" w:rsidRPr="0021111E" w:rsidRDefault="00A33492" w:rsidP="00E943AF">
            <w:pPr>
              <w:pStyle w:val="Sottoparagrafo"/>
              <w:spacing w:before="0" w:after="0"/>
              <w:rPr>
                <w:bCs/>
              </w:rPr>
            </w:pPr>
            <w:r w:rsidRPr="0021111E">
              <w:rPr>
                <w:bCs/>
              </w:rPr>
              <w:t>Ident.</w:t>
            </w:r>
          </w:p>
        </w:tc>
        <w:tc>
          <w:tcPr>
            <w:tcW w:w="6379" w:type="dxa"/>
          </w:tcPr>
          <w:p w14:paraId="56BDC042" w14:textId="77777777" w:rsidR="00A33492" w:rsidRPr="0021111E" w:rsidRDefault="00A33492" w:rsidP="00E943AF">
            <w:pPr>
              <w:pStyle w:val="Sottoparagrafo"/>
              <w:spacing w:before="0" w:after="0"/>
              <w:rPr>
                <w:bCs/>
              </w:rPr>
            </w:pPr>
            <w:r w:rsidRPr="0021111E">
              <w:rPr>
                <w:bCs/>
              </w:rPr>
              <w:t>Definition / Motivation</w:t>
            </w:r>
          </w:p>
        </w:tc>
        <w:tc>
          <w:tcPr>
            <w:tcW w:w="992" w:type="dxa"/>
          </w:tcPr>
          <w:p w14:paraId="4885877B" w14:textId="77777777" w:rsidR="00A33492" w:rsidRPr="0021111E" w:rsidRDefault="00A33492" w:rsidP="00E943AF">
            <w:pPr>
              <w:keepNext/>
              <w:rPr>
                <w:b/>
              </w:rPr>
            </w:pPr>
            <w:r w:rsidRPr="0021111E">
              <w:rPr>
                <w:b/>
              </w:rPr>
              <w:t>Priority</w:t>
            </w:r>
          </w:p>
          <w:p w14:paraId="45AB5BEA" w14:textId="77777777" w:rsidR="00A33492" w:rsidRPr="00AB4CF9" w:rsidRDefault="00A33492" w:rsidP="00E943AF">
            <w:pPr>
              <w:pStyle w:val="figura"/>
              <w:spacing w:before="0"/>
              <w:jc w:val="left"/>
            </w:pPr>
            <w:r w:rsidRPr="00AB4CF9">
              <w:t>M</w:t>
            </w:r>
          </w:p>
        </w:tc>
        <w:tc>
          <w:tcPr>
            <w:tcW w:w="992" w:type="dxa"/>
            <w:vMerge w:val="restart"/>
          </w:tcPr>
          <w:p w14:paraId="59F1FEDE" w14:textId="77777777" w:rsidR="00A33492" w:rsidRPr="0021111E" w:rsidRDefault="00A33492" w:rsidP="00E943AF">
            <w:pPr>
              <w:pStyle w:val="Sottoparagrafo"/>
              <w:spacing w:before="0" w:after="0"/>
              <w:rPr>
                <w:bCs/>
              </w:rPr>
            </w:pPr>
            <w:r w:rsidRPr="0021111E">
              <w:rPr>
                <w:bCs/>
              </w:rPr>
              <w:t>Source</w:t>
            </w:r>
          </w:p>
          <w:p w14:paraId="33CB62D7" w14:textId="77777777" w:rsidR="00A33492" w:rsidRPr="00AB4CF9" w:rsidRDefault="00A33492" w:rsidP="00E943AF">
            <w:pPr>
              <w:keepNext/>
            </w:pPr>
            <w:r w:rsidRPr="00AB4CF9">
              <w:t>R&amp;D</w:t>
            </w:r>
            <w:r w:rsidRPr="00AB4CF9">
              <w:br/>
            </w:r>
          </w:p>
        </w:tc>
      </w:tr>
      <w:tr w:rsidR="00A33492" w:rsidRPr="00AB4CF9" w14:paraId="558CD32C" w14:textId="77777777" w:rsidTr="00E943AF">
        <w:trPr>
          <w:cantSplit/>
        </w:trPr>
        <w:tc>
          <w:tcPr>
            <w:tcW w:w="1276" w:type="dxa"/>
          </w:tcPr>
          <w:p w14:paraId="19ECA26D" w14:textId="77777777" w:rsidR="00A33492" w:rsidRPr="00AB4CF9" w:rsidRDefault="00A33492" w:rsidP="00E943AF">
            <w:pPr>
              <w:keepNext/>
              <w:tabs>
                <w:tab w:val="left" w:pos="5660"/>
                <w:tab w:val="left" w:pos="6820"/>
              </w:tabs>
              <w:rPr>
                <w:rFonts w:cs="Arial"/>
              </w:rPr>
            </w:pPr>
            <w:r w:rsidRPr="00AB4CF9">
              <w:rPr>
                <w:rFonts w:cs="Arial"/>
              </w:rPr>
              <w:t>FR_</w:t>
            </w:r>
            <w:r w:rsidR="00B41D90">
              <w:rPr>
                <w:rFonts w:cs="Arial"/>
              </w:rPr>
              <w:t xml:space="preserve"> CAL</w:t>
            </w:r>
            <w:r w:rsidR="00B41D90" w:rsidRPr="00AB4CF9">
              <w:rPr>
                <w:rFonts w:cs="Arial"/>
              </w:rPr>
              <w:t xml:space="preserve"> </w:t>
            </w:r>
            <w:r w:rsidRPr="00AB4CF9">
              <w:rPr>
                <w:rFonts w:cs="Arial"/>
              </w:rPr>
              <w:t>_</w:t>
            </w:r>
            <w:r>
              <w:rPr>
                <w:rFonts w:cs="Arial"/>
              </w:rPr>
              <w:t>5</w:t>
            </w:r>
          </w:p>
        </w:tc>
        <w:tc>
          <w:tcPr>
            <w:tcW w:w="6379" w:type="dxa"/>
          </w:tcPr>
          <w:p w14:paraId="261FF595" w14:textId="77777777" w:rsidR="00A33492" w:rsidRDefault="00A33492"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Auto Range Adjust</w:t>
            </w:r>
          </w:p>
          <w:p w14:paraId="331D21A2" w14:textId="77777777" w:rsidR="00A33492" w:rsidRDefault="00A33492" w:rsidP="0093213A">
            <w:pPr>
              <w:pStyle w:val="ab"/>
              <w:keepNext/>
              <w:numPr>
                <w:ilvl w:val="0"/>
                <w:numId w:val="21"/>
              </w:numPr>
              <w:rPr>
                <w:lang w:eastAsia="zh-CN"/>
              </w:rPr>
            </w:pPr>
            <w:r>
              <w:rPr>
                <w:rFonts w:hint="eastAsia"/>
                <w:lang w:eastAsia="zh-CN"/>
              </w:rPr>
              <w:t xml:space="preserve">Three different measure ranges implemented in devices, </w:t>
            </w:r>
            <w:r>
              <w:rPr>
                <w:lang w:eastAsia="zh-CN"/>
              </w:rPr>
              <w:t>auto range adjust is always enabled.</w:t>
            </w:r>
          </w:p>
          <w:p w14:paraId="7FA008C8" w14:textId="406CA518" w:rsidR="00A33492" w:rsidRDefault="00A33492" w:rsidP="0093213A">
            <w:pPr>
              <w:pStyle w:val="ab"/>
              <w:keepNext/>
              <w:numPr>
                <w:ilvl w:val="0"/>
                <w:numId w:val="21"/>
              </w:numPr>
              <w:rPr>
                <w:lang w:eastAsia="zh-CN"/>
              </w:rPr>
            </w:pPr>
            <w:r>
              <w:rPr>
                <w:lang w:eastAsia="zh-CN"/>
              </w:rPr>
              <w:t>User shall be able to set a preset range.</w:t>
            </w:r>
            <w:r w:rsidR="00CD0A29">
              <w:rPr>
                <w:lang w:eastAsia="zh-CN"/>
              </w:rPr>
              <w:t xml:space="preserve"> </w:t>
            </w:r>
          </w:p>
          <w:p w14:paraId="23066E59" w14:textId="26734495" w:rsidR="00CD0A29" w:rsidRDefault="00CD0A29" w:rsidP="008D45D9">
            <w:pPr>
              <w:pStyle w:val="ab"/>
              <w:keepNext/>
              <w:numPr>
                <w:ilvl w:val="0"/>
                <w:numId w:val="21"/>
              </w:numPr>
              <w:rPr>
                <w:lang w:eastAsia="zh-CN"/>
              </w:rPr>
            </w:pPr>
            <w:r>
              <w:rPr>
                <w:lang w:eastAsia="zh-CN"/>
              </w:rPr>
              <w:t>User set a new range, the calibration is triggerred if no calibration results or user trigger one new calibrationb.</w:t>
            </w:r>
          </w:p>
          <w:p w14:paraId="397DE50E" w14:textId="6B6F1166" w:rsidR="00A33492" w:rsidRPr="00AB4CF9" w:rsidRDefault="00E52C1C" w:rsidP="008D45D9">
            <w:pPr>
              <w:pStyle w:val="ab"/>
              <w:keepNext/>
              <w:numPr>
                <w:ilvl w:val="0"/>
                <w:numId w:val="21"/>
              </w:numPr>
              <w:rPr>
                <w:lang w:eastAsia="zh-CN"/>
              </w:rPr>
            </w:pPr>
            <w:r>
              <w:rPr>
                <w:lang w:eastAsia="zh-CN"/>
              </w:rPr>
              <w:t>C</w:t>
            </w:r>
            <w:r w:rsidRPr="002A52E2">
              <w:rPr>
                <w:rFonts w:hint="eastAsia"/>
                <w:lang w:eastAsia="zh-CN"/>
              </w:rPr>
              <w:t>alibration with corres</w:t>
            </w:r>
            <w:r>
              <w:rPr>
                <w:rFonts w:hint="eastAsia"/>
                <w:lang w:eastAsia="zh-CN"/>
              </w:rPr>
              <w:t xml:space="preserve">ponding standards </w:t>
            </w:r>
            <w:r w:rsidRPr="008D45D9">
              <w:rPr>
                <w:lang w:eastAsia="zh-CN"/>
              </w:rPr>
              <w:t xml:space="preserve">is exectued immediately when measure is out of range. After calibration, the </w:t>
            </w:r>
            <w:r>
              <w:rPr>
                <w:color w:val="FF0000"/>
                <w:highlight w:val="yellow"/>
                <w:lang w:eastAsia="zh-CN"/>
              </w:rPr>
              <w:t>missed measure shall be complemented immedately.</w:t>
            </w:r>
          </w:p>
        </w:tc>
        <w:tc>
          <w:tcPr>
            <w:tcW w:w="992" w:type="dxa"/>
          </w:tcPr>
          <w:p w14:paraId="2DC9226E" w14:textId="77777777" w:rsidR="00A33492" w:rsidRPr="0021111E" w:rsidRDefault="00A33492" w:rsidP="00E943AF">
            <w:pPr>
              <w:keepNext/>
              <w:rPr>
                <w:b/>
              </w:rPr>
            </w:pPr>
            <w:r w:rsidRPr="0021111E">
              <w:rPr>
                <w:b/>
              </w:rPr>
              <w:t>Stability</w:t>
            </w:r>
          </w:p>
          <w:p w14:paraId="183A8F5C" w14:textId="77777777" w:rsidR="00A33492" w:rsidRPr="00AB4CF9" w:rsidRDefault="00A33492" w:rsidP="00E943AF">
            <w:pPr>
              <w:pStyle w:val="figura"/>
              <w:spacing w:before="0"/>
              <w:jc w:val="left"/>
            </w:pPr>
            <w:r w:rsidRPr="00AB4CF9">
              <w:t>C</w:t>
            </w:r>
          </w:p>
        </w:tc>
        <w:tc>
          <w:tcPr>
            <w:tcW w:w="992" w:type="dxa"/>
            <w:vMerge/>
          </w:tcPr>
          <w:p w14:paraId="199A7525" w14:textId="77777777" w:rsidR="00A33492" w:rsidRPr="00AB4CF9" w:rsidRDefault="00A33492" w:rsidP="00E943AF">
            <w:pPr>
              <w:keepNext/>
            </w:pPr>
          </w:p>
        </w:tc>
      </w:tr>
    </w:tbl>
    <w:p w14:paraId="168E2ACF" w14:textId="48C423FF" w:rsidR="00AB39BE" w:rsidRDefault="00AB39BE" w:rsidP="006537A3">
      <w:pPr>
        <w:rPr>
          <w:lang w:val="en-GB"/>
        </w:rPr>
      </w:pPr>
    </w:p>
    <w:p w14:paraId="670D0949" w14:textId="77777777" w:rsidR="008E4AAD" w:rsidRDefault="008E4AAD" w:rsidP="008D45D9">
      <w:pPr>
        <w:pStyle w:val="2"/>
        <w:rPr>
          <w:lang w:val="en-GB" w:eastAsia="zh-CN"/>
        </w:rPr>
      </w:pPr>
      <w:bookmarkStart w:id="35" w:name="_Toc466386099"/>
      <w:r w:rsidRPr="00F2413E">
        <w:rPr>
          <w:rFonts w:hint="eastAsia"/>
        </w:rPr>
        <w:lastRenderedPageBreak/>
        <w:t>Schedule</w:t>
      </w:r>
      <w:bookmarkEnd w:id="35"/>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E4AAD" w:rsidRPr="00AB4CF9" w14:paraId="07CFB87A" w14:textId="77777777" w:rsidTr="00E943AF">
        <w:trPr>
          <w:cantSplit/>
          <w:trHeight w:val="519"/>
          <w:tblHeader/>
        </w:trPr>
        <w:tc>
          <w:tcPr>
            <w:tcW w:w="1276" w:type="dxa"/>
          </w:tcPr>
          <w:p w14:paraId="7A2A174C" w14:textId="77777777" w:rsidR="008E4AAD" w:rsidRPr="0021111E" w:rsidRDefault="008E4AAD" w:rsidP="00E943AF">
            <w:pPr>
              <w:pStyle w:val="Sottoparagrafo"/>
              <w:spacing w:before="0" w:after="0"/>
              <w:rPr>
                <w:bCs/>
              </w:rPr>
            </w:pPr>
            <w:r w:rsidRPr="0021111E">
              <w:rPr>
                <w:bCs/>
              </w:rPr>
              <w:t>Ident.</w:t>
            </w:r>
          </w:p>
        </w:tc>
        <w:tc>
          <w:tcPr>
            <w:tcW w:w="6379" w:type="dxa"/>
          </w:tcPr>
          <w:p w14:paraId="3BCCC063" w14:textId="77777777" w:rsidR="008E4AAD" w:rsidRPr="0021111E" w:rsidRDefault="008E4AAD" w:rsidP="00E943AF">
            <w:pPr>
              <w:pStyle w:val="Sottoparagrafo"/>
              <w:spacing w:before="0" w:after="0"/>
              <w:rPr>
                <w:bCs/>
              </w:rPr>
            </w:pPr>
            <w:r w:rsidRPr="0021111E">
              <w:rPr>
                <w:bCs/>
              </w:rPr>
              <w:t>Definition / Motivation</w:t>
            </w:r>
          </w:p>
        </w:tc>
        <w:tc>
          <w:tcPr>
            <w:tcW w:w="992" w:type="dxa"/>
          </w:tcPr>
          <w:p w14:paraId="38FD6085" w14:textId="77777777" w:rsidR="008E4AAD" w:rsidRPr="0021111E" w:rsidRDefault="008E4AAD" w:rsidP="00E943AF">
            <w:pPr>
              <w:keepNext/>
              <w:rPr>
                <w:b/>
              </w:rPr>
            </w:pPr>
            <w:r w:rsidRPr="0021111E">
              <w:rPr>
                <w:b/>
              </w:rPr>
              <w:t>Priority</w:t>
            </w:r>
          </w:p>
          <w:p w14:paraId="6B6C9DE3" w14:textId="77777777" w:rsidR="008E4AAD" w:rsidRPr="00AB4CF9" w:rsidRDefault="008E4AAD" w:rsidP="00E943AF">
            <w:pPr>
              <w:pStyle w:val="figura"/>
              <w:spacing w:before="0"/>
              <w:jc w:val="left"/>
            </w:pPr>
            <w:r w:rsidRPr="00AB4CF9">
              <w:t>M</w:t>
            </w:r>
          </w:p>
        </w:tc>
        <w:tc>
          <w:tcPr>
            <w:tcW w:w="992" w:type="dxa"/>
            <w:vMerge w:val="restart"/>
          </w:tcPr>
          <w:p w14:paraId="40F209EC" w14:textId="77777777" w:rsidR="008E4AAD" w:rsidRPr="0021111E" w:rsidRDefault="008E4AAD" w:rsidP="00E943AF">
            <w:pPr>
              <w:pStyle w:val="Sottoparagrafo"/>
              <w:spacing w:before="0" w:after="0"/>
              <w:rPr>
                <w:bCs/>
              </w:rPr>
            </w:pPr>
            <w:r w:rsidRPr="0021111E">
              <w:rPr>
                <w:bCs/>
              </w:rPr>
              <w:t>Source</w:t>
            </w:r>
          </w:p>
          <w:p w14:paraId="20737156" w14:textId="77777777" w:rsidR="008E4AAD" w:rsidRPr="00AB4CF9" w:rsidRDefault="008E4AAD" w:rsidP="00E943AF">
            <w:pPr>
              <w:keepNext/>
            </w:pPr>
            <w:r w:rsidRPr="00AB4CF9">
              <w:t>R&amp;D</w:t>
            </w:r>
            <w:r w:rsidRPr="00AB4CF9">
              <w:br/>
            </w:r>
          </w:p>
        </w:tc>
      </w:tr>
      <w:tr w:rsidR="008E4AAD" w:rsidRPr="00AB4CF9" w14:paraId="65E64CD5" w14:textId="77777777" w:rsidTr="00E943AF">
        <w:trPr>
          <w:cantSplit/>
        </w:trPr>
        <w:tc>
          <w:tcPr>
            <w:tcW w:w="1276" w:type="dxa"/>
          </w:tcPr>
          <w:p w14:paraId="46E4D7B1" w14:textId="77777777" w:rsidR="008E4AAD" w:rsidRPr="00AB4CF9" w:rsidRDefault="008E4AAD" w:rsidP="00E943AF">
            <w:pPr>
              <w:keepNext/>
              <w:tabs>
                <w:tab w:val="left" w:pos="5660"/>
                <w:tab w:val="left" w:pos="6820"/>
              </w:tabs>
              <w:rPr>
                <w:rFonts w:cs="Arial"/>
              </w:rPr>
            </w:pPr>
            <w:r w:rsidRPr="00AB4CF9">
              <w:rPr>
                <w:rFonts w:cs="Arial"/>
              </w:rPr>
              <w:t>FR_</w:t>
            </w:r>
            <w:r>
              <w:rPr>
                <w:rFonts w:cs="Arial"/>
              </w:rPr>
              <w:t>SCH</w:t>
            </w:r>
            <w:r w:rsidRPr="00AB4CF9">
              <w:rPr>
                <w:rFonts w:cs="Arial"/>
              </w:rPr>
              <w:t>_</w:t>
            </w:r>
            <w:r>
              <w:rPr>
                <w:rFonts w:cs="Arial"/>
              </w:rPr>
              <w:t>1</w:t>
            </w:r>
          </w:p>
        </w:tc>
        <w:tc>
          <w:tcPr>
            <w:tcW w:w="6379" w:type="dxa"/>
          </w:tcPr>
          <w:p w14:paraId="5433840E" w14:textId="77777777" w:rsidR="008E4AAD" w:rsidRDefault="008E4AAD" w:rsidP="00E943AF">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Schedule Priority</w:t>
            </w:r>
          </w:p>
          <w:p w14:paraId="575DF65C" w14:textId="77777777" w:rsidR="008E4AAD" w:rsidRDefault="008E4AAD" w:rsidP="0093213A">
            <w:pPr>
              <w:pStyle w:val="ab"/>
              <w:keepNext/>
              <w:numPr>
                <w:ilvl w:val="0"/>
                <w:numId w:val="54"/>
              </w:numPr>
              <w:rPr>
                <w:lang w:eastAsia="zh-CN"/>
              </w:rPr>
            </w:pPr>
            <w:r>
              <w:rPr>
                <w:rFonts w:hint="eastAsia"/>
                <w:lang w:eastAsia="zh-CN"/>
              </w:rPr>
              <w:t xml:space="preserve">Three actions below are able to be configured as </w:t>
            </w:r>
            <w:r>
              <w:rPr>
                <w:lang w:eastAsia="zh-CN"/>
              </w:rPr>
              <w:t>periodically, and the priorities when scheduled at the sametime:</w:t>
            </w:r>
          </w:p>
          <w:p w14:paraId="4AC10921" w14:textId="77777777" w:rsidR="008E4AAD" w:rsidRDefault="008E4AAD" w:rsidP="00D5449E">
            <w:pPr>
              <w:pStyle w:val="ab"/>
              <w:keepNext/>
              <w:numPr>
                <w:ilvl w:val="0"/>
                <w:numId w:val="56"/>
              </w:numPr>
              <w:rPr>
                <w:ins w:id="36" w:author="Li, Paul(Peng)" w:date="2016-11-09T13:48:00Z"/>
                <w:lang w:eastAsia="zh-CN"/>
              </w:rPr>
            </w:pPr>
            <w:r>
              <w:rPr>
                <w:lang w:eastAsia="zh-CN"/>
              </w:rPr>
              <w:t>Cleaning (low),</w:t>
            </w:r>
          </w:p>
          <w:p w14:paraId="007AD0AB" w14:textId="77777777" w:rsidR="00B35EF1" w:rsidRDefault="00B35EF1" w:rsidP="00D5449E">
            <w:pPr>
              <w:pStyle w:val="ab"/>
              <w:keepNext/>
              <w:numPr>
                <w:ilvl w:val="0"/>
                <w:numId w:val="56"/>
              </w:numPr>
              <w:rPr>
                <w:lang w:eastAsia="zh-CN"/>
              </w:rPr>
            </w:pPr>
            <w:r>
              <w:rPr>
                <w:lang w:eastAsia="zh-CN"/>
              </w:rPr>
              <w:t>Calibration (high),</w:t>
            </w:r>
          </w:p>
          <w:p w14:paraId="6A880B6E" w14:textId="12BC6AF1" w:rsidR="008E4AAD" w:rsidRDefault="008E4AAD" w:rsidP="00D5449E">
            <w:pPr>
              <w:pStyle w:val="ab"/>
              <w:keepNext/>
              <w:numPr>
                <w:ilvl w:val="0"/>
                <w:numId w:val="56"/>
              </w:numPr>
              <w:rPr>
                <w:lang w:eastAsia="zh-CN"/>
              </w:rPr>
            </w:pPr>
            <w:r>
              <w:rPr>
                <w:lang w:eastAsia="zh-CN"/>
              </w:rPr>
              <w:t>Measure (high</w:t>
            </w:r>
            <w:r w:rsidR="006C7597">
              <w:rPr>
                <w:lang w:eastAsia="zh-CN"/>
              </w:rPr>
              <w:t>est</w:t>
            </w:r>
            <w:r>
              <w:rPr>
                <w:lang w:eastAsia="zh-CN"/>
              </w:rPr>
              <w:t>),</w:t>
            </w:r>
          </w:p>
          <w:p w14:paraId="1D747F34" w14:textId="314E0774" w:rsidR="008E4AAD" w:rsidRPr="00AB4CF9" w:rsidRDefault="008E4AAD" w:rsidP="0093213A">
            <w:pPr>
              <w:pStyle w:val="ab"/>
              <w:keepNext/>
              <w:numPr>
                <w:ilvl w:val="0"/>
                <w:numId w:val="54"/>
              </w:numPr>
              <w:rPr>
                <w:lang w:eastAsia="zh-CN"/>
              </w:rPr>
            </w:pPr>
            <w:r>
              <w:rPr>
                <w:lang w:eastAsia="zh-CN"/>
              </w:rPr>
              <w:t>E</w:t>
            </w:r>
            <w:r>
              <w:rPr>
                <w:rFonts w:hint="eastAsia"/>
                <w:lang w:eastAsia="zh-CN"/>
              </w:rPr>
              <w:t xml:space="preserve">ach </w:t>
            </w:r>
            <w:r>
              <w:rPr>
                <w:lang w:eastAsia="zh-CN"/>
              </w:rPr>
              <w:t>action</w:t>
            </w:r>
            <w:r w:rsidR="00CD0A29">
              <w:rPr>
                <w:lang w:eastAsia="zh-CN"/>
              </w:rPr>
              <w:t>(except measure)</w:t>
            </w:r>
            <w:r>
              <w:rPr>
                <w:lang w:eastAsia="zh-CN"/>
              </w:rPr>
              <w:t xml:space="preserve"> shall be complementged when missed in schedlued time. Exception when device is in service mode, the missed action shall not be complemented.</w:t>
            </w:r>
            <w:r w:rsidRPr="00AB4CF9">
              <w:rPr>
                <w:rFonts w:hint="eastAsia"/>
                <w:lang w:eastAsia="zh-CN"/>
              </w:rPr>
              <w:t xml:space="preserve"> </w:t>
            </w:r>
          </w:p>
        </w:tc>
        <w:tc>
          <w:tcPr>
            <w:tcW w:w="992" w:type="dxa"/>
          </w:tcPr>
          <w:p w14:paraId="1940A125" w14:textId="77777777" w:rsidR="008E4AAD" w:rsidRPr="0021111E" w:rsidRDefault="008E4AAD" w:rsidP="00E943AF">
            <w:pPr>
              <w:keepNext/>
              <w:rPr>
                <w:b/>
              </w:rPr>
            </w:pPr>
            <w:r w:rsidRPr="0021111E">
              <w:rPr>
                <w:b/>
              </w:rPr>
              <w:t>Stability</w:t>
            </w:r>
          </w:p>
          <w:p w14:paraId="5F72D398" w14:textId="77777777" w:rsidR="008E4AAD" w:rsidRPr="00AB4CF9" w:rsidRDefault="008E4AAD" w:rsidP="00E943AF">
            <w:pPr>
              <w:pStyle w:val="figura"/>
              <w:spacing w:before="0"/>
              <w:jc w:val="left"/>
            </w:pPr>
            <w:r w:rsidRPr="00AB4CF9">
              <w:t>C</w:t>
            </w:r>
          </w:p>
        </w:tc>
        <w:tc>
          <w:tcPr>
            <w:tcW w:w="992" w:type="dxa"/>
            <w:vMerge/>
          </w:tcPr>
          <w:p w14:paraId="532C4F2D" w14:textId="77777777" w:rsidR="008E4AAD" w:rsidRPr="00AB4CF9" w:rsidRDefault="008E4AAD" w:rsidP="00E943AF">
            <w:pPr>
              <w:keepNext/>
            </w:pPr>
          </w:p>
        </w:tc>
      </w:tr>
    </w:tbl>
    <w:p w14:paraId="4F1E7F43" w14:textId="77777777" w:rsidR="008E4AAD" w:rsidRDefault="008E4AAD" w:rsidP="008E4AAD">
      <w:pPr>
        <w:rPr>
          <w:lang w:val="en-GB" w:eastAsia="zh-CN"/>
        </w:rPr>
      </w:pPr>
    </w:p>
    <w:p w14:paraId="60051F27" w14:textId="77777777" w:rsidR="008E4AAD" w:rsidRDefault="008E4AAD" w:rsidP="008E4AAD">
      <w:pPr>
        <w:rPr>
          <w:lang w:val="en-GB" w:eastAsia="zh-CN"/>
        </w:rPr>
      </w:pPr>
    </w:p>
    <w:p w14:paraId="3F891800" w14:textId="77777777" w:rsidR="008E4AAD" w:rsidRDefault="003B0F13" w:rsidP="003B0F13">
      <w:pPr>
        <w:pStyle w:val="2"/>
        <w:rPr>
          <w:lang w:val="en-GB" w:eastAsia="zh-CN"/>
        </w:rPr>
      </w:pPr>
      <w:bookmarkStart w:id="37" w:name="_Toc466386100"/>
      <w:commentRangeStart w:id="38"/>
      <w:r>
        <w:rPr>
          <w:rFonts w:hint="eastAsia"/>
        </w:rPr>
        <w:t>P</w:t>
      </w:r>
      <w:r w:rsidRPr="003B0F13">
        <w:rPr>
          <w:rFonts w:hint="eastAsia"/>
        </w:rPr>
        <w:t>reheat</w:t>
      </w:r>
      <w:commentRangeEnd w:id="38"/>
      <w:r>
        <w:rPr>
          <w:rStyle w:val="ae"/>
          <w:rFonts w:eastAsia="Times New Roman"/>
          <w:b w:val="0"/>
          <w:bCs w:val="0"/>
          <w:iCs w:val="0"/>
          <w:noProof/>
          <w:lang w:val="en-US"/>
        </w:rPr>
        <w:commentReference w:id="38"/>
      </w:r>
      <w:bookmarkEnd w:id="37"/>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3B0F13" w14:paraId="14606EAA" w14:textId="77777777" w:rsidTr="00E943AF">
        <w:trPr>
          <w:cantSplit/>
          <w:trHeight w:val="519"/>
          <w:tblHeader/>
        </w:trPr>
        <w:tc>
          <w:tcPr>
            <w:tcW w:w="1276" w:type="dxa"/>
          </w:tcPr>
          <w:p w14:paraId="096A8302" w14:textId="77777777" w:rsidR="003B0F13" w:rsidRDefault="003B0F13" w:rsidP="00E943AF">
            <w:pPr>
              <w:pStyle w:val="Sottoparagrafo"/>
              <w:spacing w:before="0" w:after="0"/>
              <w:rPr>
                <w:bCs/>
              </w:rPr>
            </w:pPr>
            <w:r>
              <w:rPr>
                <w:bCs/>
              </w:rPr>
              <w:t>Ident.</w:t>
            </w:r>
          </w:p>
        </w:tc>
        <w:tc>
          <w:tcPr>
            <w:tcW w:w="6379" w:type="dxa"/>
          </w:tcPr>
          <w:p w14:paraId="56309062" w14:textId="77777777" w:rsidR="003B0F13" w:rsidRDefault="003B0F13" w:rsidP="00E943AF">
            <w:pPr>
              <w:pStyle w:val="Sottoparagrafo"/>
              <w:spacing w:before="0" w:after="0"/>
              <w:rPr>
                <w:bCs/>
              </w:rPr>
            </w:pPr>
            <w:r>
              <w:rPr>
                <w:bCs/>
              </w:rPr>
              <w:t>Definition / Motivation</w:t>
            </w:r>
          </w:p>
        </w:tc>
        <w:tc>
          <w:tcPr>
            <w:tcW w:w="992" w:type="dxa"/>
          </w:tcPr>
          <w:p w14:paraId="201FE355" w14:textId="77777777" w:rsidR="003B0F13" w:rsidRDefault="003B0F13" w:rsidP="00E943AF">
            <w:pPr>
              <w:keepNext/>
            </w:pPr>
            <w:r>
              <w:rPr>
                <w:b/>
              </w:rPr>
              <w:t>Priority</w:t>
            </w:r>
          </w:p>
          <w:p w14:paraId="026104A8" w14:textId="77777777" w:rsidR="003B0F13" w:rsidRDefault="003B0F13" w:rsidP="00E943AF">
            <w:pPr>
              <w:pStyle w:val="figura"/>
              <w:spacing w:before="0"/>
              <w:jc w:val="left"/>
            </w:pPr>
            <w:r>
              <w:t>M</w:t>
            </w:r>
          </w:p>
        </w:tc>
        <w:tc>
          <w:tcPr>
            <w:tcW w:w="992" w:type="dxa"/>
            <w:vMerge w:val="restart"/>
          </w:tcPr>
          <w:p w14:paraId="5EFC4D2A" w14:textId="77777777" w:rsidR="003B0F13" w:rsidRDefault="003B0F13" w:rsidP="00E943AF">
            <w:pPr>
              <w:pStyle w:val="Sottoparagrafo"/>
              <w:spacing w:before="0" w:after="0"/>
              <w:rPr>
                <w:bCs/>
              </w:rPr>
            </w:pPr>
            <w:r>
              <w:rPr>
                <w:bCs/>
              </w:rPr>
              <w:t>Source</w:t>
            </w:r>
          </w:p>
          <w:p w14:paraId="10291D94" w14:textId="77777777" w:rsidR="003B0F13" w:rsidRDefault="003B0F13" w:rsidP="00E943AF">
            <w:pPr>
              <w:keepNext/>
            </w:pPr>
            <w:r>
              <w:t>R&amp;D</w:t>
            </w:r>
            <w:r>
              <w:br/>
            </w:r>
          </w:p>
        </w:tc>
      </w:tr>
      <w:tr w:rsidR="003B0F13" w14:paraId="778E1169" w14:textId="77777777" w:rsidTr="00E943AF">
        <w:trPr>
          <w:cantSplit/>
        </w:trPr>
        <w:tc>
          <w:tcPr>
            <w:tcW w:w="1276" w:type="dxa"/>
          </w:tcPr>
          <w:p w14:paraId="52823690" w14:textId="77777777" w:rsidR="003B0F13" w:rsidRDefault="003B0F13" w:rsidP="003B0F13">
            <w:pPr>
              <w:keepNext/>
              <w:tabs>
                <w:tab w:val="left" w:pos="5660"/>
                <w:tab w:val="left" w:pos="6820"/>
              </w:tabs>
              <w:rPr>
                <w:rFonts w:cs="Arial"/>
              </w:rPr>
            </w:pPr>
            <w:r>
              <w:rPr>
                <w:rFonts w:cs="Arial"/>
              </w:rPr>
              <w:t>FR_HEAT_1</w:t>
            </w:r>
          </w:p>
        </w:tc>
        <w:tc>
          <w:tcPr>
            <w:tcW w:w="6379" w:type="dxa"/>
          </w:tcPr>
          <w:p w14:paraId="6874251A" w14:textId="77777777" w:rsidR="003B0F13" w:rsidRPr="006537A3" w:rsidRDefault="003B0F13" w:rsidP="003B0F13">
            <w:pPr>
              <w:autoSpaceDE w:val="0"/>
              <w:autoSpaceDN w:val="0"/>
              <w:adjustRightInd w:val="0"/>
              <w:rPr>
                <w:lang w:eastAsia="zh-CN"/>
              </w:rPr>
            </w:pPr>
            <w:r>
              <w:rPr>
                <w:lang w:eastAsia="zh-CN"/>
              </w:rPr>
              <w:t>The target temperature shall be controled with PID to the set value, and the difference shall be controled within</w:t>
            </w:r>
            <w:r w:rsidRPr="003B0F13">
              <w:rPr>
                <w:rFonts w:hint="eastAsia"/>
                <w:lang w:eastAsia="zh-CN"/>
              </w:rPr>
              <w:t>±</w:t>
            </w:r>
            <w:r>
              <w:rPr>
                <w:rFonts w:hint="eastAsia"/>
                <w:lang w:eastAsia="zh-CN"/>
              </w:rPr>
              <w:t>0.5</w:t>
            </w:r>
            <w:r w:rsidRPr="003B0F13">
              <w:rPr>
                <w:rFonts w:hint="eastAsia"/>
                <w:lang w:eastAsia="zh-CN"/>
              </w:rPr>
              <w:t>℃</w:t>
            </w:r>
            <w:r>
              <w:rPr>
                <w:rFonts w:hint="eastAsia"/>
                <w:lang w:eastAsia="zh-CN"/>
              </w:rPr>
              <w:t>.</w:t>
            </w:r>
            <w:r>
              <w:rPr>
                <w:lang w:eastAsia="zh-CN"/>
              </w:rPr>
              <w:t xml:space="preserve"> </w:t>
            </w:r>
          </w:p>
        </w:tc>
        <w:tc>
          <w:tcPr>
            <w:tcW w:w="992" w:type="dxa"/>
          </w:tcPr>
          <w:p w14:paraId="4AC03AC6" w14:textId="77777777" w:rsidR="003B0F13" w:rsidRDefault="003B0F13" w:rsidP="00E943AF">
            <w:pPr>
              <w:keepNext/>
              <w:rPr>
                <w:b/>
              </w:rPr>
            </w:pPr>
            <w:r>
              <w:rPr>
                <w:b/>
              </w:rPr>
              <w:t>Stability</w:t>
            </w:r>
          </w:p>
          <w:p w14:paraId="4B9BA016" w14:textId="77777777" w:rsidR="003B0F13" w:rsidRDefault="003B0F13" w:rsidP="00E943AF">
            <w:pPr>
              <w:pStyle w:val="figura"/>
              <w:spacing w:before="0"/>
              <w:jc w:val="left"/>
            </w:pPr>
            <w:r>
              <w:t>C</w:t>
            </w:r>
          </w:p>
        </w:tc>
        <w:tc>
          <w:tcPr>
            <w:tcW w:w="992" w:type="dxa"/>
            <w:vMerge/>
          </w:tcPr>
          <w:p w14:paraId="2C5943E2" w14:textId="77777777" w:rsidR="003B0F13" w:rsidRDefault="003B0F13" w:rsidP="00E943AF">
            <w:pPr>
              <w:keepNext/>
            </w:pPr>
          </w:p>
        </w:tc>
      </w:tr>
    </w:tbl>
    <w:p w14:paraId="203EE0F5" w14:textId="77777777" w:rsidR="00AB39BE" w:rsidRDefault="00AB39BE" w:rsidP="006537A3">
      <w:pPr>
        <w:rPr>
          <w:lang w:val="en-GB"/>
        </w:rPr>
      </w:pPr>
    </w:p>
    <w:p w14:paraId="2748DB91" w14:textId="77777777" w:rsidR="000E05E0" w:rsidRPr="009F6614" w:rsidRDefault="00C9509B" w:rsidP="009F6614">
      <w:pPr>
        <w:pStyle w:val="2"/>
      </w:pPr>
      <w:bookmarkStart w:id="39" w:name="_Toc466386101"/>
      <w:r>
        <w:t xml:space="preserve">4~20mA </w:t>
      </w:r>
      <w:r w:rsidR="00612213">
        <w:t>Current Output</w:t>
      </w:r>
      <w:bookmarkEnd w:id="39"/>
    </w:p>
    <w:p w14:paraId="311C04DF"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66B6619D" w14:textId="77777777" w:rsidTr="002D7ACC">
        <w:trPr>
          <w:cantSplit/>
          <w:trHeight w:val="519"/>
          <w:tblHeader/>
        </w:trPr>
        <w:tc>
          <w:tcPr>
            <w:tcW w:w="1276" w:type="dxa"/>
          </w:tcPr>
          <w:p w14:paraId="1AF3A586" w14:textId="77777777" w:rsidR="000E05E0" w:rsidRDefault="000E05E0" w:rsidP="002D7ACC">
            <w:pPr>
              <w:pStyle w:val="Sottoparagrafo"/>
              <w:spacing w:before="0" w:after="0"/>
              <w:rPr>
                <w:bCs/>
              </w:rPr>
            </w:pPr>
            <w:r>
              <w:rPr>
                <w:bCs/>
              </w:rPr>
              <w:t>Ident.</w:t>
            </w:r>
          </w:p>
        </w:tc>
        <w:tc>
          <w:tcPr>
            <w:tcW w:w="6379" w:type="dxa"/>
          </w:tcPr>
          <w:p w14:paraId="1021B63D" w14:textId="77777777" w:rsidR="000E05E0" w:rsidRDefault="000E05E0" w:rsidP="002D7ACC">
            <w:pPr>
              <w:pStyle w:val="Sottoparagrafo"/>
              <w:spacing w:before="0" w:after="0"/>
              <w:rPr>
                <w:bCs/>
              </w:rPr>
            </w:pPr>
            <w:r>
              <w:rPr>
                <w:bCs/>
              </w:rPr>
              <w:t>Definition / Motivation</w:t>
            </w:r>
          </w:p>
        </w:tc>
        <w:tc>
          <w:tcPr>
            <w:tcW w:w="992" w:type="dxa"/>
          </w:tcPr>
          <w:p w14:paraId="7858EA3E" w14:textId="77777777" w:rsidR="000E05E0" w:rsidRDefault="000E05E0" w:rsidP="002D7ACC">
            <w:pPr>
              <w:keepNext/>
            </w:pPr>
            <w:r>
              <w:rPr>
                <w:b/>
              </w:rPr>
              <w:t>Priority</w:t>
            </w:r>
          </w:p>
          <w:p w14:paraId="061F538C" w14:textId="77777777" w:rsidR="000E05E0" w:rsidRDefault="000E05E0" w:rsidP="002D7ACC">
            <w:pPr>
              <w:pStyle w:val="figura"/>
              <w:spacing w:before="0"/>
              <w:jc w:val="left"/>
            </w:pPr>
            <w:r>
              <w:t>M</w:t>
            </w:r>
          </w:p>
        </w:tc>
        <w:tc>
          <w:tcPr>
            <w:tcW w:w="992" w:type="dxa"/>
            <w:vMerge w:val="restart"/>
          </w:tcPr>
          <w:p w14:paraId="7AD4E19F" w14:textId="77777777" w:rsidR="000E05E0" w:rsidRDefault="000E05E0" w:rsidP="002D7ACC">
            <w:pPr>
              <w:pStyle w:val="Sottoparagrafo"/>
              <w:spacing w:before="0" w:after="0"/>
              <w:rPr>
                <w:bCs/>
              </w:rPr>
            </w:pPr>
            <w:r>
              <w:rPr>
                <w:bCs/>
              </w:rPr>
              <w:t>Source</w:t>
            </w:r>
          </w:p>
          <w:p w14:paraId="53E080B4" w14:textId="77777777" w:rsidR="000E05E0" w:rsidRDefault="000E05E0" w:rsidP="002D7ACC">
            <w:pPr>
              <w:keepNext/>
            </w:pPr>
            <w:r>
              <w:t>R&amp;D</w:t>
            </w:r>
            <w:r>
              <w:br/>
            </w:r>
          </w:p>
        </w:tc>
      </w:tr>
      <w:tr w:rsidR="000E05E0" w14:paraId="6BC486DD" w14:textId="77777777" w:rsidTr="002D7ACC">
        <w:trPr>
          <w:cantSplit/>
        </w:trPr>
        <w:tc>
          <w:tcPr>
            <w:tcW w:w="1276" w:type="dxa"/>
          </w:tcPr>
          <w:p w14:paraId="7DCBB745" w14:textId="77777777" w:rsidR="000E05E0" w:rsidRDefault="000E05E0" w:rsidP="002D7ACC">
            <w:pPr>
              <w:keepNext/>
              <w:tabs>
                <w:tab w:val="left" w:pos="5660"/>
                <w:tab w:val="left" w:pos="6820"/>
              </w:tabs>
              <w:rPr>
                <w:rFonts w:cs="Arial"/>
              </w:rPr>
            </w:pPr>
            <w:r>
              <w:rPr>
                <w:rFonts w:cs="Arial"/>
              </w:rPr>
              <w:t>FR_CO_1</w:t>
            </w:r>
          </w:p>
        </w:tc>
        <w:tc>
          <w:tcPr>
            <w:tcW w:w="6379" w:type="dxa"/>
          </w:tcPr>
          <w:p w14:paraId="0B42E035" w14:textId="77777777" w:rsidR="000E05E0" w:rsidRPr="006537A3" w:rsidRDefault="000E05E0" w:rsidP="002D7ACC">
            <w:pPr>
              <w:autoSpaceDE w:val="0"/>
              <w:autoSpaceDN w:val="0"/>
              <w:adjustRightInd w:val="0"/>
              <w:rPr>
                <w:lang w:eastAsia="zh-CN"/>
              </w:rPr>
            </w:pPr>
            <w:r>
              <w:rPr>
                <w:lang w:eastAsia="zh-CN"/>
              </w:rPr>
              <w:t xml:space="preserve">Shall </w:t>
            </w:r>
            <w:r w:rsidRPr="003110DB">
              <w:rPr>
                <w:lang w:eastAsia="zh-CN"/>
              </w:rPr>
              <w:t>output</w:t>
            </w:r>
            <w:r>
              <w:rPr>
                <w:lang w:eastAsia="zh-CN"/>
              </w:rPr>
              <w:t xml:space="preserve"> current in range </w:t>
            </w:r>
            <w:r w:rsidR="00612213">
              <w:rPr>
                <w:color w:val="FF0000"/>
                <w:lang w:eastAsia="zh-CN"/>
              </w:rPr>
              <w:t>3-23</w:t>
            </w:r>
            <w:r w:rsidRPr="00C9509B">
              <w:rPr>
                <w:color w:val="FF0000"/>
                <w:lang w:eastAsia="zh-CN"/>
              </w:rPr>
              <w:t>mA.</w:t>
            </w:r>
          </w:p>
        </w:tc>
        <w:tc>
          <w:tcPr>
            <w:tcW w:w="992" w:type="dxa"/>
          </w:tcPr>
          <w:p w14:paraId="1FA01AC3" w14:textId="77777777" w:rsidR="000E05E0" w:rsidRDefault="000E05E0" w:rsidP="002D7ACC">
            <w:pPr>
              <w:keepNext/>
              <w:rPr>
                <w:b/>
              </w:rPr>
            </w:pPr>
            <w:r>
              <w:rPr>
                <w:b/>
              </w:rPr>
              <w:t>Stability</w:t>
            </w:r>
          </w:p>
          <w:p w14:paraId="5C2F6595" w14:textId="77777777" w:rsidR="000E05E0" w:rsidRDefault="000E05E0" w:rsidP="002D7ACC">
            <w:pPr>
              <w:pStyle w:val="figura"/>
              <w:spacing w:before="0"/>
              <w:jc w:val="left"/>
            </w:pPr>
            <w:r>
              <w:t>C</w:t>
            </w:r>
          </w:p>
        </w:tc>
        <w:tc>
          <w:tcPr>
            <w:tcW w:w="992" w:type="dxa"/>
            <w:vMerge/>
          </w:tcPr>
          <w:p w14:paraId="2158EE8E" w14:textId="77777777" w:rsidR="000E05E0" w:rsidRDefault="000E05E0" w:rsidP="002D7ACC">
            <w:pPr>
              <w:keepNext/>
            </w:pPr>
          </w:p>
        </w:tc>
      </w:tr>
    </w:tbl>
    <w:p w14:paraId="6D76BED9" w14:textId="77777777" w:rsidR="000E05E0" w:rsidRDefault="000E05E0" w:rsidP="000E05E0">
      <w:pPr>
        <w:rPr>
          <w:color w:val="000000"/>
          <w:lang w:val="en-GB"/>
        </w:rPr>
      </w:pPr>
    </w:p>
    <w:p w14:paraId="7F8480B1"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793F27D0" w14:textId="77777777" w:rsidTr="002D7ACC">
        <w:trPr>
          <w:cantSplit/>
          <w:trHeight w:val="519"/>
          <w:tblHeader/>
        </w:trPr>
        <w:tc>
          <w:tcPr>
            <w:tcW w:w="1276" w:type="dxa"/>
          </w:tcPr>
          <w:p w14:paraId="1949FBDE" w14:textId="77777777" w:rsidR="000E05E0" w:rsidRDefault="000E05E0" w:rsidP="002D7ACC">
            <w:pPr>
              <w:pStyle w:val="Sottoparagrafo"/>
              <w:spacing w:before="0" w:after="0"/>
              <w:rPr>
                <w:bCs/>
              </w:rPr>
            </w:pPr>
            <w:r>
              <w:rPr>
                <w:bCs/>
              </w:rPr>
              <w:t>Ident.</w:t>
            </w:r>
          </w:p>
        </w:tc>
        <w:tc>
          <w:tcPr>
            <w:tcW w:w="6379" w:type="dxa"/>
          </w:tcPr>
          <w:p w14:paraId="465026F9" w14:textId="77777777" w:rsidR="000E05E0" w:rsidRDefault="000E05E0" w:rsidP="002D7ACC">
            <w:pPr>
              <w:pStyle w:val="Sottoparagrafo"/>
              <w:spacing w:before="0" w:after="0"/>
              <w:rPr>
                <w:bCs/>
              </w:rPr>
            </w:pPr>
            <w:r>
              <w:rPr>
                <w:bCs/>
              </w:rPr>
              <w:t>Definition / Motivation</w:t>
            </w:r>
          </w:p>
        </w:tc>
        <w:tc>
          <w:tcPr>
            <w:tcW w:w="992" w:type="dxa"/>
          </w:tcPr>
          <w:p w14:paraId="0BF4088F" w14:textId="77777777" w:rsidR="000E05E0" w:rsidRDefault="000E05E0" w:rsidP="002D7ACC">
            <w:pPr>
              <w:keepNext/>
            </w:pPr>
            <w:r>
              <w:rPr>
                <w:b/>
              </w:rPr>
              <w:t>Priority</w:t>
            </w:r>
          </w:p>
          <w:p w14:paraId="2BF91138" w14:textId="77777777" w:rsidR="000E05E0" w:rsidRDefault="000E05E0" w:rsidP="002D7ACC">
            <w:pPr>
              <w:pStyle w:val="figura"/>
              <w:spacing w:before="0"/>
              <w:jc w:val="left"/>
            </w:pPr>
            <w:r>
              <w:t>M</w:t>
            </w:r>
          </w:p>
        </w:tc>
        <w:tc>
          <w:tcPr>
            <w:tcW w:w="992" w:type="dxa"/>
            <w:vMerge w:val="restart"/>
          </w:tcPr>
          <w:p w14:paraId="0D165ED3" w14:textId="77777777" w:rsidR="000E05E0" w:rsidRDefault="000E05E0" w:rsidP="002D7ACC">
            <w:pPr>
              <w:pStyle w:val="Sottoparagrafo"/>
              <w:spacing w:before="0" w:after="0"/>
              <w:rPr>
                <w:bCs/>
              </w:rPr>
            </w:pPr>
            <w:r>
              <w:rPr>
                <w:bCs/>
              </w:rPr>
              <w:t>Source</w:t>
            </w:r>
          </w:p>
          <w:p w14:paraId="2E407116" w14:textId="77777777" w:rsidR="000E05E0" w:rsidRDefault="000E05E0" w:rsidP="002D7ACC">
            <w:pPr>
              <w:keepNext/>
            </w:pPr>
            <w:r>
              <w:t>R&amp;D</w:t>
            </w:r>
            <w:r>
              <w:br/>
            </w:r>
          </w:p>
        </w:tc>
      </w:tr>
      <w:tr w:rsidR="000E05E0" w14:paraId="3738637E" w14:textId="77777777" w:rsidTr="002D7ACC">
        <w:trPr>
          <w:cantSplit/>
        </w:trPr>
        <w:tc>
          <w:tcPr>
            <w:tcW w:w="1276" w:type="dxa"/>
          </w:tcPr>
          <w:p w14:paraId="06E75A11" w14:textId="77777777" w:rsidR="000E05E0" w:rsidRDefault="000E05E0" w:rsidP="00A8781D">
            <w:pPr>
              <w:keepNext/>
              <w:tabs>
                <w:tab w:val="left" w:pos="5660"/>
                <w:tab w:val="left" w:pos="6820"/>
              </w:tabs>
              <w:rPr>
                <w:rFonts w:cs="Arial"/>
              </w:rPr>
            </w:pPr>
            <w:r>
              <w:rPr>
                <w:rFonts w:cs="Arial"/>
              </w:rPr>
              <w:t>FR_CO_</w:t>
            </w:r>
            <w:r w:rsidR="00A8781D">
              <w:rPr>
                <w:rFonts w:cs="Arial"/>
              </w:rPr>
              <w:t>2</w:t>
            </w:r>
          </w:p>
        </w:tc>
        <w:tc>
          <w:tcPr>
            <w:tcW w:w="6379" w:type="dxa"/>
          </w:tcPr>
          <w:p w14:paraId="7476E942" w14:textId="77777777" w:rsidR="000E05E0" w:rsidRPr="00C405B1" w:rsidRDefault="000E05E0" w:rsidP="00C9509B">
            <w:pPr>
              <w:autoSpaceDE w:val="0"/>
              <w:autoSpaceDN w:val="0"/>
              <w:adjustRightInd w:val="0"/>
              <w:rPr>
                <w:rFonts w:cs="Arial"/>
                <w:szCs w:val="20"/>
                <w:lang w:val="en-US" w:eastAsia="zh-CN"/>
              </w:rPr>
            </w:pPr>
            <w:r w:rsidRPr="00C405B1">
              <w:rPr>
                <w:rFonts w:cs="Arial"/>
                <w:szCs w:val="20"/>
                <w:lang w:val="en-US" w:eastAsia="zh-CN"/>
              </w:rPr>
              <w:t xml:space="preserve">Shall be connected to the </w:t>
            </w:r>
            <w:r w:rsidR="00C9509B">
              <w:rPr>
                <w:rFonts w:cs="Arial"/>
                <w:szCs w:val="20"/>
                <w:lang w:val="en-US" w:eastAsia="zh-CN"/>
              </w:rPr>
              <w:t>Measurement Value against the configured high and low range.</w:t>
            </w:r>
          </w:p>
        </w:tc>
        <w:tc>
          <w:tcPr>
            <w:tcW w:w="992" w:type="dxa"/>
          </w:tcPr>
          <w:p w14:paraId="10DF73D4" w14:textId="77777777" w:rsidR="000E05E0" w:rsidRDefault="000E05E0" w:rsidP="002D7ACC">
            <w:pPr>
              <w:keepNext/>
              <w:rPr>
                <w:b/>
              </w:rPr>
            </w:pPr>
            <w:r>
              <w:rPr>
                <w:b/>
              </w:rPr>
              <w:t>Stability</w:t>
            </w:r>
          </w:p>
          <w:p w14:paraId="676B4063" w14:textId="77777777" w:rsidR="000E05E0" w:rsidRDefault="000E05E0" w:rsidP="002D7ACC">
            <w:pPr>
              <w:pStyle w:val="figura"/>
              <w:spacing w:before="0"/>
              <w:jc w:val="left"/>
            </w:pPr>
            <w:r>
              <w:t>C</w:t>
            </w:r>
          </w:p>
        </w:tc>
        <w:tc>
          <w:tcPr>
            <w:tcW w:w="992" w:type="dxa"/>
            <w:vMerge/>
          </w:tcPr>
          <w:p w14:paraId="189214E5" w14:textId="77777777" w:rsidR="000E05E0" w:rsidRDefault="000E05E0" w:rsidP="002D7ACC">
            <w:pPr>
              <w:keepNext/>
            </w:pPr>
          </w:p>
        </w:tc>
      </w:tr>
    </w:tbl>
    <w:p w14:paraId="094DAB7F"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301D1BBE" w14:textId="77777777" w:rsidTr="002D7ACC">
        <w:trPr>
          <w:cantSplit/>
          <w:trHeight w:val="519"/>
          <w:tblHeader/>
        </w:trPr>
        <w:tc>
          <w:tcPr>
            <w:tcW w:w="1276" w:type="dxa"/>
          </w:tcPr>
          <w:p w14:paraId="03B8EEFF" w14:textId="77777777" w:rsidR="000E05E0" w:rsidRDefault="000E05E0" w:rsidP="002D7ACC">
            <w:pPr>
              <w:pStyle w:val="Sottoparagrafo"/>
              <w:spacing w:before="0" w:after="0"/>
              <w:rPr>
                <w:bCs/>
              </w:rPr>
            </w:pPr>
            <w:r>
              <w:rPr>
                <w:bCs/>
              </w:rPr>
              <w:t>Ident.</w:t>
            </w:r>
          </w:p>
        </w:tc>
        <w:tc>
          <w:tcPr>
            <w:tcW w:w="6379" w:type="dxa"/>
          </w:tcPr>
          <w:p w14:paraId="68B56787" w14:textId="77777777" w:rsidR="000E05E0" w:rsidRDefault="000E05E0" w:rsidP="002D7ACC">
            <w:pPr>
              <w:pStyle w:val="Sottoparagrafo"/>
              <w:spacing w:before="0" w:after="0"/>
              <w:rPr>
                <w:bCs/>
              </w:rPr>
            </w:pPr>
            <w:r>
              <w:rPr>
                <w:bCs/>
              </w:rPr>
              <w:t>Definition / Motivation</w:t>
            </w:r>
          </w:p>
        </w:tc>
        <w:tc>
          <w:tcPr>
            <w:tcW w:w="992" w:type="dxa"/>
          </w:tcPr>
          <w:p w14:paraId="12519D68" w14:textId="77777777" w:rsidR="000E05E0" w:rsidRDefault="000E05E0" w:rsidP="002D7ACC">
            <w:pPr>
              <w:keepNext/>
            </w:pPr>
            <w:r>
              <w:rPr>
                <w:b/>
              </w:rPr>
              <w:t>Priority</w:t>
            </w:r>
          </w:p>
          <w:p w14:paraId="60105FD1" w14:textId="77777777" w:rsidR="000E05E0" w:rsidRDefault="000E05E0" w:rsidP="002D7ACC">
            <w:pPr>
              <w:pStyle w:val="figura"/>
              <w:spacing w:before="0"/>
              <w:jc w:val="left"/>
            </w:pPr>
            <w:r>
              <w:t>M</w:t>
            </w:r>
          </w:p>
        </w:tc>
        <w:tc>
          <w:tcPr>
            <w:tcW w:w="992" w:type="dxa"/>
            <w:vMerge w:val="restart"/>
          </w:tcPr>
          <w:p w14:paraId="6F38C83D" w14:textId="77777777" w:rsidR="000E05E0" w:rsidRDefault="000E05E0" w:rsidP="002D7ACC">
            <w:pPr>
              <w:pStyle w:val="Sottoparagrafo"/>
              <w:spacing w:before="0" w:after="0"/>
              <w:rPr>
                <w:bCs/>
              </w:rPr>
            </w:pPr>
            <w:r>
              <w:rPr>
                <w:bCs/>
              </w:rPr>
              <w:t>Source</w:t>
            </w:r>
          </w:p>
          <w:p w14:paraId="7066BAE7" w14:textId="77777777" w:rsidR="000E05E0" w:rsidRDefault="000E05E0" w:rsidP="002D7ACC">
            <w:pPr>
              <w:keepNext/>
            </w:pPr>
            <w:r>
              <w:t>R&amp;D</w:t>
            </w:r>
            <w:r>
              <w:br/>
            </w:r>
          </w:p>
        </w:tc>
      </w:tr>
      <w:tr w:rsidR="000E05E0" w14:paraId="4DF44051" w14:textId="77777777" w:rsidTr="002D7ACC">
        <w:trPr>
          <w:cantSplit/>
        </w:trPr>
        <w:tc>
          <w:tcPr>
            <w:tcW w:w="1276" w:type="dxa"/>
          </w:tcPr>
          <w:p w14:paraId="67BE0A2F" w14:textId="77777777" w:rsidR="000E05E0" w:rsidRDefault="000E05E0" w:rsidP="00A8781D">
            <w:pPr>
              <w:keepNext/>
              <w:tabs>
                <w:tab w:val="left" w:pos="5660"/>
                <w:tab w:val="left" w:pos="6820"/>
              </w:tabs>
              <w:rPr>
                <w:rFonts w:cs="Arial"/>
              </w:rPr>
            </w:pPr>
            <w:r>
              <w:rPr>
                <w:rFonts w:cs="Arial"/>
              </w:rPr>
              <w:t>FR_CO_</w:t>
            </w:r>
            <w:r w:rsidR="00A8781D">
              <w:rPr>
                <w:rFonts w:cs="Arial"/>
              </w:rPr>
              <w:t>3</w:t>
            </w:r>
          </w:p>
        </w:tc>
        <w:tc>
          <w:tcPr>
            <w:tcW w:w="6379" w:type="dxa"/>
          </w:tcPr>
          <w:p w14:paraId="009995D4" w14:textId="77777777" w:rsidR="000E05E0" w:rsidRPr="00C405B1" w:rsidRDefault="000E05E0" w:rsidP="00612213">
            <w:pPr>
              <w:autoSpaceDE w:val="0"/>
              <w:autoSpaceDN w:val="0"/>
              <w:adjustRightInd w:val="0"/>
              <w:rPr>
                <w:rFonts w:cs="Arial"/>
                <w:szCs w:val="20"/>
                <w:lang w:val="en-US" w:eastAsia="zh-CN"/>
              </w:rPr>
            </w:pPr>
            <w:r>
              <w:rPr>
                <w:rFonts w:cs="Arial"/>
                <w:szCs w:val="20"/>
                <w:lang w:val="en-US" w:eastAsia="zh-CN"/>
              </w:rPr>
              <w:t>Shall be possible</w:t>
            </w:r>
            <w:r w:rsidRPr="00C405B1">
              <w:rPr>
                <w:rFonts w:cs="Arial"/>
                <w:szCs w:val="20"/>
                <w:lang w:val="en-US" w:eastAsia="zh-CN"/>
              </w:rPr>
              <w:t xml:space="preserve"> to simulate </w:t>
            </w:r>
            <w:r w:rsidR="00C9509B">
              <w:rPr>
                <w:rFonts w:cs="Arial"/>
                <w:szCs w:val="20"/>
                <w:lang w:val="en-US" w:eastAsia="zh-CN"/>
              </w:rPr>
              <w:t xml:space="preserve">AO </w:t>
            </w:r>
            <w:r w:rsidRPr="00C405B1">
              <w:rPr>
                <w:rFonts w:cs="Arial"/>
                <w:szCs w:val="20"/>
                <w:lang w:val="en-US" w:eastAsia="zh-CN"/>
              </w:rPr>
              <w:t xml:space="preserve">in the range </w:t>
            </w:r>
            <w:r w:rsidRPr="00C405B1">
              <w:rPr>
                <w:rFonts w:cs="Arial" w:hint="eastAsia"/>
                <w:szCs w:val="20"/>
                <w:lang w:val="en-US" w:eastAsia="zh-CN"/>
              </w:rPr>
              <w:t xml:space="preserve">from </w:t>
            </w:r>
            <w:r w:rsidR="00612213">
              <w:rPr>
                <w:rFonts w:cs="Arial"/>
                <w:color w:val="FF0000"/>
                <w:szCs w:val="20"/>
                <w:lang w:val="en-US" w:eastAsia="zh-CN"/>
              </w:rPr>
              <w:t>3</w:t>
            </w:r>
            <w:r w:rsidR="00612213" w:rsidRPr="00C9509B">
              <w:rPr>
                <w:rFonts w:cs="Arial"/>
                <w:color w:val="FF0000"/>
                <w:szCs w:val="20"/>
                <w:lang w:val="en-US" w:eastAsia="zh-CN"/>
              </w:rPr>
              <w:t xml:space="preserve"> </w:t>
            </w:r>
            <w:r w:rsidRPr="00C9509B">
              <w:rPr>
                <w:rFonts w:cs="Arial"/>
                <w:color w:val="FF0000"/>
                <w:szCs w:val="20"/>
                <w:lang w:val="en-US" w:eastAsia="zh-CN"/>
              </w:rPr>
              <w:t>mA</w:t>
            </w:r>
            <w:r w:rsidRPr="00C9509B">
              <w:rPr>
                <w:rFonts w:cs="Arial" w:hint="eastAsia"/>
                <w:color w:val="FF0000"/>
                <w:szCs w:val="20"/>
                <w:lang w:val="en-US" w:eastAsia="zh-CN"/>
              </w:rPr>
              <w:t xml:space="preserve"> </w:t>
            </w:r>
            <w:r w:rsidRPr="00C9509B">
              <w:rPr>
                <w:rFonts w:cs="Arial"/>
                <w:color w:val="FF0000"/>
                <w:szCs w:val="20"/>
                <w:lang w:val="en-US" w:eastAsia="zh-CN"/>
              </w:rPr>
              <w:t>to</w:t>
            </w:r>
            <w:r w:rsidRPr="00C9509B">
              <w:rPr>
                <w:rFonts w:cs="Arial" w:hint="eastAsia"/>
                <w:color w:val="FF0000"/>
                <w:szCs w:val="20"/>
                <w:lang w:val="en-US" w:eastAsia="zh-CN"/>
              </w:rPr>
              <w:t xml:space="preserve"> </w:t>
            </w:r>
            <w:r w:rsidRPr="00C9509B">
              <w:rPr>
                <w:rFonts w:cs="Arial"/>
                <w:color w:val="FF0000"/>
                <w:szCs w:val="20"/>
                <w:lang w:val="en-US" w:eastAsia="zh-CN"/>
              </w:rPr>
              <w:t>2</w:t>
            </w:r>
            <w:r w:rsidR="00612213">
              <w:rPr>
                <w:rFonts w:cs="Arial"/>
                <w:color w:val="FF0000"/>
                <w:szCs w:val="20"/>
                <w:lang w:val="en-US" w:eastAsia="zh-CN"/>
              </w:rPr>
              <w:t>3</w:t>
            </w:r>
            <w:r w:rsidRPr="00C9509B">
              <w:rPr>
                <w:rFonts w:cs="Arial"/>
                <w:color w:val="FF0000"/>
                <w:szCs w:val="20"/>
                <w:lang w:val="en-US" w:eastAsia="zh-CN"/>
              </w:rPr>
              <w:t xml:space="preserve"> mA</w:t>
            </w:r>
            <w:r w:rsidRPr="00C405B1">
              <w:rPr>
                <w:rFonts w:cs="Arial"/>
                <w:szCs w:val="20"/>
                <w:lang w:val="en-US" w:eastAsia="zh-CN"/>
              </w:rPr>
              <w:t>.</w:t>
            </w:r>
          </w:p>
        </w:tc>
        <w:tc>
          <w:tcPr>
            <w:tcW w:w="992" w:type="dxa"/>
          </w:tcPr>
          <w:p w14:paraId="1F1596F2" w14:textId="77777777" w:rsidR="000E05E0" w:rsidRDefault="000E05E0" w:rsidP="002D7ACC">
            <w:pPr>
              <w:keepNext/>
              <w:rPr>
                <w:b/>
              </w:rPr>
            </w:pPr>
            <w:r>
              <w:rPr>
                <w:b/>
              </w:rPr>
              <w:t>Stability</w:t>
            </w:r>
          </w:p>
          <w:p w14:paraId="1A4C8CD9" w14:textId="77777777" w:rsidR="000E05E0" w:rsidRDefault="000E05E0" w:rsidP="002D7ACC">
            <w:pPr>
              <w:pStyle w:val="figura"/>
              <w:spacing w:before="0"/>
              <w:jc w:val="left"/>
            </w:pPr>
            <w:r>
              <w:t>C</w:t>
            </w:r>
          </w:p>
        </w:tc>
        <w:tc>
          <w:tcPr>
            <w:tcW w:w="992" w:type="dxa"/>
            <w:vMerge/>
          </w:tcPr>
          <w:p w14:paraId="05C41207" w14:textId="77777777" w:rsidR="000E05E0" w:rsidRDefault="000E05E0" w:rsidP="002D7ACC">
            <w:pPr>
              <w:keepNext/>
            </w:pPr>
          </w:p>
        </w:tc>
      </w:tr>
    </w:tbl>
    <w:p w14:paraId="2E54343D" w14:textId="77777777" w:rsidR="000E05E0" w:rsidRDefault="000E05E0" w:rsidP="000E05E0">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0E05E0" w14:paraId="5B0B8232" w14:textId="77777777" w:rsidTr="002D7ACC">
        <w:trPr>
          <w:cantSplit/>
          <w:trHeight w:val="519"/>
          <w:tblHeader/>
        </w:trPr>
        <w:tc>
          <w:tcPr>
            <w:tcW w:w="1276" w:type="dxa"/>
          </w:tcPr>
          <w:p w14:paraId="6F64CAFE" w14:textId="77777777" w:rsidR="000E05E0" w:rsidRDefault="000E05E0" w:rsidP="002D7ACC">
            <w:pPr>
              <w:pStyle w:val="Sottoparagrafo"/>
              <w:spacing w:before="0" w:after="0"/>
              <w:rPr>
                <w:bCs/>
              </w:rPr>
            </w:pPr>
            <w:r>
              <w:rPr>
                <w:bCs/>
              </w:rPr>
              <w:t>Ident.</w:t>
            </w:r>
          </w:p>
        </w:tc>
        <w:tc>
          <w:tcPr>
            <w:tcW w:w="6379" w:type="dxa"/>
          </w:tcPr>
          <w:p w14:paraId="08CC7361" w14:textId="77777777" w:rsidR="000E05E0" w:rsidRDefault="000E05E0" w:rsidP="002D7ACC">
            <w:pPr>
              <w:pStyle w:val="Sottoparagrafo"/>
              <w:spacing w:before="0" w:after="0"/>
              <w:rPr>
                <w:bCs/>
              </w:rPr>
            </w:pPr>
            <w:r>
              <w:rPr>
                <w:bCs/>
              </w:rPr>
              <w:t>Definition / Motivation</w:t>
            </w:r>
          </w:p>
        </w:tc>
        <w:tc>
          <w:tcPr>
            <w:tcW w:w="992" w:type="dxa"/>
          </w:tcPr>
          <w:p w14:paraId="26730284" w14:textId="77777777" w:rsidR="000E05E0" w:rsidRDefault="000E05E0" w:rsidP="002D7ACC">
            <w:pPr>
              <w:keepNext/>
            </w:pPr>
            <w:r>
              <w:rPr>
                <w:b/>
              </w:rPr>
              <w:t>Priority</w:t>
            </w:r>
          </w:p>
          <w:p w14:paraId="25345739" w14:textId="77777777" w:rsidR="000E05E0" w:rsidRDefault="000E05E0" w:rsidP="002D7ACC">
            <w:pPr>
              <w:pStyle w:val="figura"/>
              <w:spacing w:before="0"/>
              <w:jc w:val="left"/>
            </w:pPr>
            <w:r>
              <w:t>M</w:t>
            </w:r>
          </w:p>
        </w:tc>
        <w:tc>
          <w:tcPr>
            <w:tcW w:w="992" w:type="dxa"/>
            <w:vMerge w:val="restart"/>
          </w:tcPr>
          <w:p w14:paraId="6402F44E" w14:textId="77777777" w:rsidR="000E05E0" w:rsidRDefault="000E05E0" w:rsidP="002D7ACC">
            <w:pPr>
              <w:pStyle w:val="Sottoparagrafo"/>
              <w:spacing w:before="0" w:after="0"/>
              <w:rPr>
                <w:bCs/>
              </w:rPr>
            </w:pPr>
            <w:r>
              <w:rPr>
                <w:bCs/>
              </w:rPr>
              <w:t>Source</w:t>
            </w:r>
          </w:p>
          <w:p w14:paraId="606342EE" w14:textId="77777777" w:rsidR="000E05E0" w:rsidRDefault="000E05E0" w:rsidP="002D7ACC">
            <w:pPr>
              <w:keepNext/>
            </w:pPr>
            <w:r>
              <w:t>R&amp;D</w:t>
            </w:r>
            <w:r>
              <w:br/>
            </w:r>
          </w:p>
        </w:tc>
      </w:tr>
      <w:tr w:rsidR="000E05E0" w14:paraId="06D0D69E" w14:textId="77777777" w:rsidTr="002D7ACC">
        <w:trPr>
          <w:cantSplit/>
        </w:trPr>
        <w:tc>
          <w:tcPr>
            <w:tcW w:w="1276" w:type="dxa"/>
          </w:tcPr>
          <w:p w14:paraId="638E9AEB" w14:textId="77777777" w:rsidR="000E05E0" w:rsidRDefault="000E05E0" w:rsidP="00A8781D">
            <w:pPr>
              <w:keepNext/>
              <w:tabs>
                <w:tab w:val="left" w:pos="5660"/>
                <w:tab w:val="left" w:pos="6820"/>
              </w:tabs>
              <w:rPr>
                <w:rFonts w:cs="Arial"/>
              </w:rPr>
            </w:pPr>
            <w:r>
              <w:rPr>
                <w:rFonts w:cs="Arial"/>
              </w:rPr>
              <w:t>FR_CO_</w:t>
            </w:r>
            <w:r w:rsidR="00A8781D">
              <w:rPr>
                <w:rFonts w:cs="Arial"/>
              </w:rPr>
              <w:t>4</w:t>
            </w:r>
          </w:p>
        </w:tc>
        <w:tc>
          <w:tcPr>
            <w:tcW w:w="6379" w:type="dxa"/>
          </w:tcPr>
          <w:p w14:paraId="70DA12A5" w14:textId="77777777" w:rsidR="000E05E0" w:rsidRPr="00C405B1" w:rsidRDefault="000E05E0" w:rsidP="000E05E0">
            <w:pPr>
              <w:tabs>
                <w:tab w:val="left" w:pos="5660"/>
                <w:tab w:val="left" w:pos="6820"/>
              </w:tabs>
              <w:autoSpaceDE w:val="0"/>
              <w:autoSpaceDN w:val="0"/>
              <w:adjustRightInd w:val="0"/>
              <w:rPr>
                <w:rFonts w:cs="Arial"/>
                <w:szCs w:val="20"/>
                <w:lang w:val="en-US" w:eastAsia="zh-CN"/>
              </w:rPr>
            </w:pPr>
            <w:r w:rsidRPr="00C405B1">
              <w:rPr>
                <w:rFonts w:cs="Arial"/>
                <w:szCs w:val="20"/>
                <w:lang w:val="en-US" w:eastAsia="zh-CN"/>
              </w:rPr>
              <w:t xml:space="preserve">Shall </w:t>
            </w:r>
            <w:r w:rsidR="00C9509B">
              <w:rPr>
                <w:rFonts w:cs="Arial"/>
                <w:szCs w:val="20"/>
                <w:lang w:val="en-US" w:eastAsia="zh-CN"/>
              </w:rPr>
              <w:t xml:space="preserve">be able to be calibrated with special </w:t>
            </w:r>
            <w:r w:rsidR="00696766">
              <w:rPr>
                <w:rFonts w:cs="Arial"/>
                <w:szCs w:val="20"/>
                <w:lang w:val="en-US" w:eastAsia="zh-CN"/>
              </w:rPr>
              <w:t>CMDs</w:t>
            </w:r>
            <w:r w:rsidR="008E4AAD">
              <w:rPr>
                <w:rFonts w:cs="Arial"/>
                <w:szCs w:val="20"/>
                <w:lang w:val="en-US" w:eastAsia="zh-CN"/>
              </w:rPr>
              <w:t xml:space="preserve"> and UI</w:t>
            </w:r>
          </w:p>
          <w:p w14:paraId="790A25A5" w14:textId="77777777" w:rsidR="000E05E0" w:rsidRDefault="000E05E0" w:rsidP="002D7ACC">
            <w:pPr>
              <w:pStyle w:val="ab"/>
              <w:tabs>
                <w:tab w:val="left" w:pos="5660"/>
                <w:tab w:val="left" w:pos="6820"/>
              </w:tabs>
              <w:ind w:left="2082"/>
              <w:jc w:val="both"/>
              <w:rPr>
                <w:b/>
                <w:lang w:val="en-US"/>
              </w:rPr>
            </w:pPr>
          </w:p>
        </w:tc>
        <w:tc>
          <w:tcPr>
            <w:tcW w:w="992" w:type="dxa"/>
          </w:tcPr>
          <w:p w14:paraId="155325C0" w14:textId="77777777" w:rsidR="000E05E0" w:rsidRDefault="000E05E0" w:rsidP="002D7ACC">
            <w:pPr>
              <w:keepNext/>
              <w:rPr>
                <w:b/>
              </w:rPr>
            </w:pPr>
            <w:r>
              <w:rPr>
                <w:b/>
              </w:rPr>
              <w:t>Stability</w:t>
            </w:r>
          </w:p>
          <w:p w14:paraId="31DC0580" w14:textId="77777777" w:rsidR="000E05E0" w:rsidRDefault="000E05E0" w:rsidP="002D7ACC">
            <w:pPr>
              <w:pStyle w:val="figura"/>
              <w:spacing w:before="0"/>
              <w:jc w:val="left"/>
            </w:pPr>
            <w:r>
              <w:t>C</w:t>
            </w:r>
          </w:p>
        </w:tc>
        <w:tc>
          <w:tcPr>
            <w:tcW w:w="992" w:type="dxa"/>
            <w:vMerge/>
          </w:tcPr>
          <w:p w14:paraId="60CBD5AA" w14:textId="77777777" w:rsidR="000E05E0" w:rsidRDefault="000E05E0" w:rsidP="002D7ACC">
            <w:pPr>
              <w:keepNext/>
            </w:pPr>
          </w:p>
        </w:tc>
      </w:tr>
    </w:tbl>
    <w:p w14:paraId="14C6288B" w14:textId="77777777" w:rsidR="008F0BFD" w:rsidRDefault="008F0BFD" w:rsidP="000E05E0">
      <w:pPr>
        <w:rPr>
          <w:color w:val="000000"/>
          <w:lang w:val="en-GB"/>
        </w:rPr>
      </w:pPr>
    </w:p>
    <w:p w14:paraId="110E185E" w14:textId="77777777" w:rsidR="008E4AAD" w:rsidRDefault="008E4AAD" w:rsidP="000E05E0">
      <w:pPr>
        <w:rPr>
          <w:color w:val="000000"/>
          <w:lang w:val="en-GB"/>
        </w:rPr>
      </w:pPr>
    </w:p>
    <w:p w14:paraId="64C986A4" w14:textId="77777777" w:rsidR="00612213" w:rsidRPr="009F6614" w:rsidRDefault="00612213" w:rsidP="00612213">
      <w:pPr>
        <w:pStyle w:val="2"/>
      </w:pPr>
      <w:bookmarkStart w:id="40" w:name="_Toc466386102"/>
      <w:r>
        <w:t>IO board</w:t>
      </w:r>
      <w:bookmarkEnd w:id="40"/>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12213" w14:paraId="54252B79" w14:textId="77777777" w:rsidTr="006D3521">
        <w:trPr>
          <w:cantSplit/>
          <w:trHeight w:val="519"/>
          <w:tblHeader/>
        </w:trPr>
        <w:tc>
          <w:tcPr>
            <w:tcW w:w="1276" w:type="dxa"/>
          </w:tcPr>
          <w:p w14:paraId="223F4022" w14:textId="77777777" w:rsidR="00612213" w:rsidRDefault="00612213" w:rsidP="006D3521">
            <w:pPr>
              <w:pStyle w:val="Sottoparagrafo"/>
              <w:spacing w:before="0" w:after="0"/>
              <w:rPr>
                <w:bCs/>
              </w:rPr>
            </w:pPr>
            <w:r>
              <w:rPr>
                <w:bCs/>
              </w:rPr>
              <w:t>Ident.</w:t>
            </w:r>
          </w:p>
        </w:tc>
        <w:tc>
          <w:tcPr>
            <w:tcW w:w="6379" w:type="dxa"/>
          </w:tcPr>
          <w:p w14:paraId="6F8C2A2C" w14:textId="77777777" w:rsidR="00612213" w:rsidRDefault="00612213" w:rsidP="006D3521">
            <w:pPr>
              <w:pStyle w:val="Sottoparagrafo"/>
              <w:spacing w:before="0" w:after="0"/>
              <w:rPr>
                <w:bCs/>
              </w:rPr>
            </w:pPr>
            <w:r>
              <w:rPr>
                <w:bCs/>
              </w:rPr>
              <w:t>Definition / Motivation</w:t>
            </w:r>
          </w:p>
        </w:tc>
        <w:tc>
          <w:tcPr>
            <w:tcW w:w="992" w:type="dxa"/>
          </w:tcPr>
          <w:p w14:paraId="6F3AC14F" w14:textId="77777777" w:rsidR="00612213" w:rsidRDefault="00612213" w:rsidP="006D3521">
            <w:pPr>
              <w:keepNext/>
            </w:pPr>
            <w:r>
              <w:rPr>
                <w:b/>
              </w:rPr>
              <w:t>Priority</w:t>
            </w:r>
          </w:p>
          <w:p w14:paraId="3C16E01F" w14:textId="77777777" w:rsidR="00612213" w:rsidRDefault="00612213" w:rsidP="006D3521">
            <w:pPr>
              <w:pStyle w:val="figura"/>
              <w:spacing w:before="0"/>
              <w:jc w:val="left"/>
            </w:pPr>
            <w:r>
              <w:t>M</w:t>
            </w:r>
          </w:p>
        </w:tc>
        <w:tc>
          <w:tcPr>
            <w:tcW w:w="992" w:type="dxa"/>
            <w:vMerge w:val="restart"/>
          </w:tcPr>
          <w:p w14:paraId="54A0D8CE" w14:textId="77777777" w:rsidR="00612213" w:rsidRDefault="00612213" w:rsidP="006D3521">
            <w:pPr>
              <w:pStyle w:val="Sottoparagrafo"/>
              <w:spacing w:before="0" w:after="0"/>
              <w:rPr>
                <w:bCs/>
              </w:rPr>
            </w:pPr>
            <w:r>
              <w:rPr>
                <w:bCs/>
              </w:rPr>
              <w:t>Source</w:t>
            </w:r>
          </w:p>
          <w:p w14:paraId="39AA44FB" w14:textId="77777777" w:rsidR="00612213" w:rsidRDefault="00612213" w:rsidP="006D3521">
            <w:pPr>
              <w:keepNext/>
            </w:pPr>
            <w:r>
              <w:t>R&amp;D</w:t>
            </w:r>
            <w:r>
              <w:br/>
            </w:r>
          </w:p>
        </w:tc>
      </w:tr>
      <w:tr w:rsidR="00612213" w14:paraId="74A19C6F" w14:textId="77777777" w:rsidTr="006D3521">
        <w:trPr>
          <w:cantSplit/>
        </w:trPr>
        <w:tc>
          <w:tcPr>
            <w:tcW w:w="1276" w:type="dxa"/>
          </w:tcPr>
          <w:p w14:paraId="31019614" w14:textId="77777777" w:rsidR="00612213" w:rsidRDefault="00612213" w:rsidP="00612213">
            <w:pPr>
              <w:keepNext/>
              <w:tabs>
                <w:tab w:val="left" w:pos="5660"/>
                <w:tab w:val="left" w:pos="6820"/>
              </w:tabs>
              <w:rPr>
                <w:rFonts w:cs="Arial"/>
              </w:rPr>
            </w:pPr>
            <w:r>
              <w:rPr>
                <w:rFonts w:cs="Arial"/>
              </w:rPr>
              <w:t>FR_IO_1</w:t>
            </w:r>
          </w:p>
        </w:tc>
        <w:tc>
          <w:tcPr>
            <w:tcW w:w="6379" w:type="dxa"/>
          </w:tcPr>
          <w:p w14:paraId="24E73DEE" w14:textId="77777777" w:rsidR="00612213" w:rsidRDefault="00612213" w:rsidP="006D3521">
            <w:pPr>
              <w:autoSpaceDE w:val="0"/>
              <w:autoSpaceDN w:val="0"/>
              <w:adjustRightInd w:val="0"/>
              <w:rPr>
                <w:lang w:eastAsia="zh-CN"/>
              </w:rPr>
            </w:pPr>
            <w:r>
              <w:rPr>
                <w:lang w:eastAsia="zh-CN"/>
              </w:rPr>
              <w:t>The valid signal always is 1 /</w:t>
            </w:r>
            <w:r w:rsidR="00A6449E">
              <w:rPr>
                <w:lang w:eastAsia="zh-CN"/>
              </w:rPr>
              <w:t xml:space="preserve"> </w:t>
            </w:r>
            <w:r>
              <w:rPr>
                <w:lang w:eastAsia="zh-CN"/>
              </w:rPr>
              <w:t>On</w:t>
            </w:r>
          </w:p>
          <w:p w14:paraId="563FA3EF" w14:textId="77777777" w:rsidR="00A6449E" w:rsidRPr="006537A3" w:rsidRDefault="00A6449E" w:rsidP="006D3521">
            <w:pPr>
              <w:autoSpaceDE w:val="0"/>
              <w:autoSpaceDN w:val="0"/>
              <w:adjustRightInd w:val="0"/>
              <w:rPr>
                <w:lang w:eastAsia="zh-CN"/>
              </w:rPr>
            </w:pPr>
            <w:r>
              <w:rPr>
                <w:lang w:eastAsia="zh-CN"/>
              </w:rPr>
              <w:t>The invalid signal is 0/Off</w:t>
            </w:r>
          </w:p>
        </w:tc>
        <w:tc>
          <w:tcPr>
            <w:tcW w:w="992" w:type="dxa"/>
          </w:tcPr>
          <w:p w14:paraId="6280E4CF" w14:textId="77777777" w:rsidR="00612213" w:rsidRDefault="00612213" w:rsidP="006D3521">
            <w:pPr>
              <w:keepNext/>
              <w:rPr>
                <w:b/>
              </w:rPr>
            </w:pPr>
            <w:r>
              <w:rPr>
                <w:b/>
              </w:rPr>
              <w:t>Stability</w:t>
            </w:r>
          </w:p>
          <w:p w14:paraId="05D6C300" w14:textId="77777777" w:rsidR="00612213" w:rsidRDefault="00612213" w:rsidP="006D3521">
            <w:pPr>
              <w:pStyle w:val="figura"/>
              <w:spacing w:before="0"/>
              <w:jc w:val="left"/>
            </w:pPr>
            <w:r>
              <w:t>C</w:t>
            </w:r>
          </w:p>
        </w:tc>
        <w:tc>
          <w:tcPr>
            <w:tcW w:w="992" w:type="dxa"/>
            <w:vMerge/>
          </w:tcPr>
          <w:p w14:paraId="1B039CC3" w14:textId="77777777" w:rsidR="00612213" w:rsidRDefault="00612213" w:rsidP="006D3521">
            <w:pPr>
              <w:keepNext/>
            </w:pPr>
          </w:p>
        </w:tc>
      </w:tr>
    </w:tbl>
    <w:p w14:paraId="76FB45FB" w14:textId="77777777" w:rsidR="008E3EAA" w:rsidRDefault="008E3EA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D654A" w14:paraId="663BC19A" w14:textId="77777777" w:rsidTr="006D3521">
        <w:trPr>
          <w:cantSplit/>
          <w:trHeight w:val="519"/>
          <w:tblHeader/>
        </w:trPr>
        <w:tc>
          <w:tcPr>
            <w:tcW w:w="1276" w:type="dxa"/>
          </w:tcPr>
          <w:p w14:paraId="20B8B189" w14:textId="77777777" w:rsidR="004D654A" w:rsidRDefault="004D654A" w:rsidP="006D3521">
            <w:pPr>
              <w:pStyle w:val="Sottoparagrafo"/>
              <w:spacing w:before="0" w:after="0"/>
              <w:rPr>
                <w:bCs/>
              </w:rPr>
            </w:pPr>
            <w:r>
              <w:rPr>
                <w:bCs/>
              </w:rPr>
              <w:lastRenderedPageBreak/>
              <w:t>Ident.</w:t>
            </w:r>
          </w:p>
        </w:tc>
        <w:tc>
          <w:tcPr>
            <w:tcW w:w="6379" w:type="dxa"/>
          </w:tcPr>
          <w:p w14:paraId="687F9847" w14:textId="77777777" w:rsidR="004D654A" w:rsidRDefault="004D654A" w:rsidP="006D3521">
            <w:pPr>
              <w:pStyle w:val="Sottoparagrafo"/>
              <w:spacing w:before="0" w:after="0"/>
              <w:rPr>
                <w:bCs/>
              </w:rPr>
            </w:pPr>
            <w:r>
              <w:rPr>
                <w:bCs/>
              </w:rPr>
              <w:t>Definition / Motivation</w:t>
            </w:r>
          </w:p>
        </w:tc>
        <w:tc>
          <w:tcPr>
            <w:tcW w:w="992" w:type="dxa"/>
          </w:tcPr>
          <w:p w14:paraId="0201CEE3" w14:textId="77777777" w:rsidR="004D654A" w:rsidRDefault="004D654A" w:rsidP="006D3521">
            <w:pPr>
              <w:keepNext/>
            </w:pPr>
            <w:r>
              <w:rPr>
                <w:b/>
              </w:rPr>
              <w:t>Priority</w:t>
            </w:r>
          </w:p>
          <w:p w14:paraId="1A6A8DF1" w14:textId="77777777" w:rsidR="004D654A" w:rsidRDefault="004D654A" w:rsidP="006D3521">
            <w:pPr>
              <w:pStyle w:val="figura"/>
              <w:spacing w:before="0"/>
              <w:jc w:val="left"/>
            </w:pPr>
            <w:r>
              <w:t>M</w:t>
            </w:r>
          </w:p>
        </w:tc>
        <w:tc>
          <w:tcPr>
            <w:tcW w:w="992" w:type="dxa"/>
            <w:vMerge w:val="restart"/>
          </w:tcPr>
          <w:p w14:paraId="04D4283B" w14:textId="77777777" w:rsidR="004D654A" w:rsidRDefault="004D654A" w:rsidP="006D3521">
            <w:pPr>
              <w:pStyle w:val="Sottoparagrafo"/>
              <w:spacing w:before="0" w:after="0"/>
              <w:rPr>
                <w:bCs/>
              </w:rPr>
            </w:pPr>
            <w:r>
              <w:rPr>
                <w:bCs/>
              </w:rPr>
              <w:t>Source</w:t>
            </w:r>
          </w:p>
          <w:p w14:paraId="5A180319" w14:textId="77777777" w:rsidR="004D654A" w:rsidRDefault="004D654A" w:rsidP="006D3521">
            <w:pPr>
              <w:keepNext/>
            </w:pPr>
            <w:r>
              <w:t>R&amp;D</w:t>
            </w:r>
            <w:r>
              <w:br/>
            </w:r>
          </w:p>
        </w:tc>
      </w:tr>
      <w:tr w:rsidR="004D654A" w14:paraId="4660BCB0" w14:textId="77777777" w:rsidTr="006D3521">
        <w:trPr>
          <w:cantSplit/>
        </w:trPr>
        <w:tc>
          <w:tcPr>
            <w:tcW w:w="1276" w:type="dxa"/>
          </w:tcPr>
          <w:p w14:paraId="1D7F23E3" w14:textId="77777777" w:rsidR="004D654A" w:rsidRDefault="004D654A" w:rsidP="00A8781D">
            <w:pPr>
              <w:keepNext/>
              <w:tabs>
                <w:tab w:val="left" w:pos="5660"/>
                <w:tab w:val="left" w:pos="6820"/>
              </w:tabs>
              <w:rPr>
                <w:rFonts w:cs="Arial"/>
              </w:rPr>
            </w:pPr>
            <w:r>
              <w:rPr>
                <w:rFonts w:cs="Arial"/>
              </w:rPr>
              <w:t>FR_IO_</w:t>
            </w:r>
            <w:r w:rsidR="00A8781D">
              <w:rPr>
                <w:rFonts w:cs="Arial"/>
              </w:rPr>
              <w:t>2</w:t>
            </w:r>
          </w:p>
        </w:tc>
        <w:tc>
          <w:tcPr>
            <w:tcW w:w="6379" w:type="dxa"/>
          </w:tcPr>
          <w:p w14:paraId="3190875E" w14:textId="77777777" w:rsidR="004D654A" w:rsidRPr="004D654A" w:rsidRDefault="004D654A" w:rsidP="006D3521">
            <w:pPr>
              <w:autoSpaceDE w:val="0"/>
              <w:autoSpaceDN w:val="0"/>
              <w:adjustRightInd w:val="0"/>
              <w:rPr>
                <w:rFonts w:ascii="Helvetica-Bold" w:hAnsi="Helvetica-Bold" w:cs="Helvetica-Bold"/>
                <w:b/>
                <w:bCs/>
                <w:szCs w:val="20"/>
                <w:lang w:val="en-US" w:eastAsia="zh-CN"/>
              </w:rPr>
            </w:pPr>
            <w:r w:rsidRPr="004D654A">
              <w:rPr>
                <w:rFonts w:ascii="Helvetica-Bold" w:hAnsi="Helvetica-Bold" w:cs="Helvetica-Bold"/>
                <w:b/>
                <w:bCs/>
                <w:szCs w:val="20"/>
                <w:lang w:val="en-US" w:eastAsia="zh-CN"/>
              </w:rPr>
              <w:t>Digital Input Functions</w:t>
            </w:r>
          </w:p>
          <w:p w14:paraId="10A5FB11" w14:textId="2554BCBA" w:rsidR="004D654A" w:rsidRDefault="0044711F" w:rsidP="00D5449E">
            <w:pPr>
              <w:autoSpaceDE w:val="0"/>
              <w:autoSpaceDN w:val="0"/>
              <w:adjustRightInd w:val="0"/>
              <w:rPr>
                <w:lang w:eastAsia="zh-CN"/>
              </w:rPr>
            </w:pPr>
            <w:commentRangeStart w:id="41"/>
            <w:r>
              <w:rPr>
                <w:lang w:eastAsia="zh-CN"/>
              </w:rPr>
              <w:t>When and only w</w:t>
            </w:r>
            <w:r w:rsidR="00D5449E">
              <w:rPr>
                <w:rFonts w:hint="eastAsia"/>
                <w:lang w:eastAsia="zh-CN"/>
              </w:rPr>
              <w:t>hen device is in idle state, the valid signal from IO boards could trigger below actions:</w:t>
            </w:r>
            <w:r w:rsidR="004D654A">
              <w:rPr>
                <w:rFonts w:hint="eastAsia"/>
                <w:lang w:eastAsia="zh-CN"/>
              </w:rPr>
              <w:t xml:space="preserve"> </w:t>
            </w:r>
          </w:p>
          <w:p w14:paraId="6A4ADD74" w14:textId="0E31E9B6" w:rsidR="0044711F" w:rsidRPr="0044711F" w:rsidRDefault="0044711F" w:rsidP="00D5449E">
            <w:pPr>
              <w:autoSpaceDE w:val="0"/>
              <w:autoSpaceDN w:val="0"/>
              <w:adjustRightInd w:val="0"/>
              <w:rPr>
                <w:lang w:eastAsia="zh-CN"/>
              </w:rPr>
            </w:pPr>
            <w:r>
              <w:rPr>
                <w:lang w:eastAsia="zh-CN"/>
              </w:rPr>
              <w:t>If two or more actions are triggered when device is idle, the device shall execute the highest priority action.</w:t>
            </w:r>
            <w:commentRangeEnd w:id="41"/>
            <w:r w:rsidR="000B13DB">
              <w:rPr>
                <w:rStyle w:val="ae"/>
                <w:rFonts w:eastAsia="Times New Roman"/>
                <w:noProof/>
                <w:lang w:val="en-US"/>
              </w:rPr>
              <w:commentReference w:id="41"/>
            </w:r>
          </w:p>
          <w:p w14:paraId="4A9D6D74" w14:textId="3E60AD0B" w:rsidR="004D654A" w:rsidRDefault="004D654A" w:rsidP="0093213A">
            <w:pPr>
              <w:pStyle w:val="ab"/>
              <w:keepNext/>
              <w:numPr>
                <w:ilvl w:val="0"/>
                <w:numId w:val="29"/>
              </w:numPr>
              <w:rPr>
                <w:lang w:eastAsia="zh-CN"/>
              </w:rPr>
            </w:pPr>
            <w:r>
              <w:rPr>
                <w:lang w:eastAsia="zh-CN"/>
              </w:rPr>
              <w:t>Measurement</w:t>
            </w:r>
            <w:r w:rsidR="0044711F">
              <w:rPr>
                <w:lang w:eastAsia="zh-CN"/>
              </w:rPr>
              <w:t xml:space="preserve"> (highest)</w:t>
            </w:r>
          </w:p>
          <w:p w14:paraId="53B60280" w14:textId="77777777" w:rsidR="000B13DB" w:rsidRDefault="000B13DB" w:rsidP="000B13DB">
            <w:pPr>
              <w:pStyle w:val="ab"/>
              <w:keepNext/>
              <w:numPr>
                <w:ilvl w:val="0"/>
                <w:numId w:val="29"/>
              </w:numPr>
              <w:rPr>
                <w:lang w:eastAsia="zh-CN"/>
              </w:rPr>
            </w:pPr>
            <w:r>
              <w:rPr>
                <w:lang w:eastAsia="zh-CN"/>
              </w:rPr>
              <w:t>Calibration (high)</w:t>
            </w:r>
          </w:p>
          <w:p w14:paraId="147CD069" w14:textId="5236A845" w:rsidR="004D654A" w:rsidRDefault="004D654A" w:rsidP="0093213A">
            <w:pPr>
              <w:pStyle w:val="ab"/>
              <w:keepNext/>
              <w:numPr>
                <w:ilvl w:val="0"/>
                <w:numId w:val="29"/>
              </w:numPr>
              <w:rPr>
                <w:lang w:eastAsia="zh-CN"/>
              </w:rPr>
            </w:pPr>
            <w:r>
              <w:rPr>
                <w:lang w:eastAsia="zh-CN"/>
              </w:rPr>
              <w:t>Cleaning</w:t>
            </w:r>
            <w:r w:rsidR="000B13DB">
              <w:rPr>
                <w:lang w:eastAsia="zh-CN"/>
              </w:rPr>
              <w:t>(middle)</w:t>
            </w:r>
          </w:p>
          <w:p w14:paraId="13541ABF" w14:textId="262905DD" w:rsidR="004D654A" w:rsidRPr="005F0D37" w:rsidRDefault="008859C3" w:rsidP="0093213A">
            <w:pPr>
              <w:pStyle w:val="ab"/>
              <w:keepNext/>
              <w:numPr>
                <w:ilvl w:val="0"/>
                <w:numId w:val="29"/>
              </w:numPr>
              <w:rPr>
                <w:lang w:eastAsia="zh-CN"/>
              </w:rPr>
            </w:pPr>
            <w:r>
              <w:rPr>
                <w:lang w:eastAsia="zh-CN"/>
              </w:rPr>
              <w:t xml:space="preserve">Standard </w:t>
            </w:r>
            <w:r w:rsidR="004D654A">
              <w:rPr>
                <w:lang w:eastAsia="zh-CN"/>
              </w:rPr>
              <w:t>F</w:t>
            </w:r>
            <w:r w:rsidR="004D654A" w:rsidRPr="005F0D37">
              <w:rPr>
                <w:rFonts w:hint="eastAsia"/>
                <w:lang w:eastAsia="zh-CN"/>
              </w:rPr>
              <w:t>lushing</w:t>
            </w:r>
            <w:r w:rsidR="000B13DB">
              <w:rPr>
                <w:lang w:eastAsia="zh-CN"/>
              </w:rPr>
              <w:t>(low)</w:t>
            </w:r>
          </w:p>
          <w:p w14:paraId="247BDB1C" w14:textId="5AAEE87E" w:rsidR="004D654A" w:rsidRPr="006537A3" w:rsidRDefault="008859C3" w:rsidP="000B13DB">
            <w:pPr>
              <w:pStyle w:val="ab"/>
              <w:keepNext/>
              <w:numPr>
                <w:ilvl w:val="0"/>
                <w:numId w:val="29"/>
              </w:numPr>
              <w:rPr>
                <w:lang w:eastAsia="zh-CN"/>
              </w:rPr>
            </w:pPr>
            <w:r>
              <w:rPr>
                <w:lang w:eastAsia="zh-CN"/>
              </w:rPr>
              <w:t>Deep Flushing</w:t>
            </w:r>
            <w:r w:rsidR="000B13DB">
              <w:rPr>
                <w:lang w:eastAsia="zh-CN"/>
              </w:rPr>
              <w:t>(lowest)</w:t>
            </w:r>
          </w:p>
        </w:tc>
        <w:tc>
          <w:tcPr>
            <w:tcW w:w="992" w:type="dxa"/>
          </w:tcPr>
          <w:p w14:paraId="3E918415" w14:textId="77777777" w:rsidR="004D654A" w:rsidRDefault="004D654A" w:rsidP="006D3521">
            <w:pPr>
              <w:keepNext/>
              <w:rPr>
                <w:b/>
              </w:rPr>
            </w:pPr>
            <w:r>
              <w:rPr>
                <w:b/>
              </w:rPr>
              <w:t>Stability</w:t>
            </w:r>
          </w:p>
          <w:p w14:paraId="6F84FB55" w14:textId="77777777" w:rsidR="004D654A" w:rsidRDefault="004D654A" w:rsidP="006D3521">
            <w:pPr>
              <w:pStyle w:val="figura"/>
              <w:spacing w:before="0"/>
              <w:jc w:val="left"/>
            </w:pPr>
            <w:r>
              <w:t>C</w:t>
            </w:r>
          </w:p>
        </w:tc>
        <w:tc>
          <w:tcPr>
            <w:tcW w:w="992" w:type="dxa"/>
            <w:vMerge/>
          </w:tcPr>
          <w:p w14:paraId="5BAAE6AF" w14:textId="77777777" w:rsidR="004D654A" w:rsidRDefault="004D654A" w:rsidP="006D3521">
            <w:pPr>
              <w:keepNext/>
            </w:pPr>
          </w:p>
        </w:tc>
      </w:tr>
    </w:tbl>
    <w:p w14:paraId="0833821C" w14:textId="77777777" w:rsidR="004D654A" w:rsidRDefault="004D654A" w:rsidP="008E3EAA">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14:paraId="50F2767F" w14:textId="77777777" w:rsidTr="006D3521">
        <w:trPr>
          <w:cantSplit/>
          <w:trHeight w:val="519"/>
          <w:tblHeader/>
        </w:trPr>
        <w:tc>
          <w:tcPr>
            <w:tcW w:w="1276" w:type="dxa"/>
          </w:tcPr>
          <w:p w14:paraId="3B131B4D" w14:textId="77777777" w:rsidR="008859C3" w:rsidRDefault="008859C3" w:rsidP="006D3521">
            <w:pPr>
              <w:pStyle w:val="Sottoparagrafo"/>
              <w:spacing w:before="0" w:after="0"/>
              <w:rPr>
                <w:bCs/>
              </w:rPr>
            </w:pPr>
            <w:r>
              <w:rPr>
                <w:bCs/>
              </w:rPr>
              <w:t>Ident.</w:t>
            </w:r>
          </w:p>
        </w:tc>
        <w:tc>
          <w:tcPr>
            <w:tcW w:w="6379" w:type="dxa"/>
          </w:tcPr>
          <w:p w14:paraId="670B3C7A" w14:textId="77777777" w:rsidR="008859C3" w:rsidRDefault="008859C3" w:rsidP="006D3521">
            <w:pPr>
              <w:pStyle w:val="Sottoparagrafo"/>
              <w:spacing w:before="0" w:after="0"/>
              <w:rPr>
                <w:bCs/>
              </w:rPr>
            </w:pPr>
            <w:r>
              <w:rPr>
                <w:bCs/>
              </w:rPr>
              <w:t>Definition / Motivation</w:t>
            </w:r>
          </w:p>
        </w:tc>
        <w:tc>
          <w:tcPr>
            <w:tcW w:w="992" w:type="dxa"/>
          </w:tcPr>
          <w:p w14:paraId="351BF68D" w14:textId="77777777" w:rsidR="008859C3" w:rsidRDefault="008859C3" w:rsidP="006D3521">
            <w:pPr>
              <w:keepNext/>
            </w:pPr>
            <w:r>
              <w:rPr>
                <w:b/>
              </w:rPr>
              <w:t>Priority</w:t>
            </w:r>
          </w:p>
          <w:p w14:paraId="0CCE5E16" w14:textId="77777777" w:rsidR="008859C3" w:rsidRDefault="008859C3" w:rsidP="006D3521">
            <w:pPr>
              <w:pStyle w:val="figura"/>
              <w:spacing w:before="0"/>
              <w:jc w:val="left"/>
            </w:pPr>
            <w:r>
              <w:t>M</w:t>
            </w:r>
          </w:p>
        </w:tc>
        <w:tc>
          <w:tcPr>
            <w:tcW w:w="992" w:type="dxa"/>
            <w:vMerge w:val="restart"/>
          </w:tcPr>
          <w:p w14:paraId="63FC23D1" w14:textId="77777777" w:rsidR="008859C3" w:rsidRDefault="008859C3" w:rsidP="006D3521">
            <w:pPr>
              <w:pStyle w:val="Sottoparagrafo"/>
              <w:spacing w:before="0" w:after="0"/>
              <w:rPr>
                <w:bCs/>
              </w:rPr>
            </w:pPr>
            <w:r>
              <w:rPr>
                <w:bCs/>
              </w:rPr>
              <w:t>Source</w:t>
            </w:r>
          </w:p>
          <w:p w14:paraId="5AF7011C" w14:textId="77777777" w:rsidR="008859C3" w:rsidRDefault="008859C3" w:rsidP="006D3521">
            <w:pPr>
              <w:keepNext/>
            </w:pPr>
            <w:r>
              <w:t>R&amp;D</w:t>
            </w:r>
            <w:r>
              <w:br/>
            </w:r>
          </w:p>
        </w:tc>
      </w:tr>
      <w:tr w:rsidR="008859C3" w14:paraId="5E61C591" w14:textId="77777777" w:rsidTr="006D3521">
        <w:trPr>
          <w:cantSplit/>
        </w:trPr>
        <w:tc>
          <w:tcPr>
            <w:tcW w:w="1276" w:type="dxa"/>
          </w:tcPr>
          <w:p w14:paraId="00B8D27D" w14:textId="77777777" w:rsidR="008859C3" w:rsidRDefault="008859C3" w:rsidP="00A8781D">
            <w:pPr>
              <w:keepNext/>
              <w:tabs>
                <w:tab w:val="left" w:pos="5660"/>
                <w:tab w:val="left" w:pos="6820"/>
              </w:tabs>
              <w:rPr>
                <w:rFonts w:cs="Arial"/>
              </w:rPr>
            </w:pPr>
            <w:r>
              <w:rPr>
                <w:rFonts w:cs="Arial"/>
              </w:rPr>
              <w:t>FR_IO_</w:t>
            </w:r>
            <w:r w:rsidR="00A8781D">
              <w:rPr>
                <w:rFonts w:cs="Arial"/>
              </w:rPr>
              <w:t>3</w:t>
            </w:r>
          </w:p>
        </w:tc>
        <w:tc>
          <w:tcPr>
            <w:tcW w:w="6379" w:type="dxa"/>
          </w:tcPr>
          <w:p w14:paraId="4D6FAB8C" w14:textId="77777777" w:rsidR="008859C3" w:rsidRPr="004D654A" w:rsidRDefault="008859C3" w:rsidP="006D3521">
            <w:pPr>
              <w:autoSpaceDE w:val="0"/>
              <w:autoSpaceDN w:val="0"/>
              <w:adjustRightInd w:val="0"/>
              <w:rPr>
                <w:rFonts w:ascii="Helvetica-Bold" w:hAnsi="Helvetica-Bold" w:cs="Helvetica-Bold"/>
                <w:b/>
                <w:bCs/>
                <w:szCs w:val="20"/>
                <w:lang w:val="en-US" w:eastAsia="zh-CN"/>
              </w:rPr>
            </w:pPr>
            <w:r>
              <w:rPr>
                <w:rFonts w:ascii="Helvetica-Bold" w:hAnsi="Helvetica-Bold" w:cs="Helvetica-Bold"/>
                <w:b/>
                <w:bCs/>
                <w:szCs w:val="20"/>
                <w:lang w:val="en-US" w:eastAsia="zh-CN"/>
              </w:rPr>
              <w:t>Relay</w:t>
            </w:r>
            <w:r w:rsidRPr="004D654A">
              <w:rPr>
                <w:rFonts w:ascii="Helvetica-Bold" w:hAnsi="Helvetica-Bold" w:cs="Helvetica-Bold"/>
                <w:b/>
                <w:bCs/>
                <w:szCs w:val="20"/>
                <w:lang w:val="en-US" w:eastAsia="zh-CN"/>
              </w:rPr>
              <w:t xml:space="preserve"> </w:t>
            </w:r>
            <w:r>
              <w:rPr>
                <w:rFonts w:ascii="Helvetica-Bold" w:hAnsi="Helvetica-Bold" w:cs="Helvetica-Bold"/>
                <w:b/>
                <w:bCs/>
                <w:szCs w:val="20"/>
                <w:lang w:val="en-US" w:eastAsia="zh-CN"/>
              </w:rPr>
              <w:t>Output</w:t>
            </w:r>
            <w:r w:rsidRPr="004D654A">
              <w:rPr>
                <w:rFonts w:ascii="Helvetica-Bold" w:hAnsi="Helvetica-Bold" w:cs="Helvetica-Bold"/>
                <w:b/>
                <w:bCs/>
                <w:szCs w:val="20"/>
                <w:lang w:val="en-US" w:eastAsia="zh-CN"/>
              </w:rPr>
              <w:t xml:space="preserve"> Functions</w:t>
            </w:r>
          </w:p>
          <w:p w14:paraId="50150528" w14:textId="77777777" w:rsidR="008859C3" w:rsidRDefault="008859C3" w:rsidP="0093213A">
            <w:pPr>
              <w:pStyle w:val="ab"/>
              <w:keepNext/>
              <w:numPr>
                <w:ilvl w:val="0"/>
                <w:numId w:val="30"/>
              </w:numPr>
              <w:ind w:leftChars="100" w:left="620"/>
            </w:pPr>
            <w:r>
              <w:rPr>
                <w:lang w:eastAsia="zh-CN"/>
              </w:rPr>
              <w:t>Switch</w:t>
            </w:r>
            <w:r>
              <w:t xml:space="preserve"> on/off continuous:</w:t>
            </w:r>
          </w:p>
          <w:p w14:paraId="5173B908" w14:textId="77777777" w:rsidR="008859C3" w:rsidRDefault="004B1430" w:rsidP="0093213A">
            <w:pPr>
              <w:pStyle w:val="ab"/>
              <w:keepNext/>
              <w:numPr>
                <w:ilvl w:val="0"/>
                <w:numId w:val="31"/>
              </w:numPr>
              <w:ind w:leftChars="460" w:left="1280"/>
            </w:pPr>
            <w:r>
              <w:t>Interval time</w:t>
            </w:r>
          </w:p>
          <w:p w14:paraId="5F8E3827" w14:textId="77777777" w:rsidR="008859C3" w:rsidRDefault="008859C3" w:rsidP="0093213A">
            <w:pPr>
              <w:pStyle w:val="ab"/>
              <w:keepNext/>
              <w:numPr>
                <w:ilvl w:val="0"/>
                <w:numId w:val="31"/>
              </w:numPr>
              <w:ind w:leftChars="460" w:left="1280"/>
            </w:pPr>
            <w:r>
              <w:t>Holding time,</w:t>
            </w:r>
          </w:p>
          <w:p w14:paraId="6E0D1E9C" w14:textId="2A1943F4" w:rsidR="008859C3" w:rsidRPr="008859C3" w:rsidRDefault="008859C3" w:rsidP="0093213A">
            <w:pPr>
              <w:pStyle w:val="ab"/>
              <w:keepNext/>
              <w:numPr>
                <w:ilvl w:val="0"/>
                <w:numId w:val="31"/>
              </w:numPr>
              <w:ind w:leftChars="460" w:left="1280"/>
            </w:pPr>
            <w:r>
              <w:t>Start time, (</w:t>
            </w:r>
            <w:r w:rsidRPr="007844C1">
              <w:t>start</w:t>
            </w:r>
            <w:r>
              <w:t xml:space="preserve"> time</w:t>
            </w:r>
            <w:r>
              <w:rPr>
                <w:rFonts w:hint="eastAsia"/>
              </w:rPr>
              <w:t xml:space="preserve"> is in format </w:t>
            </w:r>
            <w:r w:rsidR="00E15790">
              <w:t>YYYY</w:t>
            </w:r>
            <w:r w:rsidR="00E15790">
              <w:rPr>
                <w:rFonts w:hint="eastAsia"/>
                <w:lang w:eastAsia="zh-CN"/>
              </w:rPr>
              <w:t>-</w:t>
            </w:r>
            <w:r w:rsidR="00E15790">
              <w:t>MM</w:t>
            </w:r>
            <w:r w:rsidR="00E15790">
              <w:rPr>
                <w:rFonts w:hint="eastAsia"/>
                <w:lang w:eastAsia="zh-CN"/>
              </w:rPr>
              <w:t>-</w:t>
            </w:r>
            <w:r w:rsidR="00E15790">
              <w:t xml:space="preserve">DD </w:t>
            </w:r>
            <w:r w:rsidR="00E15790">
              <w:rPr>
                <w:rFonts w:hint="eastAsia"/>
              </w:rPr>
              <w:t>HH:MM:SS</w:t>
            </w:r>
            <w:ins w:id="42" w:author="Li, Paul(Peng)" w:date="2016-11-09T13:48:00Z">
              <w:r w:rsidR="00CE366E">
                <w:rPr>
                  <w:rFonts w:hint="eastAsia"/>
                  <w:lang w:eastAsia="zh-CN"/>
                </w:rPr>
                <w:t>)</w:t>
              </w:r>
            </w:ins>
            <w:del w:id="43" w:author="Li, Paul(Peng)" w:date="2016-11-09T13:48:00Z">
              <w:r w:rsidDel="00CE366E">
                <w:rPr>
                  <w:rFonts w:hint="eastAsia"/>
                </w:rPr>
                <w:delText>,</w:delText>
              </w:r>
              <w:r w:rsidRPr="00E15790" w:rsidDel="00CE366E">
                <w:rPr>
                  <w:rFonts w:hint="eastAsia"/>
                  <w:strike/>
                </w:rPr>
                <w:delText xml:space="preserve"> which happens in next day if the time has passed when input the setting, otherwise it begins from current day</w:delText>
              </w:r>
              <w:r w:rsidRPr="00E15790" w:rsidDel="00CE366E">
                <w:rPr>
                  <w:strike/>
                </w:rPr>
                <w:delText>.</w:delText>
              </w:r>
              <w:r w:rsidDel="00CE366E">
                <w:delText>)</w:delText>
              </w:r>
            </w:del>
          </w:p>
          <w:p w14:paraId="085C3CD6" w14:textId="77777777" w:rsidR="008859C3" w:rsidRDefault="008859C3" w:rsidP="0093213A">
            <w:pPr>
              <w:pStyle w:val="ab"/>
              <w:keepNext/>
              <w:numPr>
                <w:ilvl w:val="0"/>
                <w:numId w:val="30"/>
              </w:numPr>
              <w:ind w:leftChars="100" w:left="620"/>
            </w:pPr>
            <w:r>
              <w:t>Alarm:</w:t>
            </w:r>
          </w:p>
          <w:p w14:paraId="5596A273" w14:textId="77777777" w:rsidR="008859C3" w:rsidRDefault="008859C3" w:rsidP="008C3697">
            <w:pPr>
              <w:autoSpaceDE w:val="0"/>
              <w:autoSpaceDN w:val="0"/>
              <w:adjustRightInd w:val="0"/>
              <w:ind w:leftChars="300" w:left="600"/>
            </w:pPr>
            <w:r>
              <w:t>Switch on when:</w:t>
            </w:r>
          </w:p>
          <w:p w14:paraId="0EE30546" w14:textId="22B3EC09" w:rsidR="008859C3" w:rsidDel="00CE366E" w:rsidRDefault="008859C3" w:rsidP="000315B7">
            <w:pPr>
              <w:pStyle w:val="ab"/>
              <w:keepNext/>
              <w:numPr>
                <w:ilvl w:val="0"/>
                <w:numId w:val="32"/>
              </w:numPr>
              <w:ind w:leftChars="460" w:left="1280"/>
              <w:rPr>
                <w:del w:id="44" w:author="Li, Paul(Peng)" w:date="2016-11-09T13:48:00Z"/>
              </w:rPr>
            </w:pPr>
            <w:r w:rsidRPr="009568D6">
              <w:t xml:space="preserve">Low </w:t>
            </w:r>
            <w:del w:id="45" w:author="Li, Paul(Peng)" w:date="2016-11-09T13:48:00Z">
              <w:r w:rsidRPr="009568D6" w:rsidDel="00CE366E">
                <w:delText>low</w:delText>
              </w:r>
              <w:r w:rsidDel="00CE366E">
                <w:delText xml:space="preserve"> </w:delText>
              </w:r>
            </w:del>
            <w:r w:rsidRPr="009568D6">
              <w:t>alarm</w:t>
            </w:r>
          </w:p>
          <w:p w14:paraId="364E0CB2" w14:textId="0229E839" w:rsidR="008859C3" w:rsidRPr="00762F5A" w:rsidDel="00CE366E" w:rsidRDefault="008859C3" w:rsidP="000315B7">
            <w:pPr>
              <w:pStyle w:val="ab"/>
              <w:keepNext/>
              <w:numPr>
                <w:ilvl w:val="0"/>
                <w:numId w:val="32"/>
              </w:numPr>
              <w:ind w:leftChars="460" w:left="1280"/>
              <w:rPr>
                <w:del w:id="46" w:author="Li, Paul(Peng)" w:date="2016-11-09T13:48:00Z"/>
                <w:strike/>
                <w:rPrChange w:id="47" w:author="Li, Paul(Peng)" w:date="2016-11-09T10:54:00Z">
                  <w:rPr>
                    <w:del w:id="48" w:author="Li, Paul(Peng)" w:date="2016-11-09T13:48:00Z"/>
                  </w:rPr>
                </w:rPrChange>
              </w:rPr>
            </w:pPr>
            <w:commentRangeStart w:id="49"/>
            <w:del w:id="50" w:author="Li, Paul(Peng)" w:date="2016-11-09T13:48:00Z">
              <w:r w:rsidRPr="00762F5A" w:rsidDel="00CE366E">
                <w:rPr>
                  <w:strike/>
                  <w:rPrChange w:id="51" w:author="Li, Paul(Peng)" w:date="2016-11-09T10:54:00Z">
                    <w:rPr/>
                  </w:rPrChange>
                </w:rPr>
                <w:delText xml:space="preserve">low, </w:delText>
              </w:r>
            </w:del>
          </w:p>
          <w:p w14:paraId="6B49E054" w14:textId="543FC9F9" w:rsidR="008859C3" w:rsidRPr="00762F5A" w:rsidRDefault="008859C3" w:rsidP="000315B7">
            <w:pPr>
              <w:pStyle w:val="ab"/>
              <w:keepNext/>
              <w:numPr>
                <w:ilvl w:val="0"/>
                <w:numId w:val="32"/>
              </w:numPr>
              <w:ind w:leftChars="460" w:left="1280"/>
              <w:rPr>
                <w:strike/>
                <w:rPrChange w:id="52" w:author="Li, Paul(Peng)" w:date="2016-11-09T10:54:00Z">
                  <w:rPr/>
                </w:rPrChange>
              </w:rPr>
            </w:pPr>
            <w:del w:id="53" w:author="Li, Paul(Peng)" w:date="2016-11-09T13:48:00Z">
              <w:r w:rsidRPr="00762F5A" w:rsidDel="00CE366E">
                <w:rPr>
                  <w:strike/>
                  <w:rPrChange w:id="54" w:author="Li, Paul(Peng)" w:date="2016-11-09T10:54:00Z">
                    <w:rPr/>
                  </w:rPrChange>
                </w:rPr>
                <w:delText xml:space="preserve">high, </w:delText>
              </w:r>
              <w:commentRangeEnd w:id="49"/>
              <w:r w:rsidR="00762F5A" w:rsidDel="00CE366E">
                <w:rPr>
                  <w:rStyle w:val="ae"/>
                  <w:rFonts w:eastAsia="Times New Roman"/>
                  <w:noProof/>
                  <w:lang w:val="en-US"/>
                </w:rPr>
                <w:commentReference w:id="49"/>
              </w:r>
            </w:del>
          </w:p>
          <w:p w14:paraId="0C2FE44A" w14:textId="6B72CCB7" w:rsidR="008859C3" w:rsidRDefault="008859C3" w:rsidP="0093213A">
            <w:pPr>
              <w:pStyle w:val="ab"/>
              <w:keepNext/>
              <w:numPr>
                <w:ilvl w:val="0"/>
                <w:numId w:val="32"/>
              </w:numPr>
              <w:ind w:leftChars="460" w:left="1280"/>
            </w:pPr>
            <w:r w:rsidRPr="009568D6">
              <w:t xml:space="preserve">high </w:t>
            </w:r>
            <w:del w:id="55" w:author="Li, Paul(Peng)" w:date="2016-11-09T13:49:00Z">
              <w:r w:rsidRPr="009568D6" w:rsidDel="00CE366E">
                <w:delText xml:space="preserve">high </w:delText>
              </w:r>
            </w:del>
            <w:r w:rsidRPr="009568D6">
              <w:t>alarm</w:t>
            </w:r>
          </w:p>
          <w:p w14:paraId="2455A268" w14:textId="77777777" w:rsidR="008859C3" w:rsidRDefault="008859C3" w:rsidP="0093213A">
            <w:pPr>
              <w:pStyle w:val="ab"/>
              <w:keepNext/>
              <w:numPr>
                <w:ilvl w:val="0"/>
                <w:numId w:val="30"/>
              </w:numPr>
              <w:ind w:leftChars="100" w:left="620"/>
            </w:pPr>
            <w:r w:rsidRPr="00883DAE">
              <w:t>Event</w:t>
            </w:r>
          </w:p>
          <w:p w14:paraId="04443A1D" w14:textId="77777777" w:rsidR="008859C3" w:rsidRDefault="008859C3" w:rsidP="008C3697">
            <w:pPr>
              <w:autoSpaceDE w:val="0"/>
              <w:autoSpaceDN w:val="0"/>
              <w:adjustRightInd w:val="0"/>
              <w:ind w:leftChars="300" w:left="600"/>
            </w:pPr>
            <w:r>
              <w:t xml:space="preserve">Switch on when </w:t>
            </w:r>
            <w:r w:rsidRPr="00883DAE">
              <w:t xml:space="preserve">any alarm </w:t>
            </w:r>
            <w:r>
              <w:t>or error</w:t>
            </w:r>
          </w:p>
          <w:p w14:paraId="48762534" w14:textId="77777777" w:rsidR="008859C3" w:rsidRDefault="008859C3" w:rsidP="0093213A">
            <w:pPr>
              <w:pStyle w:val="ab"/>
              <w:keepNext/>
              <w:numPr>
                <w:ilvl w:val="0"/>
                <w:numId w:val="30"/>
              </w:numPr>
              <w:ind w:leftChars="100" w:left="620"/>
            </w:pPr>
            <w:r w:rsidRPr="00883DAE">
              <w:t>Trigger pretreatment:</w:t>
            </w:r>
          </w:p>
          <w:p w14:paraId="777E1E58" w14:textId="3CD95E35" w:rsidR="008859C3" w:rsidRDefault="008859C3" w:rsidP="0093213A">
            <w:pPr>
              <w:pStyle w:val="ab"/>
              <w:keepNext/>
              <w:numPr>
                <w:ilvl w:val="0"/>
                <w:numId w:val="33"/>
              </w:numPr>
              <w:ind w:leftChars="460" w:left="1280"/>
            </w:pPr>
            <w:r>
              <w:t>Start time  (</w:t>
            </w:r>
            <w:r w:rsidRPr="007844C1">
              <w:t>start</w:t>
            </w:r>
            <w:r>
              <w:t xml:space="preserve"> time</w:t>
            </w:r>
            <w:r>
              <w:rPr>
                <w:rFonts w:hint="eastAsia"/>
              </w:rPr>
              <w:t xml:space="preserve"> is in format </w:t>
            </w:r>
            <w:r w:rsidR="00E15790">
              <w:t>YYYY</w:t>
            </w:r>
            <w:r w:rsidR="00E15790">
              <w:rPr>
                <w:rFonts w:hint="eastAsia"/>
                <w:lang w:eastAsia="zh-CN"/>
              </w:rPr>
              <w:t>-</w:t>
            </w:r>
            <w:r w:rsidR="00E15790">
              <w:t>MM</w:t>
            </w:r>
            <w:r w:rsidR="00E15790">
              <w:rPr>
                <w:rFonts w:hint="eastAsia"/>
                <w:lang w:eastAsia="zh-CN"/>
              </w:rPr>
              <w:t>-</w:t>
            </w:r>
            <w:r w:rsidR="00E15790">
              <w:t xml:space="preserve">DD </w:t>
            </w:r>
            <w:r w:rsidR="00E15790">
              <w:rPr>
                <w:rFonts w:hint="eastAsia"/>
              </w:rPr>
              <w:t>HH:MM:SS</w:t>
            </w:r>
            <w:del w:id="56" w:author="Li, Paul(Peng)" w:date="2016-11-09T13:49:00Z">
              <w:r w:rsidDel="00CE366E">
                <w:rPr>
                  <w:rFonts w:hint="eastAsia"/>
                </w:rPr>
                <w:delText xml:space="preserve">, </w:delText>
              </w:r>
              <w:r w:rsidRPr="00E15790" w:rsidDel="00CE366E">
                <w:rPr>
                  <w:rFonts w:hint="eastAsia"/>
                  <w:strike/>
                </w:rPr>
                <w:delText>which happens in next day if the time has passed when input the setting, otherwise it begins from current day</w:delText>
              </w:r>
              <w:r w:rsidRPr="00E15790" w:rsidDel="00CE366E">
                <w:rPr>
                  <w:strike/>
                </w:rPr>
                <w:delText>.</w:delText>
              </w:r>
            </w:del>
            <w:r>
              <w:t>)</w:t>
            </w:r>
          </w:p>
          <w:p w14:paraId="3C5F09BC" w14:textId="77777777" w:rsidR="008859C3" w:rsidRPr="006537A3" w:rsidRDefault="008859C3" w:rsidP="0093213A">
            <w:pPr>
              <w:pStyle w:val="ab"/>
              <w:keepNext/>
              <w:numPr>
                <w:ilvl w:val="0"/>
                <w:numId w:val="33"/>
              </w:numPr>
              <w:ind w:leftChars="460" w:left="1280"/>
              <w:rPr>
                <w:lang w:eastAsia="zh-CN"/>
              </w:rPr>
            </w:pPr>
            <w:r>
              <w:t>Measurement delay time</w:t>
            </w:r>
            <w:r w:rsidR="00A265C4">
              <w:t xml:space="preserve"> , </w:t>
            </w:r>
          </w:p>
        </w:tc>
        <w:tc>
          <w:tcPr>
            <w:tcW w:w="992" w:type="dxa"/>
          </w:tcPr>
          <w:p w14:paraId="25053D34" w14:textId="77777777" w:rsidR="008859C3" w:rsidRDefault="008859C3" w:rsidP="006D3521">
            <w:pPr>
              <w:keepNext/>
              <w:rPr>
                <w:b/>
              </w:rPr>
            </w:pPr>
            <w:r>
              <w:rPr>
                <w:b/>
              </w:rPr>
              <w:t>Stability</w:t>
            </w:r>
          </w:p>
          <w:p w14:paraId="5509A771" w14:textId="77777777" w:rsidR="008859C3" w:rsidRDefault="008859C3" w:rsidP="006D3521">
            <w:pPr>
              <w:pStyle w:val="figura"/>
              <w:spacing w:before="0"/>
              <w:jc w:val="left"/>
            </w:pPr>
            <w:r>
              <w:t>C</w:t>
            </w:r>
          </w:p>
        </w:tc>
        <w:tc>
          <w:tcPr>
            <w:tcW w:w="992" w:type="dxa"/>
            <w:vMerge/>
          </w:tcPr>
          <w:p w14:paraId="6E6972B0" w14:textId="77777777" w:rsidR="008859C3" w:rsidRDefault="008859C3" w:rsidP="006D3521">
            <w:pPr>
              <w:keepNext/>
            </w:pPr>
          </w:p>
        </w:tc>
      </w:tr>
    </w:tbl>
    <w:p w14:paraId="67E540C9" w14:textId="77777777" w:rsidR="008859C3" w:rsidRDefault="008859C3" w:rsidP="008859C3">
      <w:pPr>
        <w:rPr>
          <w:color w:val="000000"/>
          <w:lang w:val="en-GB"/>
        </w:rPr>
      </w:pPr>
    </w:p>
    <w:p w14:paraId="60F35B8C" w14:textId="77777777" w:rsidR="004D654A" w:rsidRDefault="004D654A" w:rsidP="008E3EAA">
      <w:pPr>
        <w:rPr>
          <w:color w:val="000000"/>
          <w:lang w:val="en-GB"/>
        </w:rPr>
      </w:pPr>
    </w:p>
    <w:p w14:paraId="730C05B7" w14:textId="77777777" w:rsidR="008859C3" w:rsidRDefault="008859C3" w:rsidP="008E3EAA">
      <w:pPr>
        <w:rPr>
          <w:color w:val="000000"/>
          <w:lang w:val="en-GB"/>
        </w:rPr>
      </w:pPr>
    </w:p>
    <w:p w14:paraId="2F4420FD" w14:textId="77777777" w:rsidR="008859C3" w:rsidRDefault="008859C3" w:rsidP="008E3EAA">
      <w:pPr>
        <w:rPr>
          <w:color w:val="000000"/>
          <w:lang w:val="en-GB"/>
        </w:rPr>
      </w:pPr>
    </w:p>
    <w:p w14:paraId="63B245C7" w14:textId="77777777" w:rsidR="008E3EAA" w:rsidRDefault="00D964DC" w:rsidP="006537A3">
      <w:pPr>
        <w:pStyle w:val="2"/>
        <w:rPr>
          <w:lang w:val="en-GB"/>
        </w:rPr>
      </w:pPr>
      <w:bookmarkStart w:id="57" w:name="_Toc466386103"/>
      <w:r>
        <w:rPr>
          <w:lang w:val="en-GB"/>
        </w:rPr>
        <w:t>Safety Measures</w:t>
      </w:r>
      <w:bookmarkEnd w:id="57"/>
    </w:p>
    <w:p w14:paraId="492BC227"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01FE710C" w14:textId="77777777" w:rsidTr="002D7ACC">
        <w:trPr>
          <w:cantSplit/>
          <w:trHeight w:val="519"/>
          <w:tblHeader/>
        </w:trPr>
        <w:tc>
          <w:tcPr>
            <w:tcW w:w="1276" w:type="dxa"/>
          </w:tcPr>
          <w:p w14:paraId="2EC42A5C" w14:textId="77777777" w:rsidR="00500EAC" w:rsidRDefault="00500EAC" w:rsidP="002D7ACC">
            <w:pPr>
              <w:pStyle w:val="Sottoparagrafo"/>
              <w:spacing w:before="0" w:after="0"/>
              <w:rPr>
                <w:bCs/>
              </w:rPr>
            </w:pPr>
            <w:r>
              <w:rPr>
                <w:bCs/>
              </w:rPr>
              <w:t>Ident.</w:t>
            </w:r>
          </w:p>
        </w:tc>
        <w:tc>
          <w:tcPr>
            <w:tcW w:w="6379" w:type="dxa"/>
          </w:tcPr>
          <w:p w14:paraId="3699DD3F" w14:textId="77777777" w:rsidR="00500EAC" w:rsidRDefault="00500EAC" w:rsidP="002D7ACC">
            <w:pPr>
              <w:pStyle w:val="Sottoparagrafo"/>
              <w:spacing w:before="0" w:after="0"/>
              <w:rPr>
                <w:bCs/>
              </w:rPr>
            </w:pPr>
            <w:r>
              <w:rPr>
                <w:bCs/>
              </w:rPr>
              <w:t>Definition / Motivation</w:t>
            </w:r>
          </w:p>
        </w:tc>
        <w:tc>
          <w:tcPr>
            <w:tcW w:w="992" w:type="dxa"/>
          </w:tcPr>
          <w:p w14:paraId="47C97AD9" w14:textId="77777777" w:rsidR="00500EAC" w:rsidRDefault="00500EAC" w:rsidP="002D7ACC">
            <w:pPr>
              <w:keepNext/>
            </w:pPr>
            <w:r>
              <w:rPr>
                <w:b/>
              </w:rPr>
              <w:t>Priority</w:t>
            </w:r>
          </w:p>
          <w:p w14:paraId="177AC32E" w14:textId="77777777" w:rsidR="00500EAC" w:rsidRDefault="00500EAC" w:rsidP="002D7ACC">
            <w:pPr>
              <w:pStyle w:val="figura"/>
              <w:spacing w:before="0"/>
              <w:jc w:val="left"/>
            </w:pPr>
            <w:r>
              <w:t>M</w:t>
            </w:r>
          </w:p>
        </w:tc>
        <w:tc>
          <w:tcPr>
            <w:tcW w:w="992" w:type="dxa"/>
            <w:vMerge w:val="restart"/>
          </w:tcPr>
          <w:p w14:paraId="5B9E8836" w14:textId="77777777" w:rsidR="00500EAC" w:rsidRDefault="00500EAC" w:rsidP="002D7ACC">
            <w:pPr>
              <w:pStyle w:val="Sottoparagrafo"/>
              <w:spacing w:before="0" w:after="0"/>
              <w:rPr>
                <w:bCs/>
              </w:rPr>
            </w:pPr>
            <w:r>
              <w:rPr>
                <w:bCs/>
              </w:rPr>
              <w:t>Source</w:t>
            </w:r>
          </w:p>
          <w:p w14:paraId="6BDC6AEA" w14:textId="77777777" w:rsidR="00500EAC" w:rsidRDefault="00500EAC" w:rsidP="002D7ACC">
            <w:pPr>
              <w:keepNext/>
            </w:pPr>
            <w:r>
              <w:t>R&amp;D</w:t>
            </w:r>
            <w:r>
              <w:br/>
            </w:r>
          </w:p>
        </w:tc>
      </w:tr>
      <w:tr w:rsidR="00500EAC" w14:paraId="2948563C" w14:textId="77777777" w:rsidTr="002D7ACC">
        <w:trPr>
          <w:cantSplit/>
        </w:trPr>
        <w:tc>
          <w:tcPr>
            <w:tcW w:w="1276" w:type="dxa"/>
          </w:tcPr>
          <w:p w14:paraId="19438B57" w14:textId="77777777" w:rsidR="00500EAC" w:rsidRDefault="00500EAC" w:rsidP="00811B78">
            <w:pPr>
              <w:keepNext/>
              <w:tabs>
                <w:tab w:val="left" w:pos="5660"/>
                <w:tab w:val="left" w:pos="6820"/>
              </w:tabs>
              <w:rPr>
                <w:rFonts w:cs="Arial"/>
              </w:rPr>
            </w:pPr>
            <w:r>
              <w:rPr>
                <w:rFonts w:cs="Arial"/>
              </w:rPr>
              <w:t>FR_</w:t>
            </w:r>
            <w:r w:rsidR="00811B78">
              <w:rPr>
                <w:rFonts w:cs="Arial"/>
              </w:rPr>
              <w:t>SM</w:t>
            </w:r>
            <w:r>
              <w:rPr>
                <w:rFonts w:cs="Arial"/>
              </w:rPr>
              <w:t>_1</w:t>
            </w:r>
          </w:p>
        </w:tc>
        <w:tc>
          <w:tcPr>
            <w:tcW w:w="6379" w:type="dxa"/>
          </w:tcPr>
          <w:p w14:paraId="4F454201"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 xml:space="preserve">RAM Test </w:t>
            </w:r>
          </w:p>
          <w:p w14:paraId="2F01F017" w14:textId="77777777" w:rsidR="00500EAC" w:rsidRDefault="00500EAC" w:rsidP="002D7ACC">
            <w:pPr>
              <w:autoSpaceDE w:val="0"/>
              <w:autoSpaceDN w:val="0"/>
              <w:adjustRightInd w:val="0"/>
              <w:rPr>
                <w:rFonts w:ascii="Helvetica" w:hAnsi="Helvetica" w:cs="Helvetica"/>
                <w:szCs w:val="20"/>
                <w:lang w:val="en-US" w:eastAsia="zh-CN"/>
              </w:rPr>
            </w:pPr>
            <w:r w:rsidRPr="00C405B1">
              <w:rPr>
                <w:rFonts w:ascii="Helvetica" w:hAnsi="Helvetica" w:cs="Helvetica"/>
                <w:szCs w:val="20"/>
                <w:lang w:val="en-US" w:eastAsia="zh-CN"/>
              </w:rPr>
              <w:t xml:space="preserve">RAM </w:t>
            </w:r>
            <w:r>
              <w:rPr>
                <w:rFonts w:ascii="Helvetica" w:hAnsi="Helvetica" w:cs="Helvetica"/>
                <w:szCs w:val="20"/>
                <w:lang w:val="en-US" w:eastAsia="zh-CN"/>
              </w:rPr>
              <w:t>t</w:t>
            </w:r>
            <w:r w:rsidRPr="00C405B1">
              <w:rPr>
                <w:rFonts w:ascii="Helvetica" w:hAnsi="Helvetica" w:cs="Helvetica"/>
                <w:szCs w:val="20"/>
                <w:lang w:val="en-US" w:eastAsia="zh-CN"/>
              </w:rPr>
              <w:t>est at start up and</w:t>
            </w:r>
            <w:r>
              <w:rPr>
                <w:rFonts w:ascii="Helvetica" w:hAnsi="Helvetica" w:cs="Helvetica"/>
                <w:szCs w:val="20"/>
                <w:lang w:val="en-US" w:eastAsia="zh-CN"/>
              </w:rPr>
              <w:t xml:space="preserve"> also at</w:t>
            </w:r>
            <w:r w:rsidRPr="00C405B1">
              <w:rPr>
                <w:rFonts w:ascii="Helvetica" w:hAnsi="Helvetica" w:cs="Helvetica"/>
                <w:szCs w:val="20"/>
                <w:lang w:val="en-US" w:eastAsia="zh-CN"/>
              </w:rPr>
              <w:t xml:space="preserve"> run-time</w:t>
            </w:r>
            <w:r>
              <w:rPr>
                <w:rFonts w:ascii="Helvetica" w:hAnsi="Helvetica" w:cs="Helvetica"/>
                <w:szCs w:val="20"/>
                <w:lang w:val="en-US" w:eastAsia="zh-CN"/>
              </w:rPr>
              <w:t>. It includes:</w:t>
            </w:r>
          </w:p>
          <w:p w14:paraId="78646005" w14:textId="77777777" w:rsidR="00500EAC" w:rsidRDefault="00500EAC" w:rsidP="00AA0E20">
            <w:pPr>
              <w:pStyle w:val="ab"/>
              <w:keepNext/>
              <w:numPr>
                <w:ilvl w:val="0"/>
                <w:numId w:val="7"/>
              </w:numPr>
            </w:pPr>
            <w:r>
              <w:t>Address bus test.</w:t>
            </w:r>
          </w:p>
          <w:p w14:paraId="3DC48C77" w14:textId="77777777" w:rsidR="00500EAC" w:rsidRDefault="00500EAC" w:rsidP="00AA0E20">
            <w:pPr>
              <w:pStyle w:val="ab"/>
              <w:keepNext/>
              <w:numPr>
                <w:ilvl w:val="0"/>
                <w:numId w:val="7"/>
              </w:numPr>
            </w:pPr>
            <w:r>
              <w:t xml:space="preserve">Data bus test and. </w:t>
            </w:r>
          </w:p>
          <w:p w14:paraId="384D7365" w14:textId="77777777" w:rsidR="00500EAC" w:rsidRDefault="00500EAC" w:rsidP="00AA0E20">
            <w:pPr>
              <w:pStyle w:val="ab"/>
              <w:keepNext/>
              <w:numPr>
                <w:ilvl w:val="0"/>
                <w:numId w:val="7"/>
              </w:numPr>
            </w:pPr>
            <w:r>
              <w:t>Data retention test.</w:t>
            </w:r>
          </w:p>
          <w:p w14:paraId="0E50AC15" w14:textId="77777777" w:rsidR="00500EAC" w:rsidRPr="00D5449E" w:rsidRDefault="00500EAC" w:rsidP="002D7ACC">
            <w:pPr>
              <w:keepNext/>
            </w:pPr>
            <w:r w:rsidRPr="00D5449E">
              <w:t>If this test fails, a software reset is executed.</w:t>
            </w:r>
          </w:p>
        </w:tc>
        <w:tc>
          <w:tcPr>
            <w:tcW w:w="992" w:type="dxa"/>
          </w:tcPr>
          <w:p w14:paraId="47E6528F" w14:textId="77777777" w:rsidR="00500EAC" w:rsidRDefault="00500EAC" w:rsidP="002D7ACC">
            <w:pPr>
              <w:keepNext/>
              <w:rPr>
                <w:b/>
              </w:rPr>
            </w:pPr>
            <w:r>
              <w:rPr>
                <w:b/>
              </w:rPr>
              <w:t>Stability</w:t>
            </w:r>
          </w:p>
          <w:p w14:paraId="69FA02E0" w14:textId="77777777" w:rsidR="00500EAC" w:rsidRDefault="00500EAC" w:rsidP="002D7ACC">
            <w:pPr>
              <w:pStyle w:val="figura"/>
              <w:spacing w:before="0"/>
              <w:jc w:val="left"/>
            </w:pPr>
            <w:r>
              <w:t>C</w:t>
            </w:r>
          </w:p>
        </w:tc>
        <w:tc>
          <w:tcPr>
            <w:tcW w:w="992" w:type="dxa"/>
            <w:vMerge/>
          </w:tcPr>
          <w:p w14:paraId="374D3DCB" w14:textId="77777777" w:rsidR="00500EAC" w:rsidRDefault="00500EAC" w:rsidP="002D7ACC">
            <w:pPr>
              <w:keepNext/>
            </w:pPr>
          </w:p>
        </w:tc>
      </w:tr>
    </w:tbl>
    <w:p w14:paraId="57210C32" w14:textId="77777777" w:rsidR="00D964DC" w:rsidRDefault="00D964D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301D2478" w14:textId="77777777" w:rsidTr="002D7ACC">
        <w:trPr>
          <w:cantSplit/>
          <w:trHeight w:val="519"/>
          <w:tblHeader/>
        </w:trPr>
        <w:tc>
          <w:tcPr>
            <w:tcW w:w="1276" w:type="dxa"/>
          </w:tcPr>
          <w:p w14:paraId="29DDB02F" w14:textId="77777777" w:rsidR="00500EAC" w:rsidRDefault="00500EAC" w:rsidP="002D7ACC">
            <w:pPr>
              <w:pStyle w:val="Sottoparagrafo"/>
              <w:spacing w:before="0" w:after="0"/>
              <w:rPr>
                <w:bCs/>
              </w:rPr>
            </w:pPr>
            <w:r>
              <w:rPr>
                <w:bCs/>
              </w:rPr>
              <w:t>Ident.</w:t>
            </w:r>
          </w:p>
        </w:tc>
        <w:tc>
          <w:tcPr>
            <w:tcW w:w="6379" w:type="dxa"/>
          </w:tcPr>
          <w:p w14:paraId="38BCC2A2" w14:textId="77777777" w:rsidR="00500EAC" w:rsidRDefault="00500EAC" w:rsidP="002D7ACC">
            <w:pPr>
              <w:pStyle w:val="Sottoparagrafo"/>
              <w:spacing w:before="0" w:after="0"/>
              <w:rPr>
                <w:bCs/>
              </w:rPr>
            </w:pPr>
            <w:r>
              <w:rPr>
                <w:bCs/>
              </w:rPr>
              <w:t>Definition / Motivation</w:t>
            </w:r>
          </w:p>
        </w:tc>
        <w:tc>
          <w:tcPr>
            <w:tcW w:w="992" w:type="dxa"/>
          </w:tcPr>
          <w:p w14:paraId="3C83863C" w14:textId="77777777" w:rsidR="00500EAC" w:rsidRDefault="00500EAC" w:rsidP="002D7ACC">
            <w:pPr>
              <w:keepNext/>
            </w:pPr>
            <w:r>
              <w:rPr>
                <w:b/>
              </w:rPr>
              <w:t>Priority</w:t>
            </w:r>
          </w:p>
          <w:p w14:paraId="1CC18D48" w14:textId="77777777" w:rsidR="00500EAC" w:rsidRDefault="00500EAC" w:rsidP="002D7ACC">
            <w:pPr>
              <w:pStyle w:val="figura"/>
              <w:spacing w:before="0"/>
              <w:jc w:val="left"/>
            </w:pPr>
            <w:r>
              <w:t>M</w:t>
            </w:r>
          </w:p>
        </w:tc>
        <w:tc>
          <w:tcPr>
            <w:tcW w:w="992" w:type="dxa"/>
            <w:vMerge w:val="restart"/>
          </w:tcPr>
          <w:p w14:paraId="4855C2B2" w14:textId="77777777" w:rsidR="00500EAC" w:rsidRDefault="00500EAC" w:rsidP="002D7ACC">
            <w:pPr>
              <w:pStyle w:val="Sottoparagrafo"/>
              <w:spacing w:before="0" w:after="0"/>
              <w:rPr>
                <w:bCs/>
              </w:rPr>
            </w:pPr>
            <w:r>
              <w:rPr>
                <w:bCs/>
              </w:rPr>
              <w:t>Source</w:t>
            </w:r>
          </w:p>
          <w:p w14:paraId="1D1B01B4" w14:textId="77777777" w:rsidR="00500EAC" w:rsidRDefault="00500EAC" w:rsidP="002D7ACC">
            <w:pPr>
              <w:keepNext/>
            </w:pPr>
            <w:r>
              <w:t>R&amp;D</w:t>
            </w:r>
            <w:r>
              <w:br/>
            </w:r>
          </w:p>
        </w:tc>
      </w:tr>
      <w:tr w:rsidR="00500EAC" w14:paraId="49A1F345" w14:textId="77777777" w:rsidTr="002D7ACC">
        <w:trPr>
          <w:cantSplit/>
        </w:trPr>
        <w:tc>
          <w:tcPr>
            <w:tcW w:w="1276" w:type="dxa"/>
          </w:tcPr>
          <w:p w14:paraId="690CCD68" w14:textId="77777777" w:rsidR="00500EAC" w:rsidRDefault="00500EAC" w:rsidP="002D7ACC">
            <w:pPr>
              <w:keepNext/>
              <w:tabs>
                <w:tab w:val="left" w:pos="5660"/>
                <w:tab w:val="left" w:pos="6820"/>
              </w:tabs>
              <w:rPr>
                <w:rFonts w:cs="Arial"/>
              </w:rPr>
            </w:pPr>
            <w:r>
              <w:rPr>
                <w:rFonts w:cs="Arial"/>
              </w:rPr>
              <w:t>FR_</w:t>
            </w:r>
            <w:r w:rsidR="00811B78">
              <w:rPr>
                <w:rFonts w:cs="Arial"/>
              </w:rPr>
              <w:t>SM</w:t>
            </w:r>
            <w:r>
              <w:rPr>
                <w:rFonts w:cs="Arial"/>
              </w:rPr>
              <w:t>_2</w:t>
            </w:r>
          </w:p>
        </w:tc>
        <w:tc>
          <w:tcPr>
            <w:tcW w:w="6379" w:type="dxa"/>
          </w:tcPr>
          <w:p w14:paraId="2B31095E" w14:textId="77777777" w:rsidR="00500EAC" w:rsidRPr="00500EAC" w:rsidRDefault="00500EAC" w:rsidP="002D7ACC">
            <w:pPr>
              <w:autoSpaceDE w:val="0"/>
              <w:autoSpaceDN w:val="0"/>
              <w:adjustRightInd w:val="0"/>
              <w:rPr>
                <w:rFonts w:ascii="Helvetica" w:hAnsi="Helvetica" w:cs="Helvetica"/>
                <w:b/>
                <w:szCs w:val="20"/>
                <w:lang w:val="en-US" w:eastAsia="zh-CN"/>
              </w:rPr>
            </w:pPr>
            <w:r w:rsidRPr="00500EAC">
              <w:rPr>
                <w:rFonts w:ascii="Helvetica" w:hAnsi="Helvetica" w:cs="Helvetica"/>
                <w:b/>
                <w:szCs w:val="20"/>
                <w:lang w:val="en-US" w:eastAsia="zh-CN"/>
              </w:rPr>
              <w:t>Rom Test</w:t>
            </w:r>
          </w:p>
          <w:p w14:paraId="134114EC" w14:textId="77777777" w:rsidR="00500EAC" w:rsidRDefault="00775A45" w:rsidP="002D7ACC">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Rom test at start up.</w:t>
            </w:r>
          </w:p>
          <w:p w14:paraId="42CC56EF" w14:textId="77777777" w:rsidR="00500EAC" w:rsidRPr="00FA5887" w:rsidRDefault="00500EAC" w:rsidP="00747AF0">
            <w:pPr>
              <w:keepNext/>
              <w:jc w:val="both"/>
              <w:rPr>
                <w:b/>
              </w:rPr>
            </w:pPr>
            <w:r>
              <w:t xml:space="preserve">A CRC16 check on the entire hex image to be conducted. The resulting value is compared with the checksum stored at the beginning of the image. If this test fails, system is reset. </w:t>
            </w:r>
          </w:p>
        </w:tc>
        <w:tc>
          <w:tcPr>
            <w:tcW w:w="992" w:type="dxa"/>
          </w:tcPr>
          <w:p w14:paraId="342FE751" w14:textId="77777777" w:rsidR="00500EAC" w:rsidRDefault="00500EAC" w:rsidP="002D7ACC">
            <w:pPr>
              <w:keepNext/>
              <w:rPr>
                <w:b/>
              </w:rPr>
            </w:pPr>
            <w:r>
              <w:rPr>
                <w:b/>
              </w:rPr>
              <w:t>Stability</w:t>
            </w:r>
          </w:p>
          <w:p w14:paraId="2CC9D5C2" w14:textId="77777777" w:rsidR="00500EAC" w:rsidRDefault="00500EAC" w:rsidP="002D7ACC">
            <w:pPr>
              <w:pStyle w:val="figura"/>
              <w:spacing w:before="0"/>
              <w:jc w:val="left"/>
            </w:pPr>
            <w:r>
              <w:t>C</w:t>
            </w:r>
          </w:p>
        </w:tc>
        <w:tc>
          <w:tcPr>
            <w:tcW w:w="992" w:type="dxa"/>
            <w:vMerge/>
          </w:tcPr>
          <w:p w14:paraId="561A4A51" w14:textId="77777777" w:rsidR="00500EAC" w:rsidRDefault="00500EAC" w:rsidP="002D7ACC">
            <w:pPr>
              <w:keepNext/>
            </w:pPr>
          </w:p>
        </w:tc>
      </w:tr>
    </w:tbl>
    <w:p w14:paraId="64FE82D8" w14:textId="77777777" w:rsidR="00500EAC" w:rsidRDefault="00500EAC" w:rsidP="006537A3">
      <w:pPr>
        <w:rPr>
          <w:lang w:val="en-GB"/>
        </w:rPr>
      </w:pPr>
    </w:p>
    <w:p w14:paraId="12EE7E13" w14:textId="77777777" w:rsidR="00500EAC" w:rsidRDefault="00500EAC" w:rsidP="006537A3">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00EAC" w14:paraId="53E5DBAF" w14:textId="77777777" w:rsidTr="002D7ACC">
        <w:trPr>
          <w:cantSplit/>
          <w:trHeight w:val="519"/>
          <w:tblHeader/>
        </w:trPr>
        <w:tc>
          <w:tcPr>
            <w:tcW w:w="1276" w:type="dxa"/>
          </w:tcPr>
          <w:p w14:paraId="62675E11" w14:textId="77777777" w:rsidR="00500EAC" w:rsidRDefault="00500EAC" w:rsidP="002D7ACC">
            <w:pPr>
              <w:pStyle w:val="Sottoparagrafo"/>
              <w:spacing w:before="0" w:after="0"/>
              <w:rPr>
                <w:bCs/>
              </w:rPr>
            </w:pPr>
            <w:r>
              <w:rPr>
                <w:bCs/>
              </w:rPr>
              <w:lastRenderedPageBreak/>
              <w:t>Ident.</w:t>
            </w:r>
          </w:p>
        </w:tc>
        <w:tc>
          <w:tcPr>
            <w:tcW w:w="6379" w:type="dxa"/>
          </w:tcPr>
          <w:p w14:paraId="329090BD" w14:textId="77777777" w:rsidR="00500EAC" w:rsidRDefault="00500EAC" w:rsidP="002D7ACC">
            <w:pPr>
              <w:pStyle w:val="Sottoparagrafo"/>
              <w:spacing w:before="0" w:after="0"/>
              <w:rPr>
                <w:bCs/>
              </w:rPr>
            </w:pPr>
            <w:r>
              <w:rPr>
                <w:bCs/>
              </w:rPr>
              <w:t>Definition / Motivation</w:t>
            </w:r>
          </w:p>
        </w:tc>
        <w:tc>
          <w:tcPr>
            <w:tcW w:w="992" w:type="dxa"/>
          </w:tcPr>
          <w:p w14:paraId="6F0D5EFA" w14:textId="77777777" w:rsidR="00500EAC" w:rsidRDefault="00500EAC" w:rsidP="002D7ACC">
            <w:pPr>
              <w:keepNext/>
            </w:pPr>
            <w:r>
              <w:rPr>
                <w:b/>
              </w:rPr>
              <w:t>Priority</w:t>
            </w:r>
          </w:p>
          <w:p w14:paraId="6F017F20" w14:textId="77777777" w:rsidR="00500EAC" w:rsidRDefault="00500EAC" w:rsidP="002D7ACC">
            <w:pPr>
              <w:pStyle w:val="figura"/>
              <w:spacing w:before="0"/>
              <w:jc w:val="left"/>
            </w:pPr>
            <w:r>
              <w:t>M</w:t>
            </w:r>
          </w:p>
        </w:tc>
        <w:tc>
          <w:tcPr>
            <w:tcW w:w="992" w:type="dxa"/>
            <w:vMerge w:val="restart"/>
          </w:tcPr>
          <w:p w14:paraId="2776D474" w14:textId="77777777" w:rsidR="00500EAC" w:rsidRDefault="00500EAC" w:rsidP="002D7ACC">
            <w:pPr>
              <w:pStyle w:val="Sottoparagrafo"/>
              <w:spacing w:before="0" w:after="0"/>
              <w:rPr>
                <w:bCs/>
              </w:rPr>
            </w:pPr>
            <w:r>
              <w:rPr>
                <w:bCs/>
              </w:rPr>
              <w:t>Source</w:t>
            </w:r>
          </w:p>
          <w:p w14:paraId="14C13A4A" w14:textId="77777777" w:rsidR="00500EAC" w:rsidRDefault="00500EAC" w:rsidP="002D7ACC">
            <w:pPr>
              <w:keepNext/>
            </w:pPr>
            <w:r>
              <w:t>R&amp;D</w:t>
            </w:r>
            <w:r>
              <w:br/>
            </w:r>
          </w:p>
        </w:tc>
      </w:tr>
      <w:tr w:rsidR="00500EAC" w14:paraId="713E90A4" w14:textId="77777777" w:rsidTr="002D7ACC">
        <w:trPr>
          <w:cantSplit/>
        </w:trPr>
        <w:tc>
          <w:tcPr>
            <w:tcW w:w="1276" w:type="dxa"/>
          </w:tcPr>
          <w:p w14:paraId="3429A842" w14:textId="77777777" w:rsidR="00500EAC" w:rsidRDefault="00500EAC" w:rsidP="00A8781D">
            <w:pPr>
              <w:keepNext/>
              <w:tabs>
                <w:tab w:val="left" w:pos="5660"/>
                <w:tab w:val="left" w:pos="6820"/>
              </w:tabs>
              <w:rPr>
                <w:rFonts w:cs="Arial"/>
              </w:rPr>
            </w:pPr>
            <w:r>
              <w:rPr>
                <w:rFonts w:cs="Arial"/>
              </w:rPr>
              <w:t>FR_</w:t>
            </w:r>
            <w:r w:rsidR="00811B78">
              <w:rPr>
                <w:rFonts w:cs="Arial"/>
              </w:rPr>
              <w:t>SM</w:t>
            </w:r>
            <w:r>
              <w:rPr>
                <w:rFonts w:cs="Arial"/>
              </w:rPr>
              <w:t>_</w:t>
            </w:r>
            <w:r w:rsidR="00A8781D">
              <w:rPr>
                <w:rFonts w:cs="Arial"/>
              </w:rPr>
              <w:t>3</w:t>
            </w:r>
          </w:p>
        </w:tc>
        <w:tc>
          <w:tcPr>
            <w:tcW w:w="6379" w:type="dxa"/>
          </w:tcPr>
          <w:p w14:paraId="3D28C418" w14:textId="77777777" w:rsidR="00500EAC" w:rsidRDefault="00500EAC" w:rsidP="002D7ACC">
            <w:pPr>
              <w:autoSpaceDE w:val="0"/>
              <w:autoSpaceDN w:val="0"/>
              <w:adjustRightInd w:val="0"/>
              <w:rPr>
                <w:rFonts w:ascii="Helvetica" w:hAnsi="Helvetica" w:cs="Helvetica"/>
                <w:szCs w:val="20"/>
                <w:lang w:val="en-US" w:eastAsia="zh-CN"/>
              </w:rPr>
            </w:pPr>
            <w:r w:rsidRPr="00500EAC">
              <w:rPr>
                <w:rFonts w:ascii="Helvetica" w:hAnsi="Helvetica" w:cs="Helvetica"/>
                <w:b/>
                <w:szCs w:val="20"/>
                <w:lang w:val="en-US" w:eastAsia="zh-CN"/>
              </w:rPr>
              <w:t xml:space="preserve">Voltage </w:t>
            </w:r>
            <w:r>
              <w:rPr>
                <w:rFonts w:ascii="Helvetica" w:hAnsi="Helvetica" w:cs="Helvetica"/>
                <w:b/>
                <w:szCs w:val="20"/>
                <w:lang w:val="en-US" w:eastAsia="zh-CN"/>
              </w:rPr>
              <w:t>S</w:t>
            </w:r>
            <w:r w:rsidRPr="00500EAC">
              <w:rPr>
                <w:rFonts w:ascii="Helvetica" w:hAnsi="Helvetica" w:cs="Helvetica"/>
                <w:b/>
                <w:szCs w:val="20"/>
                <w:lang w:val="en-US" w:eastAsia="zh-CN"/>
              </w:rPr>
              <w:t xml:space="preserve">upply </w:t>
            </w:r>
            <w:r>
              <w:rPr>
                <w:rFonts w:ascii="Helvetica" w:hAnsi="Helvetica" w:cs="Helvetica"/>
                <w:b/>
                <w:szCs w:val="20"/>
                <w:lang w:val="en-US" w:eastAsia="zh-CN"/>
              </w:rPr>
              <w:t>M</w:t>
            </w:r>
            <w:r w:rsidRPr="00500EAC">
              <w:rPr>
                <w:rFonts w:ascii="Helvetica" w:hAnsi="Helvetica" w:cs="Helvetica"/>
                <w:b/>
                <w:szCs w:val="20"/>
                <w:lang w:val="en-US" w:eastAsia="zh-CN"/>
              </w:rPr>
              <w:t>onitoring</w:t>
            </w:r>
          </w:p>
          <w:p w14:paraId="5FF79792" w14:textId="77777777" w:rsidR="00500EAC" w:rsidRPr="00C405B1" w:rsidRDefault="00500EAC" w:rsidP="00C9509B">
            <w:pPr>
              <w:autoSpaceDE w:val="0"/>
              <w:autoSpaceDN w:val="0"/>
              <w:adjustRightInd w:val="0"/>
              <w:rPr>
                <w:rFonts w:ascii="Helvetica" w:hAnsi="Helvetica" w:cs="Helvetica"/>
                <w:szCs w:val="20"/>
                <w:lang w:val="en-US" w:eastAsia="zh-CN"/>
              </w:rPr>
            </w:pPr>
            <w:r>
              <w:rPr>
                <w:rFonts w:ascii="Helvetica" w:hAnsi="Helvetica" w:cs="Helvetica"/>
                <w:szCs w:val="20"/>
                <w:lang w:val="en-US" w:eastAsia="zh-CN"/>
              </w:rPr>
              <w:t>Shall p</w:t>
            </w:r>
            <w:r>
              <w:t xml:space="preserve">rovide a method to check the supply voltage. </w:t>
            </w:r>
            <w:r w:rsidR="00C9509B">
              <w:t xml:space="preserve">When supply voltage below the setting, the device shall </w:t>
            </w:r>
            <w:r w:rsidR="00775A45">
              <w:t>save all the configure data and then reset.</w:t>
            </w:r>
            <w:r w:rsidR="00AC2F1E">
              <w:t>.</w:t>
            </w:r>
          </w:p>
        </w:tc>
        <w:tc>
          <w:tcPr>
            <w:tcW w:w="992" w:type="dxa"/>
          </w:tcPr>
          <w:p w14:paraId="387EA77D" w14:textId="77777777" w:rsidR="00500EAC" w:rsidRDefault="00500EAC" w:rsidP="002D7ACC">
            <w:pPr>
              <w:keepNext/>
              <w:rPr>
                <w:b/>
              </w:rPr>
            </w:pPr>
            <w:r>
              <w:rPr>
                <w:b/>
              </w:rPr>
              <w:t>Stability</w:t>
            </w:r>
          </w:p>
          <w:p w14:paraId="6DEC2C04" w14:textId="77777777" w:rsidR="00500EAC" w:rsidRDefault="00500EAC" w:rsidP="002D7ACC">
            <w:pPr>
              <w:pStyle w:val="figura"/>
              <w:spacing w:before="0"/>
              <w:jc w:val="left"/>
            </w:pPr>
            <w:r>
              <w:t>C</w:t>
            </w:r>
          </w:p>
        </w:tc>
        <w:tc>
          <w:tcPr>
            <w:tcW w:w="992" w:type="dxa"/>
            <w:vMerge/>
          </w:tcPr>
          <w:p w14:paraId="18618BD8" w14:textId="77777777" w:rsidR="00500EAC" w:rsidRDefault="00500EAC" w:rsidP="002D7ACC">
            <w:pPr>
              <w:keepNext/>
            </w:pPr>
          </w:p>
        </w:tc>
      </w:tr>
    </w:tbl>
    <w:p w14:paraId="083FE61B" w14:textId="77777777" w:rsidR="00500EAC" w:rsidRDefault="00500EAC" w:rsidP="006537A3">
      <w:pPr>
        <w:rPr>
          <w:lang w:val="en-GB"/>
        </w:rPr>
      </w:pPr>
    </w:p>
    <w:p w14:paraId="166B5D79" w14:textId="77777777" w:rsidR="00500EAC" w:rsidRDefault="00500EAC" w:rsidP="006537A3">
      <w:pPr>
        <w:rPr>
          <w:lang w:val="en-GB"/>
        </w:rPr>
      </w:pPr>
    </w:p>
    <w:p w14:paraId="2FED9F42" w14:textId="77777777" w:rsidR="005847AB" w:rsidRDefault="005847AB" w:rsidP="006537A3">
      <w:pPr>
        <w:rPr>
          <w:lang w:val="en-GB"/>
        </w:rPr>
      </w:pPr>
    </w:p>
    <w:p w14:paraId="4A037893" w14:textId="77777777" w:rsidR="00AC2F1E" w:rsidRDefault="00AC2F1E" w:rsidP="006537A3">
      <w:pPr>
        <w:rPr>
          <w:lang w:val="en-GB"/>
        </w:rPr>
      </w:pPr>
    </w:p>
    <w:p w14:paraId="023571D4" w14:textId="77777777" w:rsidR="005822C8" w:rsidRDefault="005822C8" w:rsidP="005822C8">
      <w:pPr>
        <w:pStyle w:val="2"/>
        <w:rPr>
          <w:lang w:val="en-GB"/>
        </w:rPr>
      </w:pPr>
      <w:bookmarkStart w:id="58" w:name="_Toc466386104"/>
      <w:r>
        <w:rPr>
          <w:lang w:val="en-GB"/>
        </w:rPr>
        <w:t>Diagnosis</w:t>
      </w:r>
      <w:bookmarkEnd w:id="58"/>
    </w:p>
    <w:p w14:paraId="575C7DFF" w14:textId="77777777" w:rsidR="00A479E5" w:rsidRPr="00A479E5" w:rsidRDefault="00A479E5" w:rsidP="00A479E5">
      <w:pPr>
        <w:rPr>
          <w:lang w:val="en-GB"/>
        </w:rPr>
      </w:pPr>
    </w:p>
    <w:p w14:paraId="125A9162" w14:textId="77777777" w:rsidR="00827F70" w:rsidRDefault="00827F70"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36DC54B6" w14:textId="77777777" w:rsidTr="006D3521">
        <w:trPr>
          <w:cantSplit/>
          <w:trHeight w:val="519"/>
          <w:tblHeader/>
        </w:trPr>
        <w:tc>
          <w:tcPr>
            <w:tcW w:w="1276" w:type="dxa"/>
          </w:tcPr>
          <w:p w14:paraId="37881CBE" w14:textId="77777777" w:rsidR="00775A45" w:rsidRDefault="00775A45" w:rsidP="006D3521">
            <w:pPr>
              <w:pStyle w:val="Sottoparagrafo"/>
              <w:spacing w:before="0" w:after="0"/>
              <w:rPr>
                <w:bCs/>
              </w:rPr>
            </w:pPr>
            <w:r>
              <w:rPr>
                <w:bCs/>
              </w:rPr>
              <w:t>Ident.</w:t>
            </w:r>
          </w:p>
        </w:tc>
        <w:tc>
          <w:tcPr>
            <w:tcW w:w="6379" w:type="dxa"/>
          </w:tcPr>
          <w:p w14:paraId="7BC36B14" w14:textId="77777777" w:rsidR="00775A45" w:rsidRDefault="00775A45" w:rsidP="006D3521">
            <w:pPr>
              <w:pStyle w:val="Sottoparagrafo"/>
              <w:spacing w:before="0" w:after="0"/>
              <w:rPr>
                <w:bCs/>
              </w:rPr>
            </w:pPr>
            <w:r>
              <w:rPr>
                <w:bCs/>
              </w:rPr>
              <w:t>Definition / Motivation</w:t>
            </w:r>
          </w:p>
        </w:tc>
        <w:tc>
          <w:tcPr>
            <w:tcW w:w="992" w:type="dxa"/>
          </w:tcPr>
          <w:p w14:paraId="12EFD81A" w14:textId="77777777" w:rsidR="00775A45" w:rsidRDefault="00775A45" w:rsidP="006D3521">
            <w:pPr>
              <w:keepNext/>
            </w:pPr>
            <w:r>
              <w:rPr>
                <w:b/>
              </w:rPr>
              <w:t>Priority</w:t>
            </w:r>
          </w:p>
          <w:p w14:paraId="16421E69" w14:textId="77777777" w:rsidR="00775A45" w:rsidRDefault="00775A45" w:rsidP="006D3521">
            <w:pPr>
              <w:pStyle w:val="figura"/>
              <w:spacing w:before="0"/>
              <w:jc w:val="left"/>
            </w:pPr>
            <w:r>
              <w:t>M</w:t>
            </w:r>
          </w:p>
        </w:tc>
        <w:tc>
          <w:tcPr>
            <w:tcW w:w="992" w:type="dxa"/>
            <w:vMerge w:val="restart"/>
          </w:tcPr>
          <w:p w14:paraId="01956822" w14:textId="77777777" w:rsidR="00775A45" w:rsidRDefault="00775A45" w:rsidP="006D3521">
            <w:pPr>
              <w:pStyle w:val="Sottoparagrafo"/>
              <w:spacing w:before="0" w:after="0"/>
              <w:rPr>
                <w:bCs/>
              </w:rPr>
            </w:pPr>
            <w:r>
              <w:rPr>
                <w:bCs/>
              </w:rPr>
              <w:t>Source</w:t>
            </w:r>
          </w:p>
          <w:p w14:paraId="5BC8867D" w14:textId="77777777" w:rsidR="00775A45" w:rsidRDefault="00775A45" w:rsidP="006D3521">
            <w:pPr>
              <w:keepNext/>
            </w:pPr>
            <w:r>
              <w:t>R&amp;D</w:t>
            </w:r>
            <w:r>
              <w:br/>
            </w:r>
          </w:p>
        </w:tc>
      </w:tr>
      <w:tr w:rsidR="00775A45" w14:paraId="136DAC60" w14:textId="77777777" w:rsidTr="006D3521">
        <w:trPr>
          <w:cantSplit/>
        </w:trPr>
        <w:tc>
          <w:tcPr>
            <w:tcW w:w="1276" w:type="dxa"/>
          </w:tcPr>
          <w:p w14:paraId="3DAA8D41" w14:textId="77777777" w:rsidR="00775A45" w:rsidRDefault="00775A45" w:rsidP="00775A45">
            <w:pPr>
              <w:keepNext/>
              <w:tabs>
                <w:tab w:val="left" w:pos="5660"/>
                <w:tab w:val="left" w:pos="6820"/>
              </w:tabs>
              <w:rPr>
                <w:rFonts w:cs="Arial"/>
              </w:rPr>
            </w:pPr>
            <w:r>
              <w:rPr>
                <w:rFonts w:cs="Arial"/>
              </w:rPr>
              <w:t>FR_ DIA _1</w:t>
            </w:r>
          </w:p>
        </w:tc>
        <w:tc>
          <w:tcPr>
            <w:tcW w:w="6379" w:type="dxa"/>
          </w:tcPr>
          <w:p w14:paraId="52F9C6DC"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Leakage</w:t>
            </w:r>
            <w:r w:rsidRPr="001E4D52">
              <w:rPr>
                <w:rFonts w:ascii="Helvetica" w:hAnsi="Helvetica" w:cs="Helvetica"/>
                <w:b/>
                <w:szCs w:val="20"/>
                <w:lang w:val="en-US" w:eastAsia="zh-CN"/>
              </w:rPr>
              <w:t xml:space="preserve"> Monitoring</w:t>
            </w:r>
          </w:p>
          <w:p w14:paraId="534ED45E" w14:textId="77777777" w:rsidR="00775A45" w:rsidRPr="004A50E4" w:rsidRDefault="00775A45" w:rsidP="006D3521">
            <w:pPr>
              <w:autoSpaceDE w:val="0"/>
              <w:autoSpaceDN w:val="0"/>
              <w:adjustRightInd w:val="0"/>
              <w:rPr>
                <w:b/>
                <w:lang w:val="en-US"/>
              </w:rPr>
            </w:pPr>
            <w:r>
              <w:t>Shall monitor the liquid leakage and issue alarm when leakage is found.</w:t>
            </w:r>
          </w:p>
        </w:tc>
        <w:tc>
          <w:tcPr>
            <w:tcW w:w="992" w:type="dxa"/>
          </w:tcPr>
          <w:p w14:paraId="1235E9F3" w14:textId="77777777" w:rsidR="00775A45" w:rsidRDefault="00775A45" w:rsidP="006D3521">
            <w:pPr>
              <w:keepNext/>
              <w:rPr>
                <w:b/>
              </w:rPr>
            </w:pPr>
            <w:r>
              <w:rPr>
                <w:b/>
              </w:rPr>
              <w:t>Stability</w:t>
            </w:r>
          </w:p>
          <w:p w14:paraId="395CD3EA" w14:textId="77777777" w:rsidR="00775A45" w:rsidRDefault="00775A45" w:rsidP="006D3521">
            <w:pPr>
              <w:pStyle w:val="figura"/>
              <w:spacing w:before="0"/>
              <w:jc w:val="left"/>
            </w:pPr>
            <w:r>
              <w:t>C</w:t>
            </w:r>
          </w:p>
        </w:tc>
        <w:tc>
          <w:tcPr>
            <w:tcW w:w="992" w:type="dxa"/>
            <w:vMerge/>
          </w:tcPr>
          <w:p w14:paraId="393A7A2C" w14:textId="77777777" w:rsidR="00775A45" w:rsidRDefault="00775A45" w:rsidP="006D3521">
            <w:pPr>
              <w:keepNext/>
            </w:pPr>
          </w:p>
        </w:tc>
      </w:tr>
    </w:tbl>
    <w:p w14:paraId="717A8FCD"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B12FD68" w14:textId="77777777" w:rsidTr="006D3521">
        <w:trPr>
          <w:cantSplit/>
          <w:trHeight w:val="519"/>
          <w:tblHeader/>
        </w:trPr>
        <w:tc>
          <w:tcPr>
            <w:tcW w:w="1276" w:type="dxa"/>
          </w:tcPr>
          <w:p w14:paraId="05EB9CC5" w14:textId="77777777" w:rsidR="00775A45" w:rsidRDefault="00775A45" w:rsidP="006D3521">
            <w:pPr>
              <w:pStyle w:val="Sottoparagrafo"/>
              <w:spacing w:before="0" w:after="0"/>
              <w:rPr>
                <w:bCs/>
              </w:rPr>
            </w:pPr>
            <w:r>
              <w:rPr>
                <w:bCs/>
              </w:rPr>
              <w:t>Ident.</w:t>
            </w:r>
          </w:p>
        </w:tc>
        <w:tc>
          <w:tcPr>
            <w:tcW w:w="6379" w:type="dxa"/>
          </w:tcPr>
          <w:p w14:paraId="3AE9D742" w14:textId="77777777" w:rsidR="00775A45" w:rsidRDefault="00775A45" w:rsidP="006D3521">
            <w:pPr>
              <w:pStyle w:val="Sottoparagrafo"/>
              <w:spacing w:before="0" w:after="0"/>
              <w:rPr>
                <w:bCs/>
              </w:rPr>
            </w:pPr>
            <w:r>
              <w:rPr>
                <w:bCs/>
              </w:rPr>
              <w:t>Definition / Motivation</w:t>
            </w:r>
          </w:p>
        </w:tc>
        <w:tc>
          <w:tcPr>
            <w:tcW w:w="992" w:type="dxa"/>
          </w:tcPr>
          <w:p w14:paraId="37F3C077" w14:textId="77777777" w:rsidR="00775A45" w:rsidRDefault="00775A45" w:rsidP="006D3521">
            <w:pPr>
              <w:keepNext/>
            </w:pPr>
            <w:r>
              <w:rPr>
                <w:b/>
              </w:rPr>
              <w:t>Priority</w:t>
            </w:r>
          </w:p>
          <w:p w14:paraId="1D2B65A2" w14:textId="77777777" w:rsidR="00775A45" w:rsidRDefault="00775A45" w:rsidP="006D3521">
            <w:pPr>
              <w:pStyle w:val="figura"/>
              <w:spacing w:before="0"/>
              <w:jc w:val="left"/>
            </w:pPr>
            <w:r>
              <w:t>M</w:t>
            </w:r>
          </w:p>
        </w:tc>
        <w:tc>
          <w:tcPr>
            <w:tcW w:w="992" w:type="dxa"/>
            <w:vMerge w:val="restart"/>
          </w:tcPr>
          <w:p w14:paraId="24E6A782" w14:textId="77777777" w:rsidR="00775A45" w:rsidRDefault="00775A45" w:rsidP="006D3521">
            <w:pPr>
              <w:pStyle w:val="Sottoparagrafo"/>
              <w:spacing w:before="0" w:after="0"/>
              <w:rPr>
                <w:bCs/>
              </w:rPr>
            </w:pPr>
            <w:r>
              <w:rPr>
                <w:bCs/>
              </w:rPr>
              <w:t>Source</w:t>
            </w:r>
          </w:p>
          <w:p w14:paraId="3FB4EDC9" w14:textId="77777777" w:rsidR="00775A45" w:rsidRDefault="00775A45" w:rsidP="006D3521">
            <w:pPr>
              <w:keepNext/>
            </w:pPr>
            <w:r>
              <w:t>R&amp;D</w:t>
            </w:r>
            <w:r>
              <w:br/>
            </w:r>
          </w:p>
        </w:tc>
      </w:tr>
      <w:tr w:rsidR="00775A45" w14:paraId="134C2073" w14:textId="77777777" w:rsidTr="006D3521">
        <w:trPr>
          <w:cantSplit/>
        </w:trPr>
        <w:tc>
          <w:tcPr>
            <w:tcW w:w="1276" w:type="dxa"/>
          </w:tcPr>
          <w:p w14:paraId="429039E6" w14:textId="77777777" w:rsidR="00775A45" w:rsidRDefault="00775A45" w:rsidP="00A8781D">
            <w:pPr>
              <w:keepNext/>
              <w:tabs>
                <w:tab w:val="left" w:pos="5660"/>
                <w:tab w:val="left" w:pos="6820"/>
              </w:tabs>
              <w:rPr>
                <w:rFonts w:cs="Arial"/>
              </w:rPr>
            </w:pPr>
            <w:r>
              <w:rPr>
                <w:rFonts w:cs="Arial"/>
              </w:rPr>
              <w:t>FR_ DIA _</w:t>
            </w:r>
            <w:r w:rsidR="00A8781D">
              <w:rPr>
                <w:rFonts w:cs="Arial"/>
              </w:rPr>
              <w:t>2</w:t>
            </w:r>
          </w:p>
        </w:tc>
        <w:tc>
          <w:tcPr>
            <w:tcW w:w="6379" w:type="dxa"/>
          </w:tcPr>
          <w:p w14:paraId="320A1275"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Pump Steps</w:t>
            </w:r>
          </w:p>
          <w:p w14:paraId="4772ED8B" w14:textId="77777777" w:rsidR="00775A45" w:rsidRPr="004A50E4" w:rsidRDefault="00775A45" w:rsidP="006D3521">
            <w:pPr>
              <w:autoSpaceDE w:val="0"/>
              <w:autoSpaceDN w:val="0"/>
              <w:adjustRightInd w:val="0"/>
              <w:rPr>
                <w:b/>
                <w:lang w:val="en-US"/>
              </w:rPr>
            </w:pPr>
          </w:p>
        </w:tc>
        <w:tc>
          <w:tcPr>
            <w:tcW w:w="992" w:type="dxa"/>
          </w:tcPr>
          <w:p w14:paraId="1F0FBB93" w14:textId="77777777" w:rsidR="00775A45" w:rsidRDefault="00775A45" w:rsidP="006D3521">
            <w:pPr>
              <w:keepNext/>
              <w:rPr>
                <w:b/>
              </w:rPr>
            </w:pPr>
            <w:r>
              <w:rPr>
                <w:b/>
              </w:rPr>
              <w:t>Stability</w:t>
            </w:r>
          </w:p>
          <w:p w14:paraId="399BB438" w14:textId="77777777" w:rsidR="00775A45" w:rsidRDefault="00775A45" w:rsidP="006D3521">
            <w:pPr>
              <w:pStyle w:val="figura"/>
              <w:spacing w:before="0"/>
              <w:jc w:val="left"/>
            </w:pPr>
            <w:r>
              <w:t>C</w:t>
            </w:r>
          </w:p>
        </w:tc>
        <w:tc>
          <w:tcPr>
            <w:tcW w:w="992" w:type="dxa"/>
            <w:vMerge/>
          </w:tcPr>
          <w:p w14:paraId="255D9C91" w14:textId="77777777" w:rsidR="00775A45" w:rsidRDefault="00775A45" w:rsidP="006D3521">
            <w:pPr>
              <w:keepNext/>
            </w:pPr>
          </w:p>
        </w:tc>
      </w:tr>
    </w:tbl>
    <w:p w14:paraId="6A8590F9"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775A45" w14:paraId="160285F9" w14:textId="77777777" w:rsidTr="006D3521">
        <w:trPr>
          <w:cantSplit/>
          <w:trHeight w:val="519"/>
          <w:tblHeader/>
        </w:trPr>
        <w:tc>
          <w:tcPr>
            <w:tcW w:w="1276" w:type="dxa"/>
          </w:tcPr>
          <w:p w14:paraId="21179F50" w14:textId="77777777" w:rsidR="00775A45" w:rsidRDefault="00775A45" w:rsidP="006D3521">
            <w:pPr>
              <w:pStyle w:val="Sottoparagrafo"/>
              <w:spacing w:before="0" w:after="0"/>
              <w:rPr>
                <w:bCs/>
              </w:rPr>
            </w:pPr>
            <w:r>
              <w:rPr>
                <w:bCs/>
              </w:rPr>
              <w:t>Ident.</w:t>
            </w:r>
          </w:p>
        </w:tc>
        <w:tc>
          <w:tcPr>
            <w:tcW w:w="6379" w:type="dxa"/>
          </w:tcPr>
          <w:p w14:paraId="22478765" w14:textId="77777777" w:rsidR="00775A45" w:rsidRDefault="00775A45" w:rsidP="006D3521">
            <w:pPr>
              <w:pStyle w:val="Sottoparagrafo"/>
              <w:spacing w:before="0" w:after="0"/>
              <w:rPr>
                <w:bCs/>
              </w:rPr>
            </w:pPr>
            <w:r>
              <w:rPr>
                <w:bCs/>
              </w:rPr>
              <w:t>Definition / Motivation</w:t>
            </w:r>
          </w:p>
        </w:tc>
        <w:tc>
          <w:tcPr>
            <w:tcW w:w="992" w:type="dxa"/>
          </w:tcPr>
          <w:p w14:paraId="2D220489" w14:textId="77777777" w:rsidR="00775A45" w:rsidRDefault="00775A45" w:rsidP="006D3521">
            <w:pPr>
              <w:keepNext/>
            </w:pPr>
            <w:r>
              <w:rPr>
                <w:b/>
              </w:rPr>
              <w:t>Priority</w:t>
            </w:r>
          </w:p>
          <w:p w14:paraId="0D14C341" w14:textId="77777777" w:rsidR="00775A45" w:rsidRDefault="00775A45" w:rsidP="006D3521">
            <w:pPr>
              <w:pStyle w:val="figura"/>
              <w:spacing w:before="0"/>
              <w:jc w:val="left"/>
            </w:pPr>
            <w:r>
              <w:t>M</w:t>
            </w:r>
          </w:p>
        </w:tc>
        <w:tc>
          <w:tcPr>
            <w:tcW w:w="992" w:type="dxa"/>
            <w:vMerge w:val="restart"/>
          </w:tcPr>
          <w:p w14:paraId="70935307" w14:textId="77777777" w:rsidR="00775A45" w:rsidRDefault="00775A45" w:rsidP="006D3521">
            <w:pPr>
              <w:pStyle w:val="Sottoparagrafo"/>
              <w:spacing w:before="0" w:after="0"/>
              <w:rPr>
                <w:bCs/>
              </w:rPr>
            </w:pPr>
            <w:r>
              <w:rPr>
                <w:bCs/>
              </w:rPr>
              <w:t>Source</w:t>
            </w:r>
          </w:p>
          <w:p w14:paraId="5EE51925" w14:textId="77777777" w:rsidR="00775A45" w:rsidRDefault="00775A45" w:rsidP="006D3521">
            <w:pPr>
              <w:keepNext/>
            </w:pPr>
            <w:r>
              <w:t>R&amp;D</w:t>
            </w:r>
            <w:r>
              <w:br/>
            </w:r>
          </w:p>
        </w:tc>
      </w:tr>
      <w:tr w:rsidR="00775A45" w14:paraId="5C0EA4AF" w14:textId="77777777" w:rsidTr="006D3521">
        <w:trPr>
          <w:cantSplit/>
        </w:trPr>
        <w:tc>
          <w:tcPr>
            <w:tcW w:w="1276" w:type="dxa"/>
          </w:tcPr>
          <w:p w14:paraId="79DA59A6" w14:textId="77777777" w:rsidR="00775A45" w:rsidRDefault="00775A45" w:rsidP="00A8781D">
            <w:pPr>
              <w:keepNext/>
              <w:tabs>
                <w:tab w:val="left" w:pos="5660"/>
                <w:tab w:val="left" w:pos="6820"/>
              </w:tabs>
              <w:rPr>
                <w:rFonts w:cs="Arial"/>
              </w:rPr>
            </w:pPr>
            <w:r>
              <w:rPr>
                <w:rFonts w:cs="Arial"/>
              </w:rPr>
              <w:t>FR_ DIA _</w:t>
            </w:r>
            <w:r w:rsidR="00A8781D">
              <w:rPr>
                <w:rFonts w:cs="Arial"/>
              </w:rPr>
              <w:t>3</w:t>
            </w:r>
          </w:p>
        </w:tc>
        <w:tc>
          <w:tcPr>
            <w:tcW w:w="6379" w:type="dxa"/>
          </w:tcPr>
          <w:p w14:paraId="48AE3E59" w14:textId="77777777" w:rsidR="00775A45" w:rsidRPr="001E4D52" w:rsidRDefault="00775A45" w:rsidP="006D3521">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Reagents usage</w:t>
            </w:r>
          </w:p>
          <w:p w14:paraId="5F9ABEB6" w14:textId="77777777" w:rsidR="00775A45" w:rsidRPr="004A50E4" w:rsidRDefault="00775A45" w:rsidP="006D3521">
            <w:pPr>
              <w:autoSpaceDE w:val="0"/>
              <w:autoSpaceDN w:val="0"/>
              <w:adjustRightInd w:val="0"/>
              <w:rPr>
                <w:b/>
                <w:lang w:val="en-US"/>
              </w:rPr>
            </w:pPr>
          </w:p>
        </w:tc>
        <w:tc>
          <w:tcPr>
            <w:tcW w:w="992" w:type="dxa"/>
          </w:tcPr>
          <w:p w14:paraId="4E9338EA" w14:textId="77777777" w:rsidR="00775A45" w:rsidRDefault="00775A45" w:rsidP="006D3521">
            <w:pPr>
              <w:keepNext/>
              <w:rPr>
                <w:b/>
              </w:rPr>
            </w:pPr>
            <w:r>
              <w:rPr>
                <w:b/>
              </w:rPr>
              <w:t>Stability</w:t>
            </w:r>
          </w:p>
          <w:p w14:paraId="00FB38F6" w14:textId="77777777" w:rsidR="00775A45" w:rsidRDefault="00775A45" w:rsidP="006D3521">
            <w:pPr>
              <w:pStyle w:val="figura"/>
              <w:spacing w:before="0"/>
              <w:jc w:val="left"/>
            </w:pPr>
            <w:r>
              <w:t>C</w:t>
            </w:r>
          </w:p>
        </w:tc>
        <w:tc>
          <w:tcPr>
            <w:tcW w:w="992" w:type="dxa"/>
            <w:vMerge/>
          </w:tcPr>
          <w:p w14:paraId="40C4E193" w14:textId="77777777" w:rsidR="00775A45" w:rsidRDefault="00775A45" w:rsidP="006D3521">
            <w:pPr>
              <w:keepNext/>
            </w:pPr>
          </w:p>
        </w:tc>
      </w:tr>
    </w:tbl>
    <w:p w14:paraId="38D0C28A" w14:textId="77777777" w:rsidR="00775A45" w:rsidRDefault="00775A45" w:rsidP="008C737D">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583B09" w14:paraId="39E22544" w14:textId="77777777" w:rsidTr="00E943AF">
        <w:trPr>
          <w:cantSplit/>
          <w:trHeight w:val="519"/>
          <w:tblHeader/>
        </w:trPr>
        <w:tc>
          <w:tcPr>
            <w:tcW w:w="1276" w:type="dxa"/>
          </w:tcPr>
          <w:p w14:paraId="3BC3F05D" w14:textId="77777777" w:rsidR="00583B09" w:rsidRDefault="00583B09" w:rsidP="00E943AF">
            <w:pPr>
              <w:pStyle w:val="Sottoparagrafo"/>
              <w:spacing w:before="0" w:after="0"/>
              <w:rPr>
                <w:bCs/>
              </w:rPr>
            </w:pPr>
            <w:r>
              <w:rPr>
                <w:bCs/>
              </w:rPr>
              <w:t>Ident.</w:t>
            </w:r>
          </w:p>
        </w:tc>
        <w:tc>
          <w:tcPr>
            <w:tcW w:w="6379" w:type="dxa"/>
          </w:tcPr>
          <w:p w14:paraId="66E8FD85" w14:textId="77777777" w:rsidR="00583B09" w:rsidRDefault="00583B09" w:rsidP="00E943AF">
            <w:pPr>
              <w:pStyle w:val="Sottoparagrafo"/>
              <w:spacing w:before="0" w:after="0"/>
              <w:rPr>
                <w:bCs/>
              </w:rPr>
            </w:pPr>
            <w:r>
              <w:rPr>
                <w:bCs/>
              </w:rPr>
              <w:t>Definition / Motivation</w:t>
            </w:r>
          </w:p>
        </w:tc>
        <w:tc>
          <w:tcPr>
            <w:tcW w:w="992" w:type="dxa"/>
          </w:tcPr>
          <w:p w14:paraId="1352BA13" w14:textId="77777777" w:rsidR="00583B09" w:rsidRDefault="00583B09" w:rsidP="00E943AF">
            <w:pPr>
              <w:keepNext/>
            </w:pPr>
            <w:r>
              <w:rPr>
                <w:b/>
              </w:rPr>
              <w:t>Priority</w:t>
            </w:r>
          </w:p>
          <w:p w14:paraId="67B92DD0" w14:textId="77777777" w:rsidR="00583B09" w:rsidRDefault="00583B09" w:rsidP="00E943AF">
            <w:pPr>
              <w:pStyle w:val="figura"/>
              <w:spacing w:before="0"/>
              <w:jc w:val="left"/>
            </w:pPr>
            <w:r>
              <w:t>M</w:t>
            </w:r>
          </w:p>
        </w:tc>
        <w:tc>
          <w:tcPr>
            <w:tcW w:w="992" w:type="dxa"/>
            <w:vMerge w:val="restart"/>
          </w:tcPr>
          <w:p w14:paraId="461F6645" w14:textId="77777777" w:rsidR="00583B09" w:rsidRDefault="00583B09" w:rsidP="00E943AF">
            <w:pPr>
              <w:pStyle w:val="Sottoparagrafo"/>
              <w:spacing w:before="0" w:after="0"/>
              <w:rPr>
                <w:bCs/>
              </w:rPr>
            </w:pPr>
            <w:r>
              <w:rPr>
                <w:bCs/>
              </w:rPr>
              <w:t>Source</w:t>
            </w:r>
          </w:p>
          <w:p w14:paraId="3DA33983" w14:textId="77777777" w:rsidR="00583B09" w:rsidRDefault="00583B09" w:rsidP="00E943AF">
            <w:pPr>
              <w:keepNext/>
            </w:pPr>
            <w:r>
              <w:t>R&amp;D</w:t>
            </w:r>
            <w:r>
              <w:br/>
            </w:r>
          </w:p>
        </w:tc>
      </w:tr>
      <w:tr w:rsidR="00583B09" w14:paraId="0B5072E4" w14:textId="77777777" w:rsidTr="00E943AF">
        <w:trPr>
          <w:cantSplit/>
        </w:trPr>
        <w:tc>
          <w:tcPr>
            <w:tcW w:w="1276" w:type="dxa"/>
          </w:tcPr>
          <w:p w14:paraId="33BC70E7" w14:textId="77777777" w:rsidR="00583B09" w:rsidRDefault="00583B09" w:rsidP="00E943AF">
            <w:pPr>
              <w:keepNext/>
              <w:tabs>
                <w:tab w:val="left" w:pos="5660"/>
                <w:tab w:val="left" w:pos="6820"/>
              </w:tabs>
              <w:rPr>
                <w:rFonts w:cs="Arial"/>
              </w:rPr>
            </w:pPr>
            <w:r>
              <w:rPr>
                <w:rFonts w:cs="Arial"/>
              </w:rPr>
              <w:t>FR_ DIA _3</w:t>
            </w:r>
          </w:p>
        </w:tc>
        <w:tc>
          <w:tcPr>
            <w:tcW w:w="6379" w:type="dxa"/>
          </w:tcPr>
          <w:p w14:paraId="5F442788" w14:textId="77777777" w:rsidR="00583B09" w:rsidRPr="001E4D52" w:rsidRDefault="00583B09" w:rsidP="00E943AF">
            <w:pPr>
              <w:autoSpaceDE w:val="0"/>
              <w:autoSpaceDN w:val="0"/>
              <w:adjustRightInd w:val="0"/>
              <w:rPr>
                <w:rFonts w:ascii="Helvetica" w:hAnsi="Helvetica" w:cs="Helvetica"/>
                <w:b/>
                <w:szCs w:val="20"/>
                <w:lang w:val="en-US" w:eastAsia="zh-CN"/>
              </w:rPr>
            </w:pPr>
            <w:r>
              <w:rPr>
                <w:rFonts w:ascii="Helvetica" w:hAnsi="Helvetica" w:cs="Helvetica"/>
                <w:b/>
                <w:szCs w:val="20"/>
                <w:lang w:val="en-US" w:eastAsia="zh-CN"/>
              </w:rPr>
              <w:t>Pipe usage</w:t>
            </w:r>
          </w:p>
          <w:p w14:paraId="54AD6F89" w14:textId="77777777" w:rsidR="00583B09" w:rsidRPr="004A50E4" w:rsidRDefault="00583B09" w:rsidP="00E943AF">
            <w:pPr>
              <w:autoSpaceDE w:val="0"/>
              <w:autoSpaceDN w:val="0"/>
              <w:adjustRightInd w:val="0"/>
              <w:rPr>
                <w:b/>
                <w:lang w:val="en-US"/>
              </w:rPr>
            </w:pPr>
          </w:p>
        </w:tc>
        <w:tc>
          <w:tcPr>
            <w:tcW w:w="992" w:type="dxa"/>
          </w:tcPr>
          <w:p w14:paraId="1C9CC086" w14:textId="77777777" w:rsidR="00583B09" w:rsidRDefault="00583B09" w:rsidP="00E943AF">
            <w:pPr>
              <w:keepNext/>
              <w:rPr>
                <w:b/>
              </w:rPr>
            </w:pPr>
            <w:r>
              <w:rPr>
                <w:b/>
              </w:rPr>
              <w:t>Stability</w:t>
            </w:r>
          </w:p>
          <w:p w14:paraId="4492A1C8" w14:textId="77777777" w:rsidR="00583B09" w:rsidRDefault="00583B09" w:rsidP="00E943AF">
            <w:pPr>
              <w:pStyle w:val="figura"/>
              <w:spacing w:before="0"/>
              <w:jc w:val="left"/>
            </w:pPr>
            <w:r>
              <w:t>C</w:t>
            </w:r>
          </w:p>
        </w:tc>
        <w:tc>
          <w:tcPr>
            <w:tcW w:w="992" w:type="dxa"/>
            <w:vMerge/>
          </w:tcPr>
          <w:p w14:paraId="48554BF9" w14:textId="77777777" w:rsidR="00583B09" w:rsidRDefault="00583B09" w:rsidP="00E943AF">
            <w:pPr>
              <w:keepNext/>
            </w:pPr>
          </w:p>
        </w:tc>
      </w:tr>
    </w:tbl>
    <w:p w14:paraId="285449BB" w14:textId="77777777" w:rsidR="00583B09" w:rsidRDefault="00583B09" w:rsidP="008C737D">
      <w:pPr>
        <w:rPr>
          <w:color w:val="000000"/>
          <w:lang w:val="en-GB"/>
        </w:rPr>
      </w:pPr>
    </w:p>
    <w:p w14:paraId="449D478D" w14:textId="77777777" w:rsidR="00811B78" w:rsidRDefault="00775A45" w:rsidP="00811B78">
      <w:pPr>
        <w:pStyle w:val="2"/>
        <w:rPr>
          <w:lang w:val="en-GB"/>
        </w:rPr>
      </w:pPr>
      <w:bookmarkStart w:id="59" w:name="_Toc466386105"/>
      <w:r>
        <w:rPr>
          <w:lang w:val="en-GB"/>
        </w:rPr>
        <w:t>Internal Communication</w:t>
      </w:r>
      <w:bookmarkEnd w:id="59"/>
    </w:p>
    <w:p w14:paraId="60CEC409" w14:textId="77777777" w:rsidR="00AF3C18" w:rsidRDefault="00AF3C18" w:rsidP="00AF3C18">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AF3C18" w:rsidRPr="00D43663" w14:paraId="4635687F" w14:textId="77777777" w:rsidTr="006D3521">
        <w:trPr>
          <w:cantSplit/>
          <w:trHeight w:val="519"/>
          <w:tblHeader/>
        </w:trPr>
        <w:tc>
          <w:tcPr>
            <w:tcW w:w="1276" w:type="dxa"/>
          </w:tcPr>
          <w:p w14:paraId="774388F9" w14:textId="77777777" w:rsidR="00AF3C18" w:rsidRPr="00D43663" w:rsidRDefault="00AF3C18" w:rsidP="006D3521">
            <w:pPr>
              <w:pStyle w:val="Sottoparagrafo"/>
              <w:spacing w:before="0" w:after="0"/>
              <w:rPr>
                <w:bCs/>
              </w:rPr>
            </w:pPr>
            <w:r w:rsidRPr="00D43663">
              <w:rPr>
                <w:bCs/>
              </w:rPr>
              <w:t>Ident.</w:t>
            </w:r>
          </w:p>
        </w:tc>
        <w:tc>
          <w:tcPr>
            <w:tcW w:w="6379" w:type="dxa"/>
          </w:tcPr>
          <w:p w14:paraId="74EAB463" w14:textId="77777777" w:rsidR="00AF3C18" w:rsidRPr="00D43663" w:rsidRDefault="00AF3C18" w:rsidP="006D3521">
            <w:pPr>
              <w:pStyle w:val="Sottoparagrafo"/>
              <w:spacing w:before="0" w:after="0"/>
              <w:rPr>
                <w:bCs/>
              </w:rPr>
            </w:pPr>
            <w:r w:rsidRPr="00D43663">
              <w:rPr>
                <w:bCs/>
              </w:rPr>
              <w:t>Definition / Motivation</w:t>
            </w:r>
          </w:p>
        </w:tc>
        <w:tc>
          <w:tcPr>
            <w:tcW w:w="992" w:type="dxa"/>
          </w:tcPr>
          <w:p w14:paraId="6B172496" w14:textId="77777777" w:rsidR="00AF3C18" w:rsidRPr="00D43663" w:rsidRDefault="00AF3C18" w:rsidP="006D3521">
            <w:pPr>
              <w:keepNext/>
            </w:pPr>
            <w:r w:rsidRPr="00D43663">
              <w:rPr>
                <w:b/>
              </w:rPr>
              <w:t>Priority</w:t>
            </w:r>
          </w:p>
          <w:p w14:paraId="71E37A9C" w14:textId="77777777" w:rsidR="00AF3C18" w:rsidRPr="00D43663" w:rsidRDefault="00AF3C18" w:rsidP="006D3521">
            <w:pPr>
              <w:pStyle w:val="figura"/>
              <w:spacing w:before="0"/>
              <w:jc w:val="left"/>
            </w:pPr>
            <w:r w:rsidRPr="00D43663">
              <w:t>M</w:t>
            </w:r>
          </w:p>
        </w:tc>
        <w:tc>
          <w:tcPr>
            <w:tcW w:w="992" w:type="dxa"/>
            <w:vMerge w:val="restart"/>
          </w:tcPr>
          <w:p w14:paraId="3EE3B712" w14:textId="77777777" w:rsidR="00AF3C18" w:rsidRPr="00D43663" w:rsidRDefault="00AF3C18" w:rsidP="006D3521">
            <w:pPr>
              <w:pStyle w:val="Sottoparagrafo"/>
              <w:spacing w:before="0" w:after="0"/>
              <w:rPr>
                <w:bCs/>
              </w:rPr>
            </w:pPr>
            <w:r w:rsidRPr="00D43663">
              <w:rPr>
                <w:bCs/>
              </w:rPr>
              <w:t>Source</w:t>
            </w:r>
          </w:p>
          <w:p w14:paraId="40F305E1" w14:textId="77777777" w:rsidR="00AF3C18" w:rsidRPr="00D43663" w:rsidRDefault="00AF3C18" w:rsidP="006D3521">
            <w:pPr>
              <w:keepNext/>
            </w:pPr>
            <w:r w:rsidRPr="00D43663">
              <w:t>R&amp;D</w:t>
            </w:r>
            <w:r w:rsidRPr="00D43663">
              <w:br/>
            </w:r>
          </w:p>
        </w:tc>
      </w:tr>
      <w:tr w:rsidR="00AF3C18" w:rsidRPr="00D43663" w14:paraId="3D962C6B" w14:textId="77777777" w:rsidTr="006D3521">
        <w:trPr>
          <w:cantSplit/>
        </w:trPr>
        <w:tc>
          <w:tcPr>
            <w:tcW w:w="1276" w:type="dxa"/>
          </w:tcPr>
          <w:p w14:paraId="09F6AF39" w14:textId="77777777" w:rsidR="00AF3C18" w:rsidRPr="00D43663" w:rsidRDefault="00AF3C18" w:rsidP="006D3521">
            <w:pPr>
              <w:keepNext/>
              <w:tabs>
                <w:tab w:val="left" w:pos="5660"/>
                <w:tab w:val="left" w:pos="6820"/>
              </w:tabs>
              <w:rPr>
                <w:rFonts w:cs="Arial"/>
              </w:rPr>
            </w:pPr>
            <w:r w:rsidRPr="00D43663">
              <w:rPr>
                <w:rFonts w:cs="Arial"/>
              </w:rPr>
              <w:t>FR</w:t>
            </w:r>
            <w:r>
              <w:rPr>
                <w:rFonts w:cs="Arial"/>
              </w:rPr>
              <w:t>_ ICAN</w:t>
            </w:r>
            <w:r w:rsidRPr="00D43663">
              <w:rPr>
                <w:rFonts w:cs="Arial"/>
              </w:rPr>
              <w:t>_</w:t>
            </w:r>
            <w:r>
              <w:rPr>
                <w:rFonts w:cs="Arial"/>
              </w:rPr>
              <w:t>1</w:t>
            </w:r>
          </w:p>
        </w:tc>
        <w:tc>
          <w:tcPr>
            <w:tcW w:w="6379" w:type="dxa"/>
          </w:tcPr>
          <w:p w14:paraId="57ACE470" w14:textId="77777777" w:rsidR="00AF3C18" w:rsidRPr="00D43663" w:rsidRDefault="00AF3C18" w:rsidP="006D3521">
            <w:pPr>
              <w:autoSpaceDE w:val="0"/>
              <w:autoSpaceDN w:val="0"/>
              <w:adjustRightInd w:val="0"/>
              <w:rPr>
                <w:b/>
                <w:lang w:val="en-US"/>
              </w:rPr>
            </w:pPr>
            <w:r>
              <w:rPr>
                <w:rFonts w:ascii="Helvetica-Bold" w:hAnsi="Helvetica-Bold" w:cs="Helvetica-Bold"/>
                <w:b/>
                <w:bCs/>
                <w:szCs w:val="20"/>
                <w:lang w:val="en-US" w:eastAsia="zh-CN"/>
              </w:rPr>
              <w:t>DIP-Switch</w:t>
            </w:r>
          </w:p>
          <w:p w14:paraId="1EC48883" w14:textId="77777777" w:rsidR="00AF3C18" w:rsidRPr="00D43663" w:rsidRDefault="00AF3C18" w:rsidP="006D3521">
            <w:pPr>
              <w:autoSpaceDE w:val="0"/>
              <w:autoSpaceDN w:val="0"/>
              <w:adjustRightInd w:val="0"/>
            </w:pPr>
            <w:r w:rsidRPr="00D258CB">
              <w:rPr>
                <w:rFonts w:ascii="Helvetica" w:hAnsi="Helvetica" w:cs="Helvetica"/>
                <w:szCs w:val="20"/>
                <w:lang w:eastAsia="zh-CN"/>
              </w:rPr>
              <w:t>DIP-Switch shall be used as the address for internal can communication with UI board.</w:t>
            </w:r>
          </w:p>
        </w:tc>
        <w:tc>
          <w:tcPr>
            <w:tcW w:w="992" w:type="dxa"/>
          </w:tcPr>
          <w:p w14:paraId="74B5CBAC" w14:textId="77777777" w:rsidR="00AF3C18" w:rsidRPr="00827231" w:rsidRDefault="00AF3C18" w:rsidP="006D3521">
            <w:pPr>
              <w:keepNext/>
              <w:rPr>
                <w:b/>
              </w:rPr>
            </w:pPr>
            <w:r w:rsidRPr="00827231">
              <w:rPr>
                <w:b/>
              </w:rPr>
              <w:t>Stability</w:t>
            </w:r>
          </w:p>
          <w:p w14:paraId="7D538DA0" w14:textId="77777777" w:rsidR="00AF3C18" w:rsidRPr="00D43663" w:rsidRDefault="00AF3C18" w:rsidP="006D3521">
            <w:pPr>
              <w:pStyle w:val="figura"/>
              <w:spacing w:before="0"/>
              <w:jc w:val="left"/>
            </w:pPr>
            <w:r>
              <w:t>C</w:t>
            </w:r>
          </w:p>
        </w:tc>
        <w:tc>
          <w:tcPr>
            <w:tcW w:w="992" w:type="dxa"/>
            <w:vMerge/>
          </w:tcPr>
          <w:p w14:paraId="096D34FB" w14:textId="77777777" w:rsidR="00AF3C18" w:rsidRPr="00D43663" w:rsidRDefault="00AF3C18" w:rsidP="006D3521">
            <w:pPr>
              <w:keepNext/>
            </w:pPr>
          </w:p>
        </w:tc>
      </w:tr>
    </w:tbl>
    <w:p w14:paraId="4532D74B" w14:textId="77777777" w:rsidR="00AF3C18" w:rsidRPr="00AF3C18" w:rsidRDefault="00AF3C18" w:rsidP="00AF3C18">
      <w:pPr>
        <w:rPr>
          <w:lang w:val="en-GB"/>
        </w:rPr>
      </w:pPr>
    </w:p>
    <w:p w14:paraId="4A7A2A98" w14:textId="77777777" w:rsidR="00A479E5" w:rsidRPr="00A479E5" w:rsidRDefault="00A479E5" w:rsidP="00A479E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11B78" w14:paraId="6A4B86E6" w14:textId="77777777" w:rsidTr="00E5039D">
        <w:trPr>
          <w:cantSplit/>
          <w:trHeight w:val="519"/>
          <w:tblHeader/>
        </w:trPr>
        <w:tc>
          <w:tcPr>
            <w:tcW w:w="1276" w:type="dxa"/>
          </w:tcPr>
          <w:p w14:paraId="4BC0D499" w14:textId="77777777" w:rsidR="00811B78" w:rsidRDefault="00811B78" w:rsidP="00E5039D">
            <w:pPr>
              <w:pStyle w:val="Sottoparagrafo"/>
              <w:spacing w:before="0" w:after="0"/>
              <w:rPr>
                <w:bCs/>
              </w:rPr>
            </w:pPr>
            <w:r>
              <w:rPr>
                <w:bCs/>
              </w:rPr>
              <w:lastRenderedPageBreak/>
              <w:t>Ident.</w:t>
            </w:r>
          </w:p>
        </w:tc>
        <w:tc>
          <w:tcPr>
            <w:tcW w:w="6379" w:type="dxa"/>
          </w:tcPr>
          <w:p w14:paraId="3FA8C115" w14:textId="77777777" w:rsidR="00811B78" w:rsidRDefault="00811B78" w:rsidP="00E5039D">
            <w:pPr>
              <w:pStyle w:val="Sottoparagrafo"/>
              <w:spacing w:before="0" w:after="0"/>
              <w:rPr>
                <w:bCs/>
              </w:rPr>
            </w:pPr>
            <w:r>
              <w:rPr>
                <w:bCs/>
              </w:rPr>
              <w:t>Definition / Motivation</w:t>
            </w:r>
          </w:p>
        </w:tc>
        <w:tc>
          <w:tcPr>
            <w:tcW w:w="992" w:type="dxa"/>
          </w:tcPr>
          <w:p w14:paraId="480411C1" w14:textId="77777777" w:rsidR="00811B78" w:rsidRDefault="00811B78" w:rsidP="00E5039D">
            <w:pPr>
              <w:keepNext/>
            </w:pPr>
            <w:r>
              <w:rPr>
                <w:b/>
              </w:rPr>
              <w:t>Priority</w:t>
            </w:r>
          </w:p>
          <w:p w14:paraId="5F29EBC2" w14:textId="77777777" w:rsidR="00811B78" w:rsidRDefault="00811B78" w:rsidP="00E5039D">
            <w:pPr>
              <w:pStyle w:val="figura"/>
              <w:spacing w:before="0"/>
              <w:jc w:val="left"/>
            </w:pPr>
            <w:r>
              <w:t>M</w:t>
            </w:r>
          </w:p>
        </w:tc>
        <w:tc>
          <w:tcPr>
            <w:tcW w:w="992" w:type="dxa"/>
            <w:vMerge w:val="restart"/>
          </w:tcPr>
          <w:p w14:paraId="664658BA" w14:textId="77777777" w:rsidR="00811B78" w:rsidRDefault="00811B78" w:rsidP="00E5039D">
            <w:pPr>
              <w:pStyle w:val="Sottoparagrafo"/>
              <w:spacing w:before="0" w:after="0"/>
              <w:rPr>
                <w:bCs/>
              </w:rPr>
            </w:pPr>
            <w:r>
              <w:rPr>
                <w:bCs/>
              </w:rPr>
              <w:t>Source</w:t>
            </w:r>
          </w:p>
          <w:p w14:paraId="33C6BCF3" w14:textId="77777777" w:rsidR="00811B78" w:rsidRDefault="00811B78" w:rsidP="00E5039D">
            <w:pPr>
              <w:keepNext/>
            </w:pPr>
            <w:r>
              <w:t>R&amp;D</w:t>
            </w:r>
            <w:r>
              <w:br/>
            </w:r>
          </w:p>
        </w:tc>
      </w:tr>
      <w:tr w:rsidR="00811B78" w14:paraId="7C4BE775" w14:textId="77777777" w:rsidTr="00E5039D">
        <w:trPr>
          <w:cantSplit/>
        </w:trPr>
        <w:tc>
          <w:tcPr>
            <w:tcW w:w="1276" w:type="dxa"/>
          </w:tcPr>
          <w:p w14:paraId="6E83107A" w14:textId="77777777" w:rsidR="00811B78" w:rsidRDefault="00811B78" w:rsidP="00A8781D">
            <w:pPr>
              <w:keepNext/>
              <w:tabs>
                <w:tab w:val="left" w:pos="5660"/>
                <w:tab w:val="left" w:pos="6820"/>
              </w:tabs>
              <w:rPr>
                <w:rFonts w:cs="Arial"/>
              </w:rPr>
            </w:pPr>
            <w:r>
              <w:rPr>
                <w:rFonts w:cs="Arial"/>
              </w:rPr>
              <w:t>FR_</w:t>
            </w:r>
            <w:r w:rsidR="00775A45">
              <w:rPr>
                <w:rFonts w:cs="Arial"/>
              </w:rPr>
              <w:t>ICAN</w:t>
            </w:r>
            <w:r>
              <w:rPr>
                <w:rFonts w:cs="Arial"/>
              </w:rPr>
              <w:t>_</w:t>
            </w:r>
            <w:r w:rsidR="00A8781D">
              <w:rPr>
                <w:rFonts w:cs="Arial"/>
              </w:rPr>
              <w:t>2</w:t>
            </w:r>
          </w:p>
        </w:tc>
        <w:tc>
          <w:tcPr>
            <w:tcW w:w="6379" w:type="dxa"/>
          </w:tcPr>
          <w:p w14:paraId="351BF9E1" w14:textId="77777777" w:rsidR="00811B78"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Shall provide the internal can bus communication with UI or PC</w:t>
            </w:r>
          </w:p>
          <w:p w14:paraId="0D4DF366" w14:textId="77777777" w:rsidR="00775A45"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hint="eastAsia"/>
                <w:szCs w:val="20"/>
                <w:lang w:val="en-US" w:eastAsia="zh-CN"/>
              </w:rPr>
              <w:t xml:space="preserve">The device is act as the slave which response the </w:t>
            </w:r>
            <w:r w:rsidR="009D402A" w:rsidRPr="00775A45">
              <w:rPr>
                <w:rFonts w:ascii="Helvetica" w:hAnsi="Helvetica" w:cs="Helvetica"/>
                <w:szCs w:val="20"/>
                <w:lang w:val="en-US" w:eastAsia="zh-CN"/>
              </w:rPr>
              <w:t xml:space="preserve">CMDs </w:t>
            </w:r>
            <w:r w:rsidRPr="00775A45">
              <w:rPr>
                <w:rFonts w:ascii="Helvetica" w:hAnsi="Helvetica" w:cs="Helvetica" w:hint="eastAsia"/>
                <w:szCs w:val="20"/>
                <w:lang w:val="en-US" w:eastAsia="zh-CN"/>
              </w:rPr>
              <w:t>from master.</w:t>
            </w:r>
          </w:p>
          <w:p w14:paraId="027F4E8D" w14:textId="77777777" w:rsidR="00775A45" w:rsidRPr="00775A45" w:rsidRDefault="00775A45" w:rsidP="00AA0E20">
            <w:pPr>
              <w:pStyle w:val="ab"/>
              <w:numPr>
                <w:ilvl w:val="0"/>
                <w:numId w:val="11"/>
              </w:numPr>
              <w:autoSpaceDE w:val="0"/>
              <w:autoSpaceDN w:val="0"/>
              <w:adjustRightInd w:val="0"/>
              <w:rPr>
                <w:rFonts w:ascii="Helvetica" w:hAnsi="Helvetica" w:cs="Helvetica"/>
                <w:szCs w:val="20"/>
                <w:lang w:val="en-US" w:eastAsia="zh-CN"/>
              </w:rPr>
            </w:pPr>
            <w:r w:rsidRPr="00775A45">
              <w:rPr>
                <w:rFonts w:ascii="Helvetica" w:hAnsi="Helvetica" w:cs="Helvetica"/>
                <w:szCs w:val="20"/>
                <w:lang w:val="en-US" w:eastAsia="zh-CN"/>
              </w:rPr>
              <w:t>The CMDs support the below functions</w:t>
            </w:r>
          </w:p>
          <w:p w14:paraId="68F51711" w14:textId="77777777" w:rsidR="00775A45" w:rsidRPr="00AB4CF9" w:rsidRDefault="00775A45" w:rsidP="00AA0E20">
            <w:pPr>
              <w:pStyle w:val="ab"/>
              <w:keepNext/>
              <w:numPr>
                <w:ilvl w:val="1"/>
                <w:numId w:val="11"/>
              </w:numPr>
            </w:pPr>
            <w:r w:rsidRPr="00AB4CF9">
              <w:t>Read Object</w:t>
            </w:r>
          </w:p>
          <w:p w14:paraId="1D82C896" w14:textId="77777777" w:rsidR="00775A45" w:rsidRPr="00AB4CF9" w:rsidRDefault="00775A45" w:rsidP="00AA0E20">
            <w:pPr>
              <w:pStyle w:val="ab"/>
              <w:keepNext/>
              <w:numPr>
                <w:ilvl w:val="1"/>
                <w:numId w:val="11"/>
              </w:numPr>
            </w:pPr>
            <w:r w:rsidRPr="00AB4CF9">
              <w:t>Write Object</w:t>
            </w:r>
          </w:p>
          <w:p w14:paraId="3D55F211" w14:textId="77777777" w:rsidR="00775A45" w:rsidRPr="00AB4CF9" w:rsidRDefault="00775A45" w:rsidP="00AA0E20">
            <w:pPr>
              <w:pStyle w:val="ab"/>
              <w:keepNext/>
              <w:numPr>
                <w:ilvl w:val="1"/>
                <w:numId w:val="11"/>
              </w:numPr>
            </w:pPr>
            <w:r w:rsidRPr="00AB4CF9">
              <w:t>Read Memory</w:t>
            </w:r>
          </w:p>
          <w:p w14:paraId="25344C45" w14:textId="77777777" w:rsidR="00775A45" w:rsidRPr="00775A45" w:rsidRDefault="00775A45" w:rsidP="008C3697">
            <w:pPr>
              <w:pStyle w:val="ab"/>
              <w:keepNext/>
              <w:numPr>
                <w:ilvl w:val="1"/>
                <w:numId w:val="11"/>
              </w:numPr>
              <w:rPr>
                <w:rFonts w:ascii="Helvetica-Bold" w:hAnsi="Helvetica-Bold" w:cs="Helvetica-Bold"/>
                <w:b/>
                <w:bCs/>
                <w:szCs w:val="20"/>
                <w:lang w:val="en-US" w:eastAsia="zh-CN"/>
              </w:rPr>
            </w:pPr>
            <w:r w:rsidRPr="00AB4CF9">
              <w:t>Write Memory</w:t>
            </w:r>
          </w:p>
          <w:p w14:paraId="625EC197" w14:textId="77777777" w:rsidR="00811B78" w:rsidRPr="00775A45" w:rsidRDefault="00775A45" w:rsidP="00AA0E20">
            <w:pPr>
              <w:pStyle w:val="ab"/>
              <w:numPr>
                <w:ilvl w:val="0"/>
                <w:numId w:val="11"/>
              </w:numPr>
              <w:autoSpaceDE w:val="0"/>
              <w:autoSpaceDN w:val="0"/>
              <w:adjustRightInd w:val="0"/>
              <w:rPr>
                <w:b/>
                <w:lang w:val="en-US" w:eastAsia="zh-CN"/>
              </w:rPr>
            </w:pPr>
            <w:r>
              <w:rPr>
                <w:rFonts w:ascii="Helvetica" w:hAnsi="Helvetica" w:cs="Helvetica"/>
                <w:szCs w:val="20"/>
                <w:lang w:val="en-US" w:eastAsia="zh-CN"/>
              </w:rPr>
              <w:t>The can bus communication protocol shall be provided</w:t>
            </w:r>
            <w:r w:rsidRPr="00775A45">
              <w:rPr>
                <w:rFonts w:ascii="Helvetica" w:hAnsi="Helvetica" w:cs="Helvetica" w:hint="eastAsia"/>
                <w:szCs w:val="20"/>
                <w:lang w:val="en-US" w:eastAsia="zh-CN"/>
              </w:rPr>
              <w:t xml:space="preserve"> </w:t>
            </w:r>
          </w:p>
        </w:tc>
        <w:tc>
          <w:tcPr>
            <w:tcW w:w="992" w:type="dxa"/>
          </w:tcPr>
          <w:p w14:paraId="6835A57B" w14:textId="77777777" w:rsidR="00811B78" w:rsidRDefault="00811B78" w:rsidP="00E5039D">
            <w:pPr>
              <w:keepNext/>
              <w:rPr>
                <w:b/>
              </w:rPr>
            </w:pPr>
            <w:r>
              <w:rPr>
                <w:b/>
              </w:rPr>
              <w:t>Stability</w:t>
            </w:r>
          </w:p>
          <w:p w14:paraId="6D1A418A" w14:textId="77777777" w:rsidR="00811B78" w:rsidRDefault="00811B78" w:rsidP="00E5039D">
            <w:pPr>
              <w:pStyle w:val="figura"/>
              <w:spacing w:before="0"/>
              <w:jc w:val="left"/>
            </w:pPr>
            <w:r>
              <w:t>C</w:t>
            </w:r>
          </w:p>
        </w:tc>
        <w:tc>
          <w:tcPr>
            <w:tcW w:w="992" w:type="dxa"/>
            <w:vMerge/>
          </w:tcPr>
          <w:p w14:paraId="23512D84" w14:textId="77777777" w:rsidR="00811B78" w:rsidRDefault="00811B78" w:rsidP="00E5039D">
            <w:pPr>
              <w:keepNext/>
            </w:pPr>
          </w:p>
        </w:tc>
      </w:tr>
    </w:tbl>
    <w:p w14:paraId="06FB70CA" w14:textId="77777777" w:rsidR="00811B78" w:rsidRDefault="00811B78" w:rsidP="00811B78">
      <w:pPr>
        <w:rPr>
          <w:color w:val="0000FF"/>
          <w:lang w:val="fr-FR"/>
        </w:rPr>
      </w:pPr>
    </w:p>
    <w:p w14:paraId="77229D77" w14:textId="77777777" w:rsidR="00AA03C6" w:rsidRDefault="00775A45" w:rsidP="00AA03C6">
      <w:pPr>
        <w:pStyle w:val="2"/>
        <w:rPr>
          <w:lang w:val="en-GB"/>
        </w:rPr>
      </w:pPr>
      <w:bookmarkStart w:id="60" w:name="_Toc466386106"/>
      <w:r>
        <w:rPr>
          <w:lang w:val="en-GB"/>
        </w:rPr>
        <w:t>Can Open</w:t>
      </w:r>
      <w:r w:rsidR="00AA03C6">
        <w:rPr>
          <w:lang w:val="en-GB"/>
        </w:rPr>
        <w:t xml:space="preserve"> Communication</w:t>
      </w:r>
      <w:bookmarkEnd w:id="60"/>
    </w:p>
    <w:p w14:paraId="05FFE541" w14:textId="77777777" w:rsidR="00E12145" w:rsidRPr="00E12145" w:rsidRDefault="00E12145" w:rsidP="00E12145">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70CDA5F8" w14:textId="77777777" w:rsidTr="002D7ACC">
        <w:trPr>
          <w:cantSplit/>
          <w:trHeight w:val="519"/>
          <w:tblHeader/>
        </w:trPr>
        <w:tc>
          <w:tcPr>
            <w:tcW w:w="1350" w:type="dxa"/>
          </w:tcPr>
          <w:p w14:paraId="450AAE61" w14:textId="77777777" w:rsidR="00AA03C6" w:rsidRDefault="00AA03C6" w:rsidP="002D7ACC">
            <w:pPr>
              <w:pStyle w:val="Sottoparagrafo"/>
              <w:spacing w:before="0" w:after="0"/>
              <w:rPr>
                <w:bCs/>
              </w:rPr>
            </w:pPr>
            <w:r>
              <w:rPr>
                <w:bCs/>
              </w:rPr>
              <w:t>Ident.</w:t>
            </w:r>
          </w:p>
        </w:tc>
        <w:tc>
          <w:tcPr>
            <w:tcW w:w="6305" w:type="dxa"/>
          </w:tcPr>
          <w:p w14:paraId="45D088D1" w14:textId="77777777" w:rsidR="00AA03C6" w:rsidRDefault="00AA03C6" w:rsidP="002D7ACC">
            <w:pPr>
              <w:pStyle w:val="Sottoparagrafo"/>
              <w:spacing w:before="0" w:after="0"/>
              <w:rPr>
                <w:bCs/>
              </w:rPr>
            </w:pPr>
            <w:r>
              <w:rPr>
                <w:bCs/>
              </w:rPr>
              <w:t>Definition / Motivation</w:t>
            </w:r>
          </w:p>
        </w:tc>
        <w:tc>
          <w:tcPr>
            <w:tcW w:w="992" w:type="dxa"/>
          </w:tcPr>
          <w:p w14:paraId="6C1DA200" w14:textId="77777777" w:rsidR="00AA03C6" w:rsidRDefault="00AA03C6" w:rsidP="002D7ACC">
            <w:pPr>
              <w:keepNext/>
            </w:pPr>
            <w:r>
              <w:rPr>
                <w:b/>
              </w:rPr>
              <w:t>Priority</w:t>
            </w:r>
          </w:p>
          <w:p w14:paraId="47DCBF4E" w14:textId="77777777" w:rsidR="00AA03C6" w:rsidRDefault="00AA03C6" w:rsidP="002D7ACC">
            <w:pPr>
              <w:pStyle w:val="figura"/>
              <w:spacing w:before="0"/>
              <w:jc w:val="left"/>
            </w:pPr>
            <w:r>
              <w:t>M</w:t>
            </w:r>
          </w:p>
        </w:tc>
        <w:tc>
          <w:tcPr>
            <w:tcW w:w="992" w:type="dxa"/>
            <w:vMerge w:val="restart"/>
          </w:tcPr>
          <w:p w14:paraId="7AA3DCFD" w14:textId="77777777" w:rsidR="00AA03C6" w:rsidRDefault="00AA03C6" w:rsidP="002D7ACC">
            <w:pPr>
              <w:pStyle w:val="Sottoparagrafo"/>
              <w:spacing w:before="0" w:after="0"/>
              <w:rPr>
                <w:bCs/>
              </w:rPr>
            </w:pPr>
            <w:r>
              <w:rPr>
                <w:bCs/>
              </w:rPr>
              <w:t>Source</w:t>
            </w:r>
          </w:p>
          <w:p w14:paraId="7B61C4F3" w14:textId="77777777" w:rsidR="00AA03C6" w:rsidRDefault="00AA03C6" w:rsidP="002D7ACC">
            <w:pPr>
              <w:keepNext/>
            </w:pPr>
            <w:r>
              <w:t>R&amp;D</w:t>
            </w:r>
            <w:r>
              <w:br/>
            </w:r>
          </w:p>
        </w:tc>
      </w:tr>
      <w:tr w:rsidR="00AA03C6" w14:paraId="114F6F30" w14:textId="77777777" w:rsidTr="002D7ACC">
        <w:trPr>
          <w:cantSplit/>
        </w:trPr>
        <w:tc>
          <w:tcPr>
            <w:tcW w:w="1350" w:type="dxa"/>
          </w:tcPr>
          <w:p w14:paraId="1C651980" w14:textId="77777777" w:rsidR="00AA03C6" w:rsidRDefault="00AA03C6" w:rsidP="00775A45">
            <w:pPr>
              <w:keepNext/>
              <w:tabs>
                <w:tab w:val="left" w:pos="5660"/>
                <w:tab w:val="left" w:pos="6820"/>
              </w:tabs>
              <w:rPr>
                <w:rFonts w:cs="Arial"/>
              </w:rPr>
            </w:pPr>
            <w:r>
              <w:rPr>
                <w:rFonts w:cs="Arial"/>
              </w:rPr>
              <w:t>FR_</w:t>
            </w:r>
            <w:r w:rsidR="00775A45">
              <w:rPr>
                <w:rFonts w:cs="Arial"/>
              </w:rPr>
              <w:t>CO</w:t>
            </w:r>
            <w:r>
              <w:rPr>
                <w:rFonts w:cs="Arial"/>
              </w:rPr>
              <w:t>_1</w:t>
            </w:r>
          </w:p>
        </w:tc>
        <w:tc>
          <w:tcPr>
            <w:tcW w:w="6305" w:type="dxa"/>
          </w:tcPr>
          <w:p w14:paraId="6D900775" w14:textId="77777777" w:rsidR="00A8781D" w:rsidRDefault="00A8781D" w:rsidP="00A8781D">
            <w:pPr>
              <w:autoSpaceDE w:val="0"/>
              <w:autoSpaceDN w:val="0"/>
              <w:adjustRightInd w:val="0"/>
            </w:pPr>
            <w:r w:rsidRPr="00A8781D">
              <w:rPr>
                <w:rFonts w:ascii="Helvetica-Bold" w:hAnsi="Helvetica-Bold" w:cs="Helvetica-Bold" w:hint="eastAsia"/>
                <w:b/>
                <w:bCs/>
                <w:szCs w:val="20"/>
                <w:lang w:val="en-US" w:eastAsia="zh-CN"/>
              </w:rPr>
              <w:t>CanOpen Slave</w:t>
            </w:r>
          </w:p>
          <w:p w14:paraId="497B0A0A" w14:textId="77777777" w:rsidR="00AA03C6" w:rsidRDefault="00775A45" w:rsidP="00AA0E20">
            <w:pPr>
              <w:pStyle w:val="ab"/>
              <w:numPr>
                <w:ilvl w:val="0"/>
                <w:numId w:val="12"/>
              </w:numPr>
              <w:autoSpaceDE w:val="0"/>
              <w:autoSpaceDN w:val="0"/>
              <w:adjustRightInd w:val="0"/>
            </w:pPr>
            <w:r w:rsidRPr="00775A45">
              <w:t xml:space="preserve">Implements the Canopennode </w:t>
            </w:r>
            <w:r w:rsidR="003941E6">
              <w:t>in</w:t>
            </w:r>
            <w:r w:rsidRPr="00775A45">
              <w:t xml:space="preserve"> the IO and 4-20mA boards.</w:t>
            </w:r>
          </w:p>
          <w:p w14:paraId="103D0943" w14:textId="77777777" w:rsidR="00775A45" w:rsidRDefault="00775A45" w:rsidP="00AA0E20">
            <w:pPr>
              <w:pStyle w:val="ab"/>
              <w:numPr>
                <w:ilvl w:val="0"/>
                <w:numId w:val="12"/>
              </w:numPr>
              <w:autoSpaceDE w:val="0"/>
              <w:autoSpaceDN w:val="0"/>
              <w:adjustRightInd w:val="0"/>
            </w:pPr>
            <w:r>
              <w:t>The eds shall be provided.</w:t>
            </w:r>
          </w:p>
          <w:p w14:paraId="10990AD6" w14:textId="77777777" w:rsidR="00775A45" w:rsidRDefault="00775A45" w:rsidP="00AA0E20">
            <w:pPr>
              <w:pStyle w:val="ab"/>
              <w:numPr>
                <w:ilvl w:val="0"/>
                <w:numId w:val="12"/>
              </w:numPr>
              <w:autoSpaceDE w:val="0"/>
              <w:autoSpaceDN w:val="0"/>
              <w:adjustRightInd w:val="0"/>
            </w:pPr>
            <w:r>
              <w:t>The hartbeat/sdo/pdo/sync function shall be support.</w:t>
            </w:r>
          </w:p>
          <w:p w14:paraId="5A416FC2" w14:textId="77777777" w:rsidR="00775A45" w:rsidRDefault="00775A45" w:rsidP="00AA0E20">
            <w:pPr>
              <w:pStyle w:val="ab"/>
              <w:numPr>
                <w:ilvl w:val="0"/>
                <w:numId w:val="12"/>
              </w:numPr>
              <w:autoSpaceDE w:val="0"/>
              <w:autoSpaceDN w:val="0"/>
              <w:adjustRightInd w:val="0"/>
            </w:pPr>
            <w:r>
              <w:t xml:space="preserve">The data exchange shall be </w:t>
            </w:r>
            <w:r w:rsidR="003941E6">
              <w:t>limited in 100 ms.</w:t>
            </w:r>
          </w:p>
          <w:p w14:paraId="1B695246" w14:textId="77777777" w:rsidR="0074511A" w:rsidRPr="0074511A" w:rsidRDefault="0074511A" w:rsidP="00AA0E20">
            <w:pPr>
              <w:pStyle w:val="ab"/>
              <w:numPr>
                <w:ilvl w:val="0"/>
                <w:numId w:val="12"/>
              </w:numPr>
              <w:autoSpaceDE w:val="0"/>
              <w:autoSpaceDN w:val="0"/>
              <w:adjustRightInd w:val="0"/>
              <w:rPr>
                <w:rFonts w:ascii="Helvetica-Bold" w:hAnsi="Helvetica-Bold" w:cs="Helvetica-Bold"/>
                <w:b/>
                <w:bCs/>
                <w:szCs w:val="20"/>
                <w:lang w:val="en-US" w:eastAsia="zh-CN"/>
              </w:rPr>
            </w:pPr>
            <w:r>
              <w:t>The led shall be used to identy the communication status and error status.</w:t>
            </w:r>
          </w:p>
        </w:tc>
        <w:tc>
          <w:tcPr>
            <w:tcW w:w="992" w:type="dxa"/>
          </w:tcPr>
          <w:p w14:paraId="32861761" w14:textId="77777777" w:rsidR="00AA03C6" w:rsidRDefault="00AA03C6" w:rsidP="002D7ACC">
            <w:pPr>
              <w:keepNext/>
              <w:rPr>
                <w:b/>
              </w:rPr>
            </w:pPr>
            <w:r>
              <w:rPr>
                <w:b/>
              </w:rPr>
              <w:t>Stability</w:t>
            </w:r>
          </w:p>
          <w:p w14:paraId="5D3BB6CF" w14:textId="77777777" w:rsidR="00AA03C6" w:rsidRDefault="00AA03C6" w:rsidP="002D7ACC">
            <w:pPr>
              <w:pStyle w:val="figura"/>
              <w:spacing w:before="0"/>
              <w:jc w:val="left"/>
            </w:pPr>
            <w:r>
              <w:t>C</w:t>
            </w:r>
          </w:p>
        </w:tc>
        <w:tc>
          <w:tcPr>
            <w:tcW w:w="992" w:type="dxa"/>
            <w:vMerge/>
          </w:tcPr>
          <w:p w14:paraId="56E1037B" w14:textId="77777777" w:rsidR="00AA03C6" w:rsidRDefault="00AA03C6" w:rsidP="002D7ACC">
            <w:pPr>
              <w:keepNext/>
            </w:pPr>
          </w:p>
        </w:tc>
      </w:tr>
    </w:tbl>
    <w:p w14:paraId="2F692E53" w14:textId="77777777" w:rsidR="00AA03C6" w:rsidRDefault="00AA03C6" w:rsidP="00AA03C6">
      <w:pPr>
        <w:rPr>
          <w:color w:val="000000"/>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350"/>
        <w:gridCol w:w="6305"/>
        <w:gridCol w:w="992"/>
        <w:gridCol w:w="992"/>
      </w:tblGrid>
      <w:tr w:rsidR="00AA03C6" w14:paraId="239D5AD1" w14:textId="77777777" w:rsidTr="002D7ACC">
        <w:trPr>
          <w:cantSplit/>
          <w:trHeight w:val="519"/>
          <w:tblHeader/>
        </w:trPr>
        <w:tc>
          <w:tcPr>
            <w:tcW w:w="1350" w:type="dxa"/>
          </w:tcPr>
          <w:p w14:paraId="7122EE3B" w14:textId="77777777" w:rsidR="00AA03C6" w:rsidRDefault="00AA03C6" w:rsidP="002D7ACC">
            <w:pPr>
              <w:pStyle w:val="Sottoparagrafo"/>
              <w:spacing w:before="0" w:after="0"/>
              <w:rPr>
                <w:bCs/>
              </w:rPr>
            </w:pPr>
            <w:r>
              <w:rPr>
                <w:bCs/>
              </w:rPr>
              <w:t>Ident.</w:t>
            </w:r>
          </w:p>
        </w:tc>
        <w:tc>
          <w:tcPr>
            <w:tcW w:w="6305" w:type="dxa"/>
          </w:tcPr>
          <w:p w14:paraId="641A4398" w14:textId="77777777" w:rsidR="00AA03C6" w:rsidRDefault="00AA03C6" w:rsidP="002D7ACC">
            <w:pPr>
              <w:pStyle w:val="Sottoparagrafo"/>
              <w:spacing w:before="0" w:after="0"/>
              <w:rPr>
                <w:bCs/>
              </w:rPr>
            </w:pPr>
            <w:r>
              <w:rPr>
                <w:bCs/>
              </w:rPr>
              <w:t>Definition / Motivation</w:t>
            </w:r>
          </w:p>
        </w:tc>
        <w:tc>
          <w:tcPr>
            <w:tcW w:w="992" w:type="dxa"/>
          </w:tcPr>
          <w:p w14:paraId="5EA0094A" w14:textId="77777777" w:rsidR="00AA03C6" w:rsidRDefault="00AA03C6" w:rsidP="002D7ACC">
            <w:pPr>
              <w:keepNext/>
            </w:pPr>
            <w:r>
              <w:rPr>
                <w:b/>
              </w:rPr>
              <w:t>Priority</w:t>
            </w:r>
          </w:p>
          <w:p w14:paraId="3C914B60" w14:textId="77777777" w:rsidR="00AA03C6" w:rsidRDefault="00AA03C6" w:rsidP="002D7ACC">
            <w:pPr>
              <w:pStyle w:val="figura"/>
              <w:spacing w:before="0"/>
              <w:jc w:val="left"/>
            </w:pPr>
            <w:r>
              <w:t>M</w:t>
            </w:r>
          </w:p>
        </w:tc>
        <w:tc>
          <w:tcPr>
            <w:tcW w:w="992" w:type="dxa"/>
            <w:vMerge w:val="restart"/>
          </w:tcPr>
          <w:p w14:paraId="2D058681" w14:textId="77777777" w:rsidR="00AA03C6" w:rsidRDefault="00AA03C6" w:rsidP="002D7ACC">
            <w:pPr>
              <w:pStyle w:val="Sottoparagrafo"/>
              <w:spacing w:before="0" w:after="0"/>
              <w:rPr>
                <w:bCs/>
              </w:rPr>
            </w:pPr>
            <w:r>
              <w:rPr>
                <w:bCs/>
              </w:rPr>
              <w:t>Source</w:t>
            </w:r>
          </w:p>
          <w:p w14:paraId="4805DA87" w14:textId="77777777" w:rsidR="00AA03C6" w:rsidRDefault="00AA03C6" w:rsidP="002D7ACC">
            <w:pPr>
              <w:keepNext/>
            </w:pPr>
            <w:r>
              <w:t>R&amp;D</w:t>
            </w:r>
            <w:r>
              <w:br/>
            </w:r>
          </w:p>
        </w:tc>
      </w:tr>
      <w:tr w:rsidR="00AA03C6" w14:paraId="3EAE204D" w14:textId="77777777" w:rsidTr="002D7ACC">
        <w:trPr>
          <w:cantSplit/>
        </w:trPr>
        <w:tc>
          <w:tcPr>
            <w:tcW w:w="1350" w:type="dxa"/>
          </w:tcPr>
          <w:p w14:paraId="66B1BB5F" w14:textId="77777777" w:rsidR="00AA03C6" w:rsidRDefault="00775A45" w:rsidP="00A8781D">
            <w:pPr>
              <w:keepNext/>
              <w:tabs>
                <w:tab w:val="left" w:pos="5660"/>
                <w:tab w:val="left" w:pos="6820"/>
              </w:tabs>
              <w:rPr>
                <w:rFonts w:cs="Arial"/>
              </w:rPr>
            </w:pPr>
            <w:r>
              <w:rPr>
                <w:rFonts w:cs="Arial"/>
              </w:rPr>
              <w:t>FR_CO_</w:t>
            </w:r>
            <w:r w:rsidR="00A8781D">
              <w:rPr>
                <w:rFonts w:cs="Arial"/>
              </w:rPr>
              <w:t>2</w:t>
            </w:r>
          </w:p>
        </w:tc>
        <w:tc>
          <w:tcPr>
            <w:tcW w:w="6305" w:type="dxa"/>
          </w:tcPr>
          <w:p w14:paraId="4B6E153C" w14:textId="77777777" w:rsidR="00A8781D" w:rsidRPr="00A8781D" w:rsidRDefault="00A8781D" w:rsidP="00A8781D">
            <w:pPr>
              <w:autoSpaceDE w:val="0"/>
              <w:autoSpaceDN w:val="0"/>
              <w:adjustRightInd w:val="0"/>
              <w:rPr>
                <w:rFonts w:ascii="Helvetica-Bold" w:hAnsi="Helvetica-Bold" w:cs="Helvetica-Bold"/>
                <w:b/>
                <w:bCs/>
                <w:szCs w:val="20"/>
                <w:lang w:val="en-US" w:eastAsia="zh-CN"/>
              </w:rPr>
            </w:pPr>
            <w:r w:rsidRPr="00A8781D">
              <w:rPr>
                <w:rFonts w:ascii="Helvetica-Bold" w:hAnsi="Helvetica-Bold" w:cs="Helvetica-Bold" w:hint="eastAsia"/>
                <w:b/>
                <w:bCs/>
                <w:szCs w:val="20"/>
                <w:lang w:val="en-US" w:eastAsia="zh-CN"/>
              </w:rPr>
              <w:t xml:space="preserve">CanOpen </w:t>
            </w:r>
            <w:r>
              <w:rPr>
                <w:rFonts w:ascii="Helvetica-Bold" w:hAnsi="Helvetica-Bold" w:cs="Helvetica-Bold"/>
                <w:b/>
                <w:bCs/>
                <w:szCs w:val="20"/>
                <w:lang w:val="en-US" w:eastAsia="zh-CN"/>
              </w:rPr>
              <w:t>Master</w:t>
            </w:r>
            <w:r w:rsidRPr="00A8781D">
              <w:rPr>
                <w:rFonts w:ascii="Helvetica-Bold" w:hAnsi="Helvetica-Bold" w:cs="Helvetica-Bold"/>
                <w:b/>
                <w:bCs/>
                <w:szCs w:val="20"/>
                <w:lang w:val="en-US" w:eastAsia="zh-CN"/>
              </w:rPr>
              <w:t xml:space="preserve"> </w:t>
            </w:r>
          </w:p>
          <w:p w14:paraId="593183F3" w14:textId="77777777" w:rsidR="00AA03C6" w:rsidRPr="0074511A" w:rsidRDefault="003941E6" w:rsidP="00AA0E20">
            <w:pPr>
              <w:pStyle w:val="ab"/>
              <w:numPr>
                <w:ilvl w:val="0"/>
                <w:numId w:val="13"/>
              </w:numPr>
              <w:autoSpaceDE w:val="0"/>
              <w:autoSpaceDN w:val="0"/>
              <w:adjustRightInd w:val="0"/>
            </w:pPr>
            <w:r w:rsidRPr="0074511A">
              <w:t>I</w:t>
            </w:r>
            <w:r w:rsidR="004A76D3">
              <w:t>mplements the C</w:t>
            </w:r>
            <w:r w:rsidRPr="0074511A">
              <w:t>anopensocket in control &amp; measure board.</w:t>
            </w:r>
          </w:p>
          <w:p w14:paraId="5B9FE35B" w14:textId="77777777" w:rsidR="003941E6" w:rsidRDefault="003941E6" w:rsidP="00AA0E20">
            <w:pPr>
              <w:pStyle w:val="ab"/>
              <w:numPr>
                <w:ilvl w:val="0"/>
                <w:numId w:val="13"/>
              </w:numPr>
              <w:autoSpaceDE w:val="0"/>
              <w:autoSpaceDN w:val="0"/>
              <w:adjustRightInd w:val="0"/>
            </w:pPr>
            <w:r w:rsidRPr="0074511A">
              <w:t>The NMT/</w:t>
            </w:r>
            <w:r>
              <w:t xml:space="preserve"> hartbeat/sdo/pdo/sync function shall be support.</w:t>
            </w:r>
          </w:p>
          <w:p w14:paraId="1FE21159" w14:textId="77777777" w:rsidR="003941E6" w:rsidRPr="004A76D3" w:rsidRDefault="0074511A" w:rsidP="00AA0E20">
            <w:pPr>
              <w:pStyle w:val="ab"/>
              <w:numPr>
                <w:ilvl w:val="0"/>
                <w:numId w:val="13"/>
              </w:numPr>
              <w:autoSpaceDE w:val="0"/>
              <w:autoSpaceDN w:val="0"/>
              <w:adjustRightInd w:val="0"/>
              <w:rPr>
                <w:rFonts w:ascii="Helvetica" w:hAnsi="Helvetica" w:cs="Helvetica"/>
                <w:szCs w:val="20"/>
                <w:lang w:eastAsia="zh-CN"/>
              </w:rPr>
            </w:pPr>
            <w:r w:rsidRPr="0074511A">
              <w:t xml:space="preserve">The </w:t>
            </w:r>
            <w:r w:rsidR="004A76D3">
              <w:t>master shall be able to found the devices connected.</w:t>
            </w:r>
          </w:p>
          <w:p w14:paraId="3EC03D67" w14:textId="77777777" w:rsidR="004A76D3" w:rsidRPr="004A76D3" w:rsidRDefault="004A76D3" w:rsidP="00AA0E20">
            <w:pPr>
              <w:pStyle w:val="ab"/>
              <w:numPr>
                <w:ilvl w:val="0"/>
                <w:numId w:val="13"/>
              </w:numPr>
              <w:autoSpaceDE w:val="0"/>
              <w:autoSpaceDN w:val="0"/>
              <w:adjustRightInd w:val="0"/>
              <w:rPr>
                <w:rFonts w:ascii="Helvetica" w:hAnsi="Helvetica" w:cs="Helvetica"/>
                <w:szCs w:val="20"/>
                <w:lang w:eastAsia="zh-CN"/>
              </w:rPr>
            </w:pPr>
            <w:r>
              <w:t>The master shall be able to find the communication or device error and issue the error/warning.</w:t>
            </w:r>
          </w:p>
          <w:p w14:paraId="7000697D" w14:textId="77777777" w:rsidR="004A76D3" w:rsidRPr="0074511A" w:rsidRDefault="004A76D3" w:rsidP="00AA0E20">
            <w:pPr>
              <w:pStyle w:val="ab"/>
              <w:numPr>
                <w:ilvl w:val="0"/>
                <w:numId w:val="13"/>
              </w:numPr>
              <w:autoSpaceDE w:val="0"/>
              <w:autoSpaceDN w:val="0"/>
              <w:adjustRightInd w:val="0"/>
              <w:rPr>
                <w:rFonts w:ascii="Helvetica" w:hAnsi="Helvetica" w:cs="Helvetica"/>
                <w:szCs w:val="20"/>
                <w:lang w:eastAsia="zh-CN"/>
              </w:rPr>
            </w:pPr>
            <w:r>
              <w:t>The master could be configured outside for the data mapping and IO actions.</w:t>
            </w:r>
          </w:p>
        </w:tc>
        <w:tc>
          <w:tcPr>
            <w:tcW w:w="992" w:type="dxa"/>
          </w:tcPr>
          <w:p w14:paraId="5ADBCEC7" w14:textId="77777777" w:rsidR="00AA03C6" w:rsidRDefault="00AA03C6" w:rsidP="002D7ACC">
            <w:pPr>
              <w:keepNext/>
              <w:rPr>
                <w:b/>
              </w:rPr>
            </w:pPr>
            <w:r>
              <w:rPr>
                <w:b/>
              </w:rPr>
              <w:t>Stability</w:t>
            </w:r>
          </w:p>
          <w:p w14:paraId="3D989790" w14:textId="77777777" w:rsidR="00AA03C6" w:rsidRDefault="00AA03C6" w:rsidP="002D7ACC">
            <w:pPr>
              <w:pStyle w:val="figura"/>
              <w:spacing w:before="0"/>
              <w:jc w:val="left"/>
            </w:pPr>
            <w:r>
              <w:t>C</w:t>
            </w:r>
          </w:p>
        </w:tc>
        <w:tc>
          <w:tcPr>
            <w:tcW w:w="992" w:type="dxa"/>
            <w:vMerge/>
          </w:tcPr>
          <w:p w14:paraId="21FB3F0A" w14:textId="77777777" w:rsidR="00AA03C6" w:rsidRDefault="00AA03C6" w:rsidP="002D7ACC">
            <w:pPr>
              <w:keepNext/>
            </w:pPr>
          </w:p>
        </w:tc>
      </w:tr>
    </w:tbl>
    <w:p w14:paraId="3919F042" w14:textId="77777777" w:rsidR="00AA03C6" w:rsidRDefault="00AA03C6" w:rsidP="00AA03C6">
      <w:pPr>
        <w:rPr>
          <w:color w:val="000000"/>
          <w:lang w:val="en-GB"/>
        </w:rPr>
      </w:pPr>
    </w:p>
    <w:p w14:paraId="3322D5FD" w14:textId="77777777" w:rsidR="002D7ACC" w:rsidRDefault="008859C3" w:rsidP="008859C3">
      <w:pPr>
        <w:pStyle w:val="2"/>
        <w:rPr>
          <w:lang w:val="fr-FR" w:eastAsia="zh-CN"/>
        </w:rPr>
      </w:pPr>
      <w:bookmarkStart w:id="61" w:name="_Toc466386107"/>
      <w:r>
        <w:rPr>
          <w:rFonts w:hint="eastAsia"/>
          <w:lang w:val="fr-FR" w:eastAsia="zh-CN"/>
        </w:rPr>
        <w:t xml:space="preserve">History </w:t>
      </w:r>
      <w:r w:rsidRPr="008859C3">
        <w:rPr>
          <w:lang w:val="en-GB"/>
        </w:rPr>
        <w:t>Data</w:t>
      </w:r>
      <w:bookmarkEnd w:id="61"/>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7386100" w14:textId="77777777" w:rsidTr="006D3521">
        <w:trPr>
          <w:cantSplit/>
          <w:trHeight w:val="519"/>
          <w:tblHeader/>
        </w:trPr>
        <w:tc>
          <w:tcPr>
            <w:tcW w:w="1276" w:type="dxa"/>
          </w:tcPr>
          <w:p w14:paraId="5A7825B9" w14:textId="77777777" w:rsidR="008859C3" w:rsidRPr="00827231" w:rsidRDefault="008859C3" w:rsidP="006D3521">
            <w:pPr>
              <w:pStyle w:val="Sottoparagrafo"/>
              <w:spacing w:before="0" w:after="0"/>
              <w:rPr>
                <w:bCs/>
              </w:rPr>
            </w:pPr>
            <w:r w:rsidRPr="00827231">
              <w:rPr>
                <w:bCs/>
              </w:rPr>
              <w:t>Ident.</w:t>
            </w:r>
          </w:p>
        </w:tc>
        <w:tc>
          <w:tcPr>
            <w:tcW w:w="6379" w:type="dxa"/>
          </w:tcPr>
          <w:p w14:paraId="4E4C09BD"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561E8834" w14:textId="77777777" w:rsidR="008859C3" w:rsidRPr="00827231" w:rsidRDefault="008859C3" w:rsidP="006D3521">
            <w:pPr>
              <w:keepNext/>
            </w:pPr>
            <w:r w:rsidRPr="00827231">
              <w:rPr>
                <w:b/>
              </w:rPr>
              <w:t>Priority</w:t>
            </w:r>
          </w:p>
          <w:p w14:paraId="6C5C05FC" w14:textId="77777777" w:rsidR="008859C3" w:rsidRPr="00827231" w:rsidRDefault="008859C3" w:rsidP="006D3521">
            <w:pPr>
              <w:pStyle w:val="figura"/>
              <w:spacing w:before="0"/>
              <w:jc w:val="left"/>
            </w:pPr>
            <w:r w:rsidRPr="00827231">
              <w:t>M</w:t>
            </w:r>
          </w:p>
        </w:tc>
        <w:tc>
          <w:tcPr>
            <w:tcW w:w="992" w:type="dxa"/>
            <w:vMerge w:val="restart"/>
          </w:tcPr>
          <w:p w14:paraId="215E7F3F" w14:textId="77777777" w:rsidR="008859C3" w:rsidRPr="00827231" w:rsidRDefault="008859C3" w:rsidP="006D3521">
            <w:pPr>
              <w:pStyle w:val="Sottoparagrafo"/>
              <w:spacing w:before="0" w:after="0"/>
              <w:rPr>
                <w:bCs/>
              </w:rPr>
            </w:pPr>
            <w:r w:rsidRPr="00827231">
              <w:rPr>
                <w:bCs/>
              </w:rPr>
              <w:t>Source</w:t>
            </w:r>
          </w:p>
          <w:p w14:paraId="4144608A" w14:textId="77777777" w:rsidR="008859C3" w:rsidRPr="00827231" w:rsidRDefault="008859C3" w:rsidP="006D3521">
            <w:pPr>
              <w:keepNext/>
            </w:pPr>
            <w:r w:rsidRPr="00827231">
              <w:t>R&amp;D</w:t>
            </w:r>
            <w:r w:rsidRPr="00827231">
              <w:br/>
            </w:r>
          </w:p>
        </w:tc>
      </w:tr>
      <w:tr w:rsidR="008859C3" w:rsidRPr="00827231" w14:paraId="66C93761" w14:textId="77777777" w:rsidTr="006D3521">
        <w:trPr>
          <w:cantSplit/>
        </w:trPr>
        <w:tc>
          <w:tcPr>
            <w:tcW w:w="1276" w:type="dxa"/>
          </w:tcPr>
          <w:p w14:paraId="48EE3928" w14:textId="77777777" w:rsidR="008859C3" w:rsidRPr="00827231" w:rsidRDefault="008859C3" w:rsidP="008859C3">
            <w:pPr>
              <w:keepNext/>
              <w:tabs>
                <w:tab w:val="left" w:pos="5660"/>
                <w:tab w:val="left" w:pos="6820"/>
              </w:tabs>
              <w:rPr>
                <w:rFonts w:cs="Arial"/>
              </w:rPr>
            </w:pPr>
            <w:r w:rsidRPr="00827231">
              <w:rPr>
                <w:rFonts w:cs="Arial"/>
              </w:rPr>
              <w:t>FR_</w:t>
            </w:r>
            <w:r>
              <w:rPr>
                <w:rFonts w:cs="Arial"/>
              </w:rPr>
              <w:t>HD</w:t>
            </w:r>
            <w:r w:rsidRPr="00827231">
              <w:rPr>
                <w:rFonts w:cs="Arial"/>
              </w:rPr>
              <w:t>_</w:t>
            </w:r>
            <w:r>
              <w:rPr>
                <w:rFonts w:cs="Arial"/>
              </w:rPr>
              <w:t>1</w:t>
            </w:r>
          </w:p>
        </w:tc>
        <w:tc>
          <w:tcPr>
            <w:tcW w:w="6379" w:type="dxa"/>
          </w:tcPr>
          <w:p w14:paraId="76138C9E" w14:textId="77777777" w:rsidR="008859C3" w:rsidRDefault="00A8781D" w:rsidP="006D3521">
            <w:pPr>
              <w:autoSpaceDE w:val="0"/>
              <w:autoSpaceDN w:val="0"/>
              <w:adjustRightInd w:val="0"/>
              <w:rPr>
                <w:b/>
                <w:lang w:val="en-US" w:eastAsia="zh-CN"/>
              </w:rPr>
            </w:pPr>
            <w:r>
              <w:rPr>
                <w:b/>
                <w:lang w:val="en-US" w:eastAsia="zh-CN"/>
              </w:rPr>
              <w:t>M</w:t>
            </w:r>
            <w:r w:rsidR="008859C3" w:rsidRPr="008859C3">
              <w:rPr>
                <w:b/>
                <w:lang w:val="en-US" w:eastAsia="zh-CN"/>
              </w:rPr>
              <w:t>easurement result</w:t>
            </w:r>
          </w:p>
          <w:p w14:paraId="6706887A" w14:textId="77777777" w:rsidR="008859C3" w:rsidRDefault="008859C3" w:rsidP="0093213A">
            <w:pPr>
              <w:pStyle w:val="ab"/>
              <w:numPr>
                <w:ilvl w:val="0"/>
                <w:numId w:val="34"/>
              </w:numPr>
              <w:autoSpaceDE w:val="0"/>
              <w:autoSpaceDN w:val="0"/>
              <w:adjustRightInd w:val="0"/>
            </w:pPr>
            <w:r>
              <w:t xml:space="preserve">Shall save at least 20,000 </w:t>
            </w:r>
            <w:r>
              <w:rPr>
                <w:rFonts w:hint="eastAsia"/>
              </w:rPr>
              <w:t xml:space="preserve">circulated </w:t>
            </w:r>
            <w:r>
              <w:t>records.</w:t>
            </w:r>
          </w:p>
          <w:p w14:paraId="00AE8C90" w14:textId="77777777" w:rsidR="008859C3" w:rsidRDefault="008859C3" w:rsidP="0093213A">
            <w:pPr>
              <w:pStyle w:val="ab"/>
              <w:numPr>
                <w:ilvl w:val="0"/>
                <w:numId w:val="34"/>
              </w:numPr>
              <w:autoSpaceDE w:val="0"/>
              <w:autoSpaceDN w:val="0"/>
              <w:adjustRightInd w:val="0"/>
            </w:pPr>
            <w:r>
              <w:t>The data log shall include:</w:t>
            </w:r>
          </w:p>
          <w:p w14:paraId="4353146E" w14:textId="77777777" w:rsidR="008859C3" w:rsidRDefault="008859C3" w:rsidP="0093213A">
            <w:pPr>
              <w:pStyle w:val="ab"/>
              <w:keepNext/>
              <w:numPr>
                <w:ilvl w:val="0"/>
                <w:numId w:val="35"/>
              </w:numPr>
            </w:pPr>
            <w:r>
              <w:rPr>
                <w:rFonts w:hint="eastAsia"/>
              </w:rPr>
              <w:t>T</w:t>
            </w:r>
            <w:r>
              <w:t xml:space="preserve">ime, </w:t>
            </w:r>
            <w:ins w:id="62" w:author="Dell" w:date="2016-11-08T22:04:00Z">
              <w:r w:rsidR="00E943AF">
                <w:rPr>
                  <w:rFonts w:hint="eastAsia"/>
                  <w:lang w:eastAsia="zh-CN"/>
                </w:rPr>
                <w:t>Date</w:t>
              </w:r>
            </w:ins>
          </w:p>
          <w:p w14:paraId="65438891" w14:textId="77777777" w:rsidR="008859C3" w:rsidRDefault="008859C3" w:rsidP="0093213A">
            <w:pPr>
              <w:pStyle w:val="ab"/>
              <w:keepNext/>
              <w:numPr>
                <w:ilvl w:val="0"/>
                <w:numId w:val="35"/>
              </w:numPr>
            </w:pPr>
            <w:r>
              <w:t xml:space="preserve">Measurement data, </w:t>
            </w:r>
          </w:p>
          <w:p w14:paraId="6ADB085A" w14:textId="77777777" w:rsidR="008859C3" w:rsidRDefault="008859C3" w:rsidP="0093213A">
            <w:pPr>
              <w:pStyle w:val="ab"/>
              <w:keepNext/>
              <w:numPr>
                <w:ilvl w:val="0"/>
                <w:numId w:val="35"/>
              </w:numPr>
            </w:pPr>
            <w:r>
              <w:t xml:space="preserve">Original signal (4 ABSs), </w:t>
            </w:r>
          </w:p>
          <w:p w14:paraId="6FDC5130" w14:textId="77777777" w:rsidR="008859C3" w:rsidRDefault="008859C3" w:rsidP="0093213A">
            <w:pPr>
              <w:pStyle w:val="ab"/>
              <w:keepNext/>
              <w:numPr>
                <w:ilvl w:val="0"/>
                <w:numId w:val="35"/>
              </w:numPr>
            </w:pPr>
            <w:r>
              <w:t>Temperature</w:t>
            </w:r>
            <w:r>
              <w:rPr>
                <w:rFonts w:hint="eastAsia"/>
              </w:rPr>
              <w:t xml:space="preserve">s, </w:t>
            </w:r>
          </w:p>
          <w:p w14:paraId="72239F3D" w14:textId="77777777" w:rsidR="008859C3" w:rsidRDefault="008859C3" w:rsidP="0093213A">
            <w:pPr>
              <w:pStyle w:val="ab"/>
              <w:keepNext/>
              <w:numPr>
                <w:ilvl w:val="0"/>
                <w:numId w:val="35"/>
              </w:numPr>
            </w:pPr>
            <w:r>
              <w:rPr>
                <w:rFonts w:hint="eastAsia"/>
              </w:rPr>
              <w:t>Accompany calibration curve (offset/slope)</w:t>
            </w:r>
            <w:ins w:id="63" w:author="Dell" w:date="2016-11-08T22:04:00Z">
              <w:r w:rsidR="00E943AF">
                <w:rPr>
                  <w:rFonts w:hint="eastAsia"/>
                  <w:lang w:eastAsia="zh-CN"/>
                </w:rPr>
                <w:t xml:space="preserve">, </w:t>
              </w:r>
              <w:r w:rsidR="00E943AF" w:rsidRPr="000315B7">
                <w:rPr>
                  <w:lang w:eastAsia="zh-CN"/>
                </w:rPr>
                <w:t>Range</w:t>
              </w:r>
            </w:ins>
            <w:ins w:id="64" w:author="Liu, April(Yuanyuan)" w:date="2016-11-09T08:53:00Z">
              <w:r w:rsidR="00C106AE" w:rsidRPr="00CE366E">
                <w:rPr>
                  <w:rFonts w:hint="eastAsia"/>
                  <w:lang w:eastAsia="zh-CN"/>
                  <w:rPrChange w:id="65" w:author="Li, Paul(Peng)" w:date="2016-11-09T13:50:00Z">
                    <w:rPr>
                      <w:rFonts w:hint="eastAsia"/>
                      <w:highlight w:val="green"/>
                      <w:lang w:eastAsia="zh-CN"/>
                    </w:rPr>
                  </w:rPrChange>
                </w:rPr>
                <w:t>，</w:t>
              </w:r>
              <w:r w:rsidR="00C106AE" w:rsidRPr="00CE366E">
                <w:rPr>
                  <w:rFonts w:hint="eastAsia"/>
                  <w:lang w:eastAsia="zh-CN"/>
                  <w:rPrChange w:id="66" w:author="Li, Paul(Peng)" w:date="2016-11-09T13:50:00Z">
                    <w:rPr>
                      <w:rFonts w:hint="eastAsia"/>
                      <w:highlight w:val="green"/>
                      <w:lang w:eastAsia="zh-CN"/>
                    </w:rPr>
                  </w:rPrChange>
                </w:rPr>
                <w:t>factor,offset</w:t>
              </w:r>
            </w:ins>
          </w:p>
          <w:p w14:paraId="5BA0CA4A" w14:textId="77777777" w:rsidR="008859C3" w:rsidRDefault="008859C3" w:rsidP="0093213A">
            <w:pPr>
              <w:pStyle w:val="ab"/>
              <w:keepNext/>
              <w:numPr>
                <w:ilvl w:val="0"/>
                <w:numId w:val="35"/>
              </w:numPr>
              <w:rPr>
                <w:ins w:id="67" w:author="Li, Paul(Peng)" w:date="2016-11-09T12:08:00Z"/>
              </w:rPr>
            </w:pPr>
            <w:r>
              <w:t>D</w:t>
            </w:r>
            <w:r>
              <w:rPr>
                <w:rFonts w:hint="eastAsia"/>
              </w:rPr>
              <w:t>ilution factor (for extend measurement range model)</w:t>
            </w:r>
          </w:p>
          <w:p w14:paraId="25FFA994" w14:textId="79FFF37D" w:rsidR="00570D52" w:rsidRPr="000315B7" w:rsidRDefault="00570D52" w:rsidP="0093213A">
            <w:pPr>
              <w:pStyle w:val="ab"/>
              <w:keepNext/>
              <w:numPr>
                <w:ilvl w:val="0"/>
                <w:numId w:val="35"/>
              </w:numPr>
            </w:pPr>
            <w:ins w:id="68" w:author="Li, Paul(Peng)" w:date="2016-11-09T12:08:00Z">
              <w:r w:rsidRPr="000315B7">
                <w:t>Tag of measure</w:t>
              </w:r>
            </w:ins>
            <w:ins w:id="69" w:author="Li, Paul(Peng)" w:date="2016-11-09T13:49:00Z">
              <w:r w:rsidR="00CE366E" w:rsidRPr="00CE366E">
                <w:rPr>
                  <w:rPrChange w:id="70" w:author="Li, Paul(Peng)" w:date="2016-11-09T13:49:00Z">
                    <w:rPr>
                      <w:highlight w:val="yellow"/>
                    </w:rPr>
                  </w:rPrChange>
                </w:rPr>
                <w:t>ment</w:t>
              </w:r>
            </w:ins>
            <w:ins w:id="71" w:author="Li, Paul(Peng)" w:date="2016-11-09T12:08:00Z">
              <w:r w:rsidRPr="000315B7">
                <w:t>.</w:t>
              </w:r>
            </w:ins>
          </w:p>
          <w:p w14:paraId="427D5EB6" w14:textId="77777777" w:rsidR="00A84096" w:rsidRDefault="00A84096" w:rsidP="0093213A">
            <w:pPr>
              <w:pStyle w:val="ab"/>
              <w:numPr>
                <w:ilvl w:val="0"/>
                <w:numId w:val="34"/>
              </w:numPr>
              <w:autoSpaceDE w:val="0"/>
              <w:autoSpaceDN w:val="0"/>
              <w:adjustRightInd w:val="0"/>
            </w:pPr>
            <w:r>
              <w:t>Log shall be read back by special CMDs</w:t>
            </w:r>
          </w:p>
          <w:p w14:paraId="5EA7402F" w14:textId="77777777" w:rsidR="00A84096" w:rsidRPr="008859C3" w:rsidRDefault="00A84096" w:rsidP="008859C3">
            <w:pPr>
              <w:autoSpaceDE w:val="0"/>
              <w:autoSpaceDN w:val="0"/>
              <w:adjustRightInd w:val="0"/>
              <w:rPr>
                <w:rFonts w:cs="Arial"/>
                <w:lang w:val="en-US"/>
              </w:rPr>
            </w:pPr>
          </w:p>
        </w:tc>
        <w:tc>
          <w:tcPr>
            <w:tcW w:w="992" w:type="dxa"/>
          </w:tcPr>
          <w:p w14:paraId="515643A2" w14:textId="77777777" w:rsidR="008859C3" w:rsidRPr="00827231" w:rsidRDefault="008859C3" w:rsidP="006D3521">
            <w:pPr>
              <w:keepNext/>
              <w:rPr>
                <w:b/>
              </w:rPr>
            </w:pPr>
            <w:r w:rsidRPr="00827231">
              <w:rPr>
                <w:b/>
              </w:rPr>
              <w:t>Stability</w:t>
            </w:r>
          </w:p>
          <w:p w14:paraId="756D81A7" w14:textId="77777777" w:rsidR="008859C3" w:rsidRPr="00827231" w:rsidRDefault="008859C3" w:rsidP="006D3521">
            <w:pPr>
              <w:pStyle w:val="figura"/>
              <w:spacing w:before="0"/>
              <w:jc w:val="left"/>
            </w:pPr>
            <w:r w:rsidRPr="00827231">
              <w:t>C</w:t>
            </w:r>
          </w:p>
        </w:tc>
        <w:tc>
          <w:tcPr>
            <w:tcW w:w="992" w:type="dxa"/>
            <w:vMerge/>
          </w:tcPr>
          <w:p w14:paraId="0513E1C7" w14:textId="77777777" w:rsidR="008859C3" w:rsidRPr="00827231" w:rsidRDefault="008859C3" w:rsidP="006D3521">
            <w:pPr>
              <w:keepNext/>
            </w:pPr>
          </w:p>
        </w:tc>
      </w:tr>
    </w:tbl>
    <w:p w14:paraId="505E64E5" w14:textId="77777777" w:rsidR="00AA03C6" w:rsidRDefault="00AA03C6"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7D48890C" w14:textId="77777777" w:rsidTr="006D3521">
        <w:trPr>
          <w:cantSplit/>
          <w:trHeight w:val="519"/>
          <w:tblHeader/>
        </w:trPr>
        <w:tc>
          <w:tcPr>
            <w:tcW w:w="1276" w:type="dxa"/>
          </w:tcPr>
          <w:p w14:paraId="50518B2B" w14:textId="77777777" w:rsidR="008859C3" w:rsidRPr="00827231" w:rsidRDefault="008859C3" w:rsidP="006D3521">
            <w:pPr>
              <w:pStyle w:val="Sottoparagrafo"/>
              <w:spacing w:before="0" w:after="0"/>
              <w:rPr>
                <w:bCs/>
              </w:rPr>
            </w:pPr>
            <w:r w:rsidRPr="00827231">
              <w:rPr>
                <w:bCs/>
              </w:rPr>
              <w:lastRenderedPageBreak/>
              <w:t>Ident.</w:t>
            </w:r>
          </w:p>
        </w:tc>
        <w:tc>
          <w:tcPr>
            <w:tcW w:w="6379" w:type="dxa"/>
          </w:tcPr>
          <w:p w14:paraId="6354D2A0"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213471" w14:textId="77777777" w:rsidR="008859C3" w:rsidRPr="00827231" w:rsidRDefault="008859C3" w:rsidP="006D3521">
            <w:pPr>
              <w:keepNext/>
            </w:pPr>
            <w:r w:rsidRPr="00827231">
              <w:rPr>
                <w:b/>
              </w:rPr>
              <w:t>Priority</w:t>
            </w:r>
          </w:p>
          <w:p w14:paraId="3CE5B79B" w14:textId="77777777" w:rsidR="008859C3" w:rsidRPr="00827231" w:rsidRDefault="008859C3" w:rsidP="006D3521">
            <w:pPr>
              <w:pStyle w:val="figura"/>
              <w:spacing w:before="0"/>
              <w:jc w:val="left"/>
            </w:pPr>
            <w:r w:rsidRPr="00827231">
              <w:t>M</w:t>
            </w:r>
          </w:p>
        </w:tc>
        <w:tc>
          <w:tcPr>
            <w:tcW w:w="992" w:type="dxa"/>
            <w:vMerge w:val="restart"/>
          </w:tcPr>
          <w:p w14:paraId="53C18601" w14:textId="77777777" w:rsidR="008859C3" w:rsidRPr="00827231" w:rsidRDefault="008859C3" w:rsidP="006D3521">
            <w:pPr>
              <w:pStyle w:val="Sottoparagrafo"/>
              <w:spacing w:before="0" w:after="0"/>
              <w:rPr>
                <w:bCs/>
              </w:rPr>
            </w:pPr>
            <w:r w:rsidRPr="00827231">
              <w:rPr>
                <w:bCs/>
              </w:rPr>
              <w:t>Source</w:t>
            </w:r>
          </w:p>
          <w:p w14:paraId="423EC641" w14:textId="77777777" w:rsidR="008859C3" w:rsidRPr="00827231" w:rsidRDefault="008859C3" w:rsidP="006D3521">
            <w:pPr>
              <w:keepNext/>
            </w:pPr>
            <w:r w:rsidRPr="00827231">
              <w:t>R&amp;D</w:t>
            </w:r>
            <w:r w:rsidRPr="00827231">
              <w:br/>
            </w:r>
          </w:p>
        </w:tc>
      </w:tr>
      <w:tr w:rsidR="008859C3" w:rsidRPr="00827231" w14:paraId="76545EB9" w14:textId="77777777" w:rsidTr="006D3521">
        <w:trPr>
          <w:cantSplit/>
        </w:trPr>
        <w:tc>
          <w:tcPr>
            <w:tcW w:w="1276" w:type="dxa"/>
          </w:tcPr>
          <w:p w14:paraId="62BE7E9A"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2</w:t>
            </w:r>
          </w:p>
        </w:tc>
        <w:tc>
          <w:tcPr>
            <w:tcW w:w="6379" w:type="dxa"/>
          </w:tcPr>
          <w:p w14:paraId="410BD3DB" w14:textId="77777777" w:rsidR="008859C3" w:rsidRDefault="008859C3" w:rsidP="006D3521">
            <w:pPr>
              <w:autoSpaceDE w:val="0"/>
              <w:autoSpaceDN w:val="0"/>
              <w:adjustRightInd w:val="0"/>
              <w:rPr>
                <w:b/>
                <w:lang w:val="en-US" w:eastAsia="zh-CN"/>
              </w:rPr>
            </w:pPr>
            <w:r>
              <w:rPr>
                <w:b/>
                <w:lang w:val="en-US" w:eastAsia="zh-CN"/>
              </w:rPr>
              <w:t>Calibration</w:t>
            </w:r>
            <w:r w:rsidRPr="008859C3">
              <w:rPr>
                <w:b/>
                <w:lang w:val="en-US" w:eastAsia="zh-CN"/>
              </w:rPr>
              <w:t xml:space="preserve"> </w:t>
            </w:r>
            <w:r>
              <w:rPr>
                <w:b/>
                <w:lang w:val="en-US" w:eastAsia="zh-CN"/>
              </w:rPr>
              <w:t>Data</w:t>
            </w:r>
          </w:p>
          <w:p w14:paraId="7DCB4056" w14:textId="77777777" w:rsidR="008859C3" w:rsidRDefault="008859C3" w:rsidP="0093213A">
            <w:pPr>
              <w:pStyle w:val="ab"/>
              <w:numPr>
                <w:ilvl w:val="0"/>
                <w:numId w:val="36"/>
              </w:numPr>
              <w:autoSpaceDE w:val="0"/>
              <w:autoSpaceDN w:val="0"/>
              <w:adjustRightInd w:val="0"/>
            </w:pPr>
            <w:r>
              <w:t xml:space="preserve">Shall save at least 5,000 </w:t>
            </w:r>
            <w:r>
              <w:rPr>
                <w:rFonts w:hint="eastAsia"/>
              </w:rPr>
              <w:t xml:space="preserve">circulated </w:t>
            </w:r>
            <w:r>
              <w:t>records.</w:t>
            </w:r>
          </w:p>
          <w:p w14:paraId="797023E4" w14:textId="77777777" w:rsidR="008859C3" w:rsidRDefault="008859C3" w:rsidP="0093213A">
            <w:pPr>
              <w:pStyle w:val="ab"/>
              <w:numPr>
                <w:ilvl w:val="0"/>
                <w:numId w:val="36"/>
              </w:numPr>
              <w:autoSpaceDE w:val="0"/>
              <w:autoSpaceDN w:val="0"/>
              <w:adjustRightInd w:val="0"/>
            </w:pPr>
            <w:r>
              <w:t>The data log shall include:</w:t>
            </w:r>
          </w:p>
          <w:p w14:paraId="5E1DDD62" w14:textId="77777777" w:rsidR="008859C3" w:rsidRDefault="008859C3" w:rsidP="0093213A">
            <w:pPr>
              <w:pStyle w:val="ab"/>
              <w:keepNext/>
              <w:numPr>
                <w:ilvl w:val="0"/>
                <w:numId w:val="37"/>
              </w:numPr>
            </w:pPr>
            <w:r>
              <w:t xml:space="preserve">time, </w:t>
            </w:r>
          </w:p>
          <w:p w14:paraId="3AC2E6AC" w14:textId="77777777" w:rsidR="008859C3" w:rsidRDefault="008859C3" w:rsidP="0093213A">
            <w:pPr>
              <w:pStyle w:val="ab"/>
              <w:keepNext/>
              <w:numPr>
                <w:ilvl w:val="0"/>
                <w:numId w:val="37"/>
              </w:numPr>
            </w:pPr>
            <w:r>
              <w:t xml:space="preserve">slope, </w:t>
            </w:r>
          </w:p>
          <w:p w14:paraId="621827CE" w14:textId="77777777" w:rsidR="008859C3" w:rsidRDefault="008859C3" w:rsidP="0093213A">
            <w:pPr>
              <w:pStyle w:val="ab"/>
              <w:keepNext/>
              <w:numPr>
                <w:ilvl w:val="0"/>
                <w:numId w:val="37"/>
              </w:numPr>
            </w:pPr>
            <w:r>
              <w:t>offset</w:t>
            </w:r>
          </w:p>
          <w:p w14:paraId="53BBE313" w14:textId="77777777" w:rsidR="008859C3" w:rsidRPr="000315B7" w:rsidRDefault="008859C3" w:rsidP="0093213A">
            <w:pPr>
              <w:pStyle w:val="ab"/>
              <w:keepNext/>
              <w:numPr>
                <w:ilvl w:val="0"/>
                <w:numId w:val="37"/>
              </w:numPr>
            </w:pPr>
            <w:r>
              <w:rPr>
                <w:rFonts w:hint="eastAsia"/>
              </w:rPr>
              <w:t>g</w:t>
            </w:r>
            <w:r w:rsidRPr="000315B7">
              <w:rPr>
                <w:rFonts w:hint="eastAsia"/>
              </w:rPr>
              <w:t xml:space="preserve">roup data * </w:t>
            </w:r>
            <w:r w:rsidRPr="000315B7">
              <w:t xml:space="preserve">max </w:t>
            </w:r>
            <w:del w:id="72" w:author="Liu, April(Yuanyuan)" w:date="2016-11-09T08:58:00Z">
              <w:r w:rsidRPr="000315B7" w:rsidDel="00C106AE">
                <w:delText>5</w:delText>
              </w:r>
            </w:del>
            <w:ins w:id="73" w:author="Liu, April(Yuanyuan)" w:date="2016-11-09T08:58:00Z">
              <w:r w:rsidR="00C106AE" w:rsidRPr="000315B7">
                <w:t>6</w:t>
              </w:r>
            </w:ins>
          </w:p>
          <w:p w14:paraId="6A03368D" w14:textId="77777777" w:rsidR="008859C3" w:rsidRPr="000315B7" w:rsidRDefault="008859C3" w:rsidP="0093213A">
            <w:pPr>
              <w:pStyle w:val="ab"/>
              <w:keepNext/>
              <w:numPr>
                <w:ilvl w:val="1"/>
                <w:numId w:val="37"/>
              </w:numPr>
            </w:pPr>
            <w:r w:rsidRPr="000315B7">
              <w:t>4 raw abs</w:t>
            </w:r>
            <w:ins w:id="74" w:author="Liu, April(Yuanyuan)" w:date="2016-11-09T08:54:00Z">
              <w:r w:rsidR="00C106AE" w:rsidRPr="000315B7">
                <w:t>,AD</w:t>
              </w:r>
            </w:ins>
          </w:p>
          <w:p w14:paraId="1850B995" w14:textId="77777777" w:rsidR="008859C3" w:rsidRPr="000315B7" w:rsidRDefault="008859C3" w:rsidP="0093213A">
            <w:pPr>
              <w:pStyle w:val="ab"/>
              <w:keepNext/>
              <w:numPr>
                <w:ilvl w:val="1"/>
                <w:numId w:val="37"/>
              </w:numPr>
            </w:pPr>
            <w:r w:rsidRPr="000315B7">
              <w:t>standard concentration</w:t>
            </w:r>
          </w:p>
          <w:p w14:paraId="6BEC545B" w14:textId="77777777" w:rsidR="008859C3" w:rsidRPr="000315B7" w:rsidRDefault="008859C3" w:rsidP="0093213A">
            <w:pPr>
              <w:pStyle w:val="ab"/>
              <w:keepNext/>
              <w:numPr>
                <w:ilvl w:val="1"/>
                <w:numId w:val="37"/>
              </w:numPr>
            </w:pPr>
            <w:r w:rsidRPr="000315B7">
              <w:t xml:space="preserve">Temperature (environment + colorimeter </w:t>
            </w:r>
            <w:ins w:id="75" w:author="Liu, April(Yuanyuan)" w:date="2016-11-09T08:57:00Z">
              <w:r w:rsidR="00C106AE" w:rsidRPr="000315B7">
                <w:t>+other</w:t>
              </w:r>
            </w:ins>
            <w:r w:rsidRPr="000315B7">
              <w:t>)</w:t>
            </w:r>
          </w:p>
          <w:p w14:paraId="646D0EFB" w14:textId="77777777" w:rsidR="008859C3" w:rsidRPr="000315B7" w:rsidRDefault="008859C3" w:rsidP="0093213A">
            <w:pPr>
              <w:pStyle w:val="ab"/>
              <w:keepNext/>
              <w:numPr>
                <w:ilvl w:val="1"/>
                <w:numId w:val="37"/>
              </w:numPr>
            </w:pPr>
            <w:r w:rsidRPr="000315B7">
              <w:t>Timestamp.</w:t>
            </w:r>
          </w:p>
          <w:p w14:paraId="46E4B0FD" w14:textId="77777777" w:rsidR="00A84096" w:rsidRDefault="00A84096" w:rsidP="0093213A">
            <w:pPr>
              <w:pStyle w:val="ab"/>
              <w:numPr>
                <w:ilvl w:val="0"/>
                <w:numId w:val="36"/>
              </w:numPr>
              <w:autoSpaceDE w:val="0"/>
              <w:autoSpaceDN w:val="0"/>
              <w:adjustRightInd w:val="0"/>
            </w:pPr>
            <w:r>
              <w:t>Log shall be read back by special CMDs</w:t>
            </w:r>
          </w:p>
          <w:p w14:paraId="4E66B2C6" w14:textId="77777777" w:rsidR="00A84096" w:rsidRPr="008859C3" w:rsidRDefault="00A84096" w:rsidP="006D3521">
            <w:pPr>
              <w:autoSpaceDE w:val="0"/>
              <w:autoSpaceDN w:val="0"/>
              <w:adjustRightInd w:val="0"/>
              <w:rPr>
                <w:rFonts w:cs="Arial"/>
                <w:lang w:val="en-US"/>
              </w:rPr>
            </w:pPr>
          </w:p>
        </w:tc>
        <w:tc>
          <w:tcPr>
            <w:tcW w:w="992" w:type="dxa"/>
          </w:tcPr>
          <w:p w14:paraId="54E5401A" w14:textId="77777777" w:rsidR="008859C3" w:rsidRPr="00827231" w:rsidRDefault="008859C3" w:rsidP="006D3521">
            <w:pPr>
              <w:keepNext/>
              <w:rPr>
                <w:b/>
              </w:rPr>
            </w:pPr>
            <w:r w:rsidRPr="00827231">
              <w:rPr>
                <w:b/>
              </w:rPr>
              <w:t>Stability</w:t>
            </w:r>
          </w:p>
          <w:p w14:paraId="79D90E0B" w14:textId="77777777" w:rsidR="008859C3" w:rsidRPr="00827231" w:rsidRDefault="008859C3" w:rsidP="006D3521">
            <w:pPr>
              <w:pStyle w:val="figura"/>
              <w:spacing w:before="0"/>
              <w:jc w:val="left"/>
            </w:pPr>
            <w:r w:rsidRPr="00827231">
              <w:t>C</w:t>
            </w:r>
          </w:p>
        </w:tc>
        <w:tc>
          <w:tcPr>
            <w:tcW w:w="992" w:type="dxa"/>
            <w:vMerge/>
          </w:tcPr>
          <w:p w14:paraId="16FCABB8" w14:textId="77777777" w:rsidR="008859C3" w:rsidRPr="00827231" w:rsidRDefault="008859C3" w:rsidP="006D3521">
            <w:pPr>
              <w:keepNext/>
            </w:pPr>
          </w:p>
        </w:tc>
      </w:tr>
    </w:tbl>
    <w:p w14:paraId="1DC2D7D8"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8859C3" w:rsidRPr="00827231" w14:paraId="4C582F18" w14:textId="77777777" w:rsidTr="006D3521">
        <w:trPr>
          <w:cantSplit/>
          <w:trHeight w:val="519"/>
          <w:tblHeader/>
        </w:trPr>
        <w:tc>
          <w:tcPr>
            <w:tcW w:w="1276" w:type="dxa"/>
          </w:tcPr>
          <w:p w14:paraId="56DF3E07" w14:textId="77777777" w:rsidR="008859C3" w:rsidRPr="00827231" w:rsidRDefault="008859C3" w:rsidP="006D3521">
            <w:pPr>
              <w:pStyle w:val="Sottoparagrafo"/>
              <w:spacing w:before="0" w:after="0"/>
              <w:rPr>
                <w:bCs/>
              </w:rPr>
            </w:pPr>
            <w:r w:rsidRPr="00827231">
              <w:rPr>
                <w:bCs/>
              </w:rPr>
              <w:t>Ident.</w:t>
            </w:r>
          </w:p>
        </w:tc>
        <w:tc>
          <w:tcPr>
            <w:tcW w:w="6379" w:type="dxa"/>
          </w:tcPr>
          <w:p w14:paraId="4D5B7419" w14:textId="77777777" w:rsidR="008859C3" w:rsidRPr="00827231" w:rsidRDefault="008859C3" w:rsidP="006D3521">
            <w:pPr>
              <w:pStyle w:val="Sottoparagrafo"/>
              <w:spacing w:before="0" w:after="0"/>
              <w:rPr>
                <w:bCs/>
              </w:rPr>
            </w:pPr>
            <w:r w:rsidRPr="00827231">
              <w:rPr>
                <w:bCs/>
              </w:rPr>
              <w:t>Definition / Motivation</w:t>
            </w:r>
          </w:p>
        </w:tc>
        <w:tc>
          <w:tcPr>
            <w:tcW w:w="992" w:type="dxa"/>
          </w:tcPr>
          <w:p w14:paraId="4881CFF4" w14:textId="77777777" w:rsidR="008859C3" w:rsidRPr="00827231" w:rsidRDefault="008859C3" w:rsidP="006D3521">
            <w:pPr>
              <w:keepNext/>
            </w:pPr>
            <w:r w:rsidRPr="00827231">
              <w:rPr>
                <w:b/>
              </w:rPr>
              <w:t>Priority</w:t>
            </w:r>
          </w:p>
          <w:p w14:paraId="37139A8F" w14:textId="77777777" w:rsidR="008859C3" w:rsidRPr="00827231" w:rsidRDefault="008859C3" w:rsidP="006D3521">
            <w:pPr>
              <w:pStyle w:val="figura"/>
              <w:spacing w:before="0"/>
              <w:jc w:val="left"/>
            </w:pPr>
            <w:r w:rsidRPr="00827231">
              <w:t>M</w:t>
            </w:r>
          </w:p>
        </w:tc>
        <w:tc>
          <w:tcPr>
            <w:tcW w:w="992" w:type="dxa"/>
            <w:vMerge w:val="restart"/>
          </w:tcPr>
          <w:p w14:paraId="061D2E67" w14:textId="77777777" w:rsidR="008859C3" w:rsidRPr="00827231" w:rsidRDefault="008859C3" w:rsidP="006D3521">
            <w:pPr>
              <w:pStyle w:val="Sottoparagrafo"/>
              <w:spacing w:before="0" w:after="0"/>
              <w:rPr>
                <w:bCs/>
              </w:rPr>
            </w:pPr>
            <w:r w:rsidRPr="00827231">
              <w:rPr>
                <w:bCs/>
              </w:rPr>
              <w:t>Source</w:t>
            </w:r>
          </w:p>
          <w:p w14:paraId="2889DFB7" w14:textId="77777777" w:rsidR="008859C3" w:rsidRPr="00827231" w:rsidRDefault="008859C3" w:rsidP="006D3521">
            <w:pPr>
              <w:keepNext/>
            </w:pPr>
            <w:r w:rsidRPr="00827231">
              <w:t>R&amp;D</w:t>
            </w:r>
            <w:r w:rsidRPr="00827231">
              <w:br/>
            </w:r>
          </w:p>
        </w:tc>
      </w:tr>
      <w:tr w:rsidR="008859C3" w:rsidRPr="00827231" w14:paraId="060EDA55" w14:textId="77777777" w:rsidTr="006D3521">
        <w:trPr>
          <w:cantSplit/>
        </w:trPr>
        <w:tc>
          <w:tcPr>
            <w:tcW w:w="1276" w:type="dxa"/>
          </w:tcPr>
          <w:p w14:paraId="6E138DB9" w14:textId="77777777" w:rsidR="008859C3" w:rsidRPr="00827231" w:rsidRDefault="008859C3"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3</w:t>
            </w:r>
          </w:p>
        </w:tc>
        <w:tc>
          <w:tcPr>
            <w:tcW w:w="6379" w:type="dxa"/>
          </w:tcPr>
          <w:p w14:paraId="7F30E285" w14:textId="77777777" w:rsidR="008859C3" w:rsidRDefault="008859C3" w:rsidP="006D3521">
            <w:pPr>
              <w:autoSpaceDE w:val="0"/>
              <w:autoSpaceDN w:val="0"/>
              <w:adjustRightInd w:val="0"/>
              <w:rPr>
                <w:b/>
                <w:lang w:val="en-US" w:eastAsia="zh-CN"/>
              </w:rPr>
            </w:pPr>
            <w:r>
              <w:rPr>
                <w:b/>
                <w:lang w:val="en-US" w:eastAsia="zh-CN"/>
              </w:rPr>
              <w:t>Event</w:t>
            </w:r>
            <w:r w:rsidRPr="008859C3">
              <w:rPr>
                <w:b/>
                <w:lang w:val="en-US" w:eastAsia="zh-CN"/>
              </w:rPr>
              <w:t xml:space="preserve"> </w:t>
            </w:r>
            <w:r>
              <w:rPr>
                <w:b/>
                <w:lang w:val="en-US" w:eastAsia="zh-CN"/>
              </w:rPr>
              <w:t>Data</w:t>
            </w:r>
          </w:p>
          <w:p w14:paraId="116F1350" w14:textId="77777777" w:rsidR="008859C3" w:rsidRDefault="008859C3" w:rsidP="0093213A">
            <w:pPr>
              <w:pStyle w:val="ab"/>
              <w:numPr>
                <w:ilvl w:val="0"/>
                <w:numId w:val="38"/>
              </w:numPr>
              <w:autoSpaceDE w:val="0"/>
              <w:autoSpaceDN w:val="0"/>
              <w:adjustRightInd w:val="0"/>
            </w:pPr>
            <w:r>
              <w:t xml:space="preserve">Shall save at least 20,000 </w:t>
            </w:r>
            <w:r>
              <w:rPr>
                <w:rFonts w:hint="eastAsia"/>
              </w:rPr>
              <w:t xml:space="preserve">circulated </w:t>
            </w:r>
            <w:r>
              <w:t>records.</w:t>
            </w:r>
          </w:p>
          <w:p w14:paraId="6D449570" w14:textId="77777777" w:rsidR="008859C3" w:rsidRDefault="008859C3" w:rsidP="0093213A">
            <w:pPr>
              <w:pStyle w:val="ab"/>
              <w:numPr>
                <w:ilvl w:val="0"/>
                <w:numId w:val="38"/>
              </w:numPr>
              <w:autoSpaceDE w:val="0"/>
              <w:autoSpaceDN w:val="0"/>
              <w:adjustRightInd w:val="0"/>
            </w:pPr>
            <w:r>
              <w:t>The data log shall include:</w:t>
            </w:r>
          </w:p>
          <w:p w14:paraId="7B25DE6C" w14:textId="77777777" w:rsidR="008859C3" w:rsidRDefault="008859C3" w:rsidP="0093213A">
            <w:pPr>
              <w:pStyle w:val="ab"/>
              <w:keepNext/>
              <w:numPr>
                <w:ilvl w:val="0"/>
                <w:numId w:val="39"/>
              </w:numPr>
            </w:pPr>
            <w:r>
              <w:rPr>
                <w:rFonts w:hint="eastAsia"/>
              </w:rPr>
              <w:t>E</w:t>
            </w:r>
            <w:r>
              <w:t>very operation including calibration, cleaning, flushing, priming and configuration change should be recorded.</w:t>
            </w:r>
          </w:p>
          <w:p w14:paraId="76D2D56F" w14:textId="77777777" w:rsidR="008859C3" w:rsidRDefault="006D3521" w:rsidP="0093213A">
            <w:pPr>
              <w:pStyle w:val="ab"/>
              <w:keepNext/>
              <w:numPr>
                <w:ilvl w:val="0"/>
                <w:numId w:val="39"/>
              </w:numPr>
            </w:pPr>
            <w:r>
              <w:t>Time</w:t>
            </w:r>
          </w:p>
          <w:p w14:paraId="1152FB70" w14:textId="77777777" w:rsidR="00A84096" w:rsidRDefault="00A84096" w:rsidP="0093213A">
            <w:pPr>
              <w:pStyle w:val="ab"/>
              <w:numPr>
                <w:ilvl w:val="0"/>
                <w:numId w:val="38"/>
              </w:numPr>
              <w:autoSpaceDE w:val="0"/>
              <w:autoSpaceDN w:val="0"/>
              <w:adjustRightInd w:val="0"/>
            </w:pPr>
            <w:r>
              <w:t>Log shall be read back by special CMDs</w:t>
            </w:r>
          </w:p>
          <w:p w14:paraId="3784B1C2" w14:textId="77777777" w:rsidR="008859C3" w:rsidRPr="008859C3" w:rsidRDefault="008859C3" w:rsidP="006D3521">
            <w:pPr>
              <w:autoSpaceDE w:val="0"/>
              <w:autoSpaceDN w:val="0"/>
              <w:adjustRightInd w:val="0"/>
              <w:rPr>
                <w:rFonts w:cs="Arial"/>
                <w:lang w:val="en-US"/>
              </w:rPr>
            </w:pPr>
          </w:p>
        </w:tc>
        <w:tc>
          <w:tcPr>
            <w:tcW w:w="992" w:type="dxa"/>
          </w:tcPr>
          <w:p w14:paraId="78A4308C" w14:textId="77777777" w:rsidR="008859C3" w:rsidRPr="00827231" w:rsidRDefault="008859C3" w:rsidP="006D3521">
            <w:pPr>
              <w:keepNext/>
              <w:rPr>
                <w:b/>
              </w:rPr>
            </w:pPr>
            <w:r w:rsidRPr="00827231">
              <w:rPr>
                <w:b/>
              </w:rPr>
              <w:t>Stability</w:t>
            </w:r>
          </w:p>
          <w:p w14:paraId="4DE7593A" w14:textId="77777777" w:rsidR="008859C3" w:rsidRPr="00827231" w:rsidRDefault="008859C3" w:rsidP="006D3521">
            <w:pPr>
              <w:pStyle w:val="figura"/>
              <w:spacing w:before="0"/>
              <w:jc w:val="left"/>
            </w:pPr>
            <w:r w:rsidRPr="00827231">
              <w:t>C</w:t>
            </w:r>
          </w:p>
        </w:tc>
        <w:tc>
          <w:tcPr>
            <w:tcW w:w="992" w:type="dxa"/>
            <w:vMerge/>
          </w:tcPr>
          <w:p w14:paraId="3F56F557" w14:textId="77777777" w:rsidR="008859C3" w:rsidRPr="00827231" w:rsidRDefault="008859C3" w:rsidP="006D3521">
            <w:pPr>
              <w:keepNext/>
            </w:pPr>
          </w:p>
        </w:tc>
      </w:tr>
    </w:tbl>
    <w:p w14:paraId="02DAAC8D" w14:textId="77777777" w:rsidR="008859C3" w:rsidRDefault="008859C3" w:rsidP="00AA03C6">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2501C7A4" w14:textId="77777777" w:rsidTr="006D3521">
        <w:trPr>
          <w:cantSplit/>
          <w:trHeight w:val="519"/>
          <w:tblHeader/>
        </w:trPr>
        <w:tc>
          <w:tcPr>
            <w:tcW w:w="1276" w:type="dxa"/>
          </w:tcPr>
          <w:p w14:paraId="1A1A3D25" w14:textId="77777777" w:rsidR="006D3521" w:rsidRPr="00827231" w:rsidRDefault="006D3521" w:rsidP="006D3521">
            <w:pPr>
              <w:pStyle w:val="Sottoparagrafo"/>
              <w:spacing w:before="0" w:after="0"/>
              <w:rPr>
                <w:bCs/>
              </w:rPr>
            </w:pPr>
            <w:r w:rsidRPr="00827231">
              <w:rPr>
                <w:bCs/>
              </w:rPr>
              <w:t>Ident.</w:t>
            </w:r>
          </w:p>
        </w:tc>
        <w:tc>
          <w:tcPr>
            <w:tcW w:w="6379" w:type="dxa"/>
          </w:tcPr>
          <w:p w14:paraId="7BA87674"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08D531F6" w14:textId="77777777" w:rsidR="006D3521" w:rsidRPr="00827231" w:rsidRDefault="006D3521" w:rsidP="006D3521">
            <w:pPr>
              <w:keepNext/>
            </w:pPr>
            <w:r w:rsidRPr="00827231">
              <w:rPr>
                <w:b/>
              </w:rPr>
              <w:t>Priority</w:t>
            </w:r>
          </w:p>
          <w:p w14:paraId="75EA5A8B" w14:textId="77777777" w:rsidR="006D3521" w:rsidRPr="00827231" w:rsidRDefault="006D3521" w:rsidP="006D3521">
            <w:pPr>
              <w:pStyle w:val="figura"/>
              <w:spacing w:before="0"/>
              <w:jc w:val="left"/>
            </w:pPr>
            <w:r w:rsidRPr="00827231">
              <w:t>M</w:t>
            </w:r>
          </w:p>
        </w:tc>
        <w:tc>
          <w:tcPr>
            <w:tcW w:w="992" w:type="dxa"/>
            <w:vMerge w:val="restart"/>
          </w:tcPr>
          <w:p w14:paraId="3AA07ED5" w14:textId="77777777" w:rsidR="006D3521" w:rsidRPr="00827231" w:rsidRDefault="006D3521" w:rsidP="006D3521">
            <w:pPr>
              <w:pStyle w:val="Sottoparagrafo"/>
              <w:spacing w:before="0" w:after="0"/>
              <w:rPr>
                <w:bCs/>
              </w:rPr>
            </w:pPr>
            <w:r w:rsidRPr="00827231">
              <w:rPr>
                <w:bCs/>
              </w:rPr>
              <w:t>Source</w:t>
            </w:r>
          </w:p>
          <w:p w14:paraId="3A2E806E" w14:textId="77777777" w:rsidR="006D3521" w:rsidRPr="00827231" w:rsidRDefault="006D3521" w:rsidP="006D3521">
            <w:pPr>
              <w:keepNext/>
            </w:pPr>
            <w:r w:rsidRPr="00827231">
              <w:t>R&amp;D</w:t>
            </w:r>
            <w:r w:rsidRPr="00827231">
              <w:br/>
            </w:r>
          </w:p>
        </w:tc>
      </w:tr>
      <w:tr w:rsidR="006D3521" w:rsidRPr="00827231" w14:paraId="5424DCD5" w14:textId="77777777" w:rsidTr="006D3521">
        <w:trPr>
          <w:cantSplit/>
        </w:trPr>
        <w:tc>
          <w:tcPr>
            <w:tcW w:w="1276" w:type="dxa"/>
          </w:tcPr>
          <w:p w14:paraId="5054A396"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HD</w:t>
            </w:r>
            <w:r w:rsidRPr="00827231">
              <w:rPr>
                <w:rFonts w:cs="Arial"/>
              </w:rPr>
              <w:t>_</w:t>
            </w:r>
            <w:r w:rsidR="00A8781D">
              <w:rPr>
                <w:rFonts w:cs="Arial"/>
              </w:rPr>
              <w:t>4</w:t>
            </w:r>
          </w:p>
        </w:tc>
        <w:tc>
          <w:tcPr>
            <w:tcW w:w="6379" w:type="dxa"/>
          </w:tcPr>
          <w:p w14:paraId="5A14967F" w14:textId="77777777" w:rsidR="006D3521" w:rsidRDefault="006D3521" w:rsidP="006D3521">
            <w:pPr>
              <w:autoSpaceDE w:val="0"/>
              <w:autoSpaceDN w:val="0"/>
              <w:adjustRightInd w:val="0"/>
              <w:rPr>
                <w:b/>
                <w:lang w:val="en-US" w:eastAsia="zh-CN"/>
              </w:rPr>
            </w:pPr>
            <w:r>
              <w:rPr>
                <w:b/>
                <w:lang w:val="en-US" w:eastAsia="zh-CN"/>
              </w:rPr>
              <w:t>History Data Protection</w:t>
            </w:r>
          </w:p>
          <w:p w14:paraId="62DE5A48" w14:textId="77777777" w:rsidR="006D3521" w:rsidRDefault="006D3521" w:rsidP="0093213A">
            <w:pPr>
              <w:pStyle w:val="ab"/>
              <w:numPr>
                <w:ilvl w:val="0"/>
                <w:numId w:val="40"/>
              </w:numPr>
              <w:autoSpaceDE w:val="0"/>
              <w:autoSpaceDN w:val="0"/>
              <w:adjustRightInd w:val="0"/>
            </w:pPr>
            <w:r w:rsidRPr="008752CF">
              <w:rPr>
                <w:rFonts w:hint="eastAsia"/>
              </w:rPr>
              <w:t xml:space="preserve">All of data </w:t>
            </w:r>
            <w:r w:rsidRPr="008752CF">
              <w:t>cannot</w:t>
            </w:r>
            <w:r w:rsidRPr="008752CF">
              <w:rPr>
                <w:rFonts w:hint="eastAsia"/>
              </w:rPr>
              <w:t xml:space="preserve"> be deleted. </w:t>
            </w:r>
            <w:r w:rsidRPr="008752CF">
              <w:t xml:space="preserve">If the memory is full, the oldest one will be deleted. </w:t>
            </w:r>
          </w:p>
          <w:p w14:paraId="073A5553" w14:textId="77777777" w:rsidR="006D3521" w:rsidRPr="00625A3B" w:rsidRDefault="006D3521" w:rsidP="0093213A">
            <w:pPr>
              <w:pStyle w:val="ab"/>
              <w:numPr>
                <w:ilvl w:val="0"/>
                <w:numId w:val="40"/>
              </w:numPr>
              <w:autoSpaceDE w:val="0"/>
              <w:autoSpaceDN w:val="0"/>
              <w:adjustRightInd w:val="0"/>
            </w:pPr>
            <w:r w:rsidRPr="00625A3B">
              <w:t xml:space="preserve">Two years of data should be saved. </w:t>
            </w:r>
          </w:p>
          <w:p w14:paraId="63E80A78" w14:textId="77777777" w:rsidR="006D3521" w:rsidRDefault="006D3521" w:rsidP="0093213A">
            <w:pPr>
              <w:pStyle w:val="ab"/>
              <w:numPr>
                <w:ilvl w:val="0"/>
                <w:numId w:val="40"/>
              </w:numPr>
              <w:autoSpaceDE w:val="0"/>
              <w:autoSpaceDN w:val="0"/>
              <w:adjustRightInd w:val="0"/>
            </w:pPr>
            <w:r w:rsidRPr="008752CF">
              <w:t>Only OPS</w:t>
            </w:r>
            <w:r>
              <w:rPr>
                <w:rFonts w:hint="eastAsia"/>
              </w:rPr>
              <w:t xml:space="preserve"> (factory)</w:t>
            </w:r>
            <w:r w:rsidRPr="008752CF">
              <w:t xml:space="preserve"> could delete data.</w:t>
            </w:r>
          </w:p>
          <w:p w14:paraId="57E69C12" w14:textId="77777777" w:rsidR="006D3521" w:rsidRPr="006D3521" w:rsidRDefault="006D3521" w:rsidP="006D3521">
            <w:pPr>
              <w:autoSpaceDE w:val="0"/>
              <w:autoSpaceDN w:val="0"/>
              <w:adjustRightInd w:val="0"/>
              <w:rPr>
                <w:rFonts w:cs="Arial"/>
                <w:lang w:val="en-US"/>
              </w:rPr>
            </w:pPr>
          </w:p>
        </w:tc>
        <w:tc>
          <w:tcPr>
            <w:tcW w:w="992" w:type="dxa"/>
          </w:tcPr>
          <w:p w14:paraId="44FE4FC1" w14:textId="77777777" w:rsidR="006D3521" w:rsidRPr="00827231" w:rsidRDefault="006D3521" w:rsidP="006D3521">
            <w:pPr>
              <w:keepNext/>
              <w:rPr>
                <w:b/>
              </w:rPr>
            </w:pPr>
            <w:r w:rsidRPr="00827231">
              <w:rPr>
                <w:b/>
              </w:rPr>
              <w:t>Stability</w:t>
            </w:r>
          </w:p>
          <w:p w14:paraId="6B468A8F" w14:textId="77777777" w:rsidR="006D3521" w:rsidRPr="00827231" w:rsidRDefault="006D3521" w:rsidP="006D3521">
            <w:pPr>
              <w:pStyle w:val="figura"/>
              <w:spacing w:before="0"/>
              <w:jc w:val="left"/>
            </w:pPr>
            <w:r w:rsidRPr="00827231">
              <w:t>C</w:t>
            </w:r>
          </w:p>
        </w:tc>
        <w:tc>
          <w:tcPr>
            <w:tcW w:w="992" w:type="dxa"/>
            <w:vMerge/>
          </w:tcPr>
          <w:p w14:paraId="0C3E7BED" w14:textId="77777777" w:rsidR="006D3521" w:rsidRPr="00827231" w:rsidRDefault="006D3521" w:rsidP="006D3521">
            <w:pPr>
              <w:keepNext/>
            </w:pPr>
          </w:p>
        </w:tc>
      </w:tr>
    </w:tbl>
    <w:p w14:paraId="2538B7E3" w14:textId="77777777" w:rsidR="008859C3" w:rsidRDefault="008859C3" w:rsidP="00AA03C6">
      <w:pPr>
        <w:rPr>
          <w:lang w:val="en-GB"/>
        </w:rPr>
      </w:pPr>
    </w:p>
    <w:p w14:paraId="0BF35782" w14:textId="77777777" w:rsidR="006D3521" w:rsidRDefault="006D3521" w:rsidP="006D3521">
      <w:pPr>
        <w:pStyle w:val="2"/>
        <w:rPr>
          <w:lang w:val="en-GB"/>
        </w:rPr>
      </w:pPr>
      <w:bookmarkStart w:id="76" w:name="_Toc466386108"/>
      <w:r>
        <w:rPr>
          <w:lang w:val="en-GB"/>
        </w:rPr>
        <w:t>Maintenance</w:t>
      </w:r>
      <w:bookmarkEnd w:id="76"/>
    </w:p>
    <w:p w14:paraId="1170DA1D"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7AD83354" w14:textId="77777777" w:rsidTr="006D3521">
        <w:trPr>
          <w:cantSplit/>
          <w:trHeight w:val="519"/>
          <w:tblHeader/>
        </w:trPr>
        <w:tc>
          <w:tcPr>
            <w:tcW w:w="1276" w:type="dxa"/>
          </w:tcPr>
          <w:p w14:paraId="316C53BE" w14:textId="77777777" w:rsidR="006D3521" w:rsidRPr="00827231" w:rsidRDefault="006D3521" w:rsidP="006D3521">
            <w:pPr>
              <w:pStyle w:val="Sottoparagrafo"/>
              <w:spacing w:before="0" w:after="0"/>
              <w:rPr>
                <w:bCs/>
              </w:rPr>
            </w:pPr>
            <w:r w:rsidRPr="00827231">
              <w:rPr>
                <w:bCs/>
              </w:rPr>
              <w:t>Ident.</w:t>
            </w:r>
          </w:p>
        </w:tc>
        <w:tc>
          <w:tcPr>
            <w:tcW w:w="6379" w:type="dxa"/>
          </w:tcPr>
          <w:p w14:paraId="23D56542"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4C9A6885" w14:textId="77777777" w:rsidR="006D3521" w:rsidRPr="00827231" w:rsidRDefault="006D3521" w:rsidP="006D3521">
            <w:pPr>
              <w:keepNext/>
            </w:pPr>
            <w:r w:rsidRPr="00827231">
              <w:rPr>
                <w:b/>
              </w:rPr>
              <w:t>Priority</w:t>
            </w:r>
          </w:p>
          <w:p w14:paraId="5AA8A476" w14:textId="77777777" w:rsidR="006D3521" w:rsidRPr="00827231" w:rsidRDefault="006D3521" w:rsidP="006D3521">
            <w:pPr>
              <w:pStyle w:val="figura"/>
              <w:spacing w:before="0"/>
              <w:jc w:val="left"/>
            </w:pPr>
            <w:r w:rsidRPr="00827231">
              <w:t>M</w:t>
            </w:r>
          </w:p>
        </w:tc>
        <w:tc>
          <w:tcPr>
            <w:tcW w:w="992" w:type="dxa"/>
            <w:vMerge w:val="restart"/>
          </w:tcPr>
          <w:p w14:paraId="12BA1D29" w14:textId="77777777" w:rsidR="006D3521" w:rsidRPr="00827231" w:rsidRDefault="006D3521" w:rsidP="006D3521">
            <w:pPr>
              <w:pStyle w:val="Sottoparagrafo"/>
              <w:spacing w:before="0" w:after="0"/>
              <w:rPr>
                <w:bCs/>
              </w:rPr>
            </w:pPr>
            <w:r w:rsidRPr="00827231">
              <w:rPr>
                <w:bCs/>
              </w:rPr>
              <w:t>Source</w:t>
            </w:r>
          </w:p>
          <w:p w14:paraId="08FD5CA7" w14:textId="77777777" w:rsidR="006D3521" w:rsidRPr="00827231" w:rsidRDefault="006D3521" w:rsidP="006D3521">
            <w:pPr>
              <w:keepNext/>
            </w:pPr>
            <w:r w:rsidRPr="00827231">
              <w:t>R&amp;D</w:t>
            </w:r>
            <w:r w:rsidRPr="00827231">
              <w:br/>
            </w:r>
          </w:p>
        </w:tc>
      </w:tr>
      <w:tr w:rsidR="006D3521" w:rsidRPr="00827231" w14:paraId="073F7E45" w14:textId="77777777" w:rsidTr="006D3521">
        <w:trPr>
          <w:cantSplit/>
        </w:trPr>
        <w:tc>
          <w:tcPr>
            <w:tcW w:w="1276" w:type="dxa"/>
          </w:tcPr>
          <w:p w14:paraId="5336145A" w14:textId="77777777" w:rsidR="006D3521" w:rsidRPr="00827231" w:rsidRDefault="006D3521" w:rsidP="006D3521">
            <w:pPr>
              <w:keepNext/>
              <w:tabs>
                <w:tab w:val="left" w:pos="5660"/>
                <w:tab w:val="left" w:pos="6820"/>
              </w:tabs>
              <w:rPr>
                <w:rFonts w:cs="Arial"/>
              </w:rPr>
            </w:pPr>
            <w:r w:rsidRPr="00827231">
              <w:rPr>
                <w:rFonts w:cs="Arial"/>
              </w:rPr>
              <w:t>FR_</w:t>
            </w:r>
            <w:r>
              <w:rPr>
                <w:rFonts w:cs="Arial"/>
              </w:rPr>
              <w:t>MT</w:t>
            </w:r>
            <w:r w:rsidRPr="00827231">
              <w:rPr>
                <w:rFonts w:cs="Arial"/>
              </w:rPr>
              <w:t>_</w:t>
            </w:r>
            <w:r>
              <w:rPr>
                <w:rFonts w:cs="Arial"/>
              </w:rPr>
              <w:t>1</w:t>
            </w:r>
          </w:p>
        </w:tc>
        <w:tc>
          <w:tcPr>
            <w:tcW w:w="6379" w:type="dxa"/>
          </w:tcPr>
          <w:p w14:paraId="5CB79DD4" w14:textId="77777777" w:rsidR="006D3521" w:rsidRDefault="006D3521" w:rsidP="006D3521">
            <w:pPr>
              <w:autoSpaceDE w:val="0"/>
              <w:autoSpaceDN w:val="0"/>
              <w:adjustRightInd w:val="0"/>
              <w:rPr>
                <w:b/>
                <w:lang w:val="en-US" w:eastAsia="zh-CN"/>
              </w:rPr>
            </w:pPr>
            <w:r>
              <w:rPr>
                <w:b/>
                <w:lang w:val="en-US" w:eastAsia="zh-CN"/>
              </w:rPr>
              <w:t>Configuration/info Read back</w:t>
            </w:r>
          </w:p>
          <w:p w14:paraId="0B2EC5C1" w14:textId="77777777" w:rsidR="006D3521" w:rsidRPr="00162EE4" w:rsidRDefault="006D3521" w:rsidP="0093213A">
            <w:pPr>
              <w:pStyle w:val="ab"/>
              <w:numPr>
                <w:ilvl w:val="0"/>
                <w:numId w:val="41"/>
              </w:numPr>
              <w:autoSpaceDE w:val="0"/>
              <w:autoSpaceDN w:val="0"/>
              <w:adjustRightInd w:val="0"/>
            </w:pPr>
            <w:r w:rsidRPr="00162EE4">
              <w:rPr>
                <w:rFonts w:hint="eastAsia"/>
              </w:rPr>
              <w:t>Measurement mode and interval</w:t>
            </w:r>
          </w:p>
          <w:p w14:paraId="1C653AA2" w14:textId="77777777" w:rsidR="006D3521" w:rsidRPr="006D3521" w:rsidRDefault="006D3521" w:rsidP="0093213A">
            <w:pPr>
              <w:pStyle w:val="ab"/>
              <w:numPr>
                <w:ilvl w:val="0"/>
                <w:numId w:val="41"/>
              </w:numPr>
              <w:autoSpaceDE w:val="0"/>
              <w:autoSpaceDN w:val="0"/>
              <w:adjustRightInd w:val="0"/>
            </w:pPr>
            <w:r w:rsidRPr="00162EE4">
              <w:rPr>
                <w:rFonts w:hint="eastAsia"/>
              </w:rPr>
              <w:t>Calibration interval</w:t>
            </w:r>
          </w:p>
          <w:p w14:paraId="72871132" w14:textId="77777777" w:rsidR="006D3521" w:rsidRPr="00162EE4" w:rsidRDefault="006D3521" w:rsidP="0093213A">
            <w:pPr>
              <w:pStyle w:val="ab"/>
              <w:numPr>
                <w:ilvl w:val="0"/>
                <w:numId w:val="41"/>
              </w:numPr>
              <w:autoSpaceDE w:val="0"/>
              <w:autoSpaceDN w:val="0"/>
              <w:adjustRightInd w:val="0"/>
            </w:pPr>
            <w:commentRangeStart w:id="77"/>
            <w:r w:rsidRPr="00162EE4">
              <w:rPr>
                <w:rFonts w:hint="eastAsia"/>
              </w:rPr>
              <w:t>Dilution factor (applied on extend measurement range model)</w:t>
            </w:r>
            <w:commentRangeEnd w:id="77"/>
            <w:r w:rsidR="00002EF4">
              <w:rPr>
                <w:rStyle w:val="ae"/>
                <w:rFonts w:eastAsia="Times New Roman"/>
                <w:noProof/>
                <w:lang w:val="en-US"/>
              </w:rPr>
              <w:commentReference w:id="77"/>
            </w:r>
          </w:p>
          <w:p w14:paraId="42AB9BC8" w14:textId="77777777" w:rsidR="006D3521" w:rsidRDefault="006D3521" w:rsidP="0093213A">
            <w:pPr>
              <w:pStyle w:val="ab"/>
              <w:numPr>
                <w:ilvl w:val="0"/>
                <w:numId w:val="41"/>
              </w:numPr>
              <w:autoSpaceDE w:val="0"/>
              <w:autoSpaceDN w:val="0"/>
              <w:adjustRightInd w:val="0"/>
            </w:pPr>
            <w:r>
              <w:rPr>
                <w:rFonts w:hint="eastAsia"/>
              </w:rPr>
              <w:t>Calibration curves in use and adaptation factor</w:t>
            </w:r>
          </w:p>
          <w:p w14:paraId="4C8421CB" w14:textId="77777777" w:rsidR="006D3521" w:rsidRDefault="006D3521" w:rsidP="0093213A">
            <w:pPr>
              <w:pStyle w:val="ab"/>
              <w:numPr>
                <w:ilvl w:val="0"/>
                <w:numId w:val="41"/>
              </w:numPr>
              <w:autoSpaceDE w:val="0"/>
              <w:autoSpaceDN w:val="0"/>
              <w:adjustRightInd w:val="0"/>
            </w:pPr>
            <w:r>
              <w:t>Instrum</w:t>
            </w:r>
            <w:r w:rsidRPr="006D3521">
              <w:t>e</w:t>
            </w:r>
            <w:r>
              <w:t>nt information</w:t>
            </w:r>
          </w:p>
          <w:p w14:paraId="0411564C" w14:textId="6606A6A5" w:rsidR="006D3521" w:rsidRPr="00CE366E" w:rsidRDefault="00002EF4" w:rsidP="0093213A">
            <w:pPr>
              <w:pStyle w:val="ab"/>
              <w:numPr>
                <w:ilvl w:val="0"/>
                <w:numId w:val="41"/>
              </w:numPr>
              <w:autoSpaceDE w:val="0"/>
              <w:autoSpaceDN w:val="0"/>
              <w:adjustRightInd w:val="0"/>
              <w:rPr>
                <w:ins w:id="78" w:author="Liu, April(Yuanyuan)" w:date="2016-11-09T09:10:00Z"/>
                <w:rPrChange w:id="79" w:author="Li, Paul(Peng)" w:date="2016-11-09T13:50:00Z">
                  <w:rPr>
                    <w:ins w:id="80" w:author="Liu, April(Yuanyuan)" w:date="2016-11-09T09:10:00Z"/>
                    <w:highlight w:val="green"/>
                  </w:rPr>
                </w:rPrChange>
              </w:rPr>
            </w:pPr>
            <w:ins w:id="81" w:author="Liu, April(Yuanyuan)" w:date="2016-11-09T09:09:00Z">
              <w:r w:rsidRPr="000315B7">
                <w:rPr>
                  <w:lang w:eastAsia="zh-CN"/>
                </w:rPr>
                <w:t>Cleaning</w:t>
              </w:r>
              <w:r w:rsidRPr="00CE366E">
                <w:rPr>
                  <w:rPrChange w:id="82" w:author="Li, Paul(Peng)" w:date="2016-11-09T13:50:00Z">
                    <w:rPr>
                      <w:highlight w:val="green"/>
                    </w:rPr>
                  </w:rPrChange>
                </w:rPr>
                <w:t xml:space="preserve"> </w:t>
              </w:r>
            </w:ins>
            <w:ins w:id="83" w:author="Liu, April(Yuanyuan)" w:date="2016-11-09T09:11:00Z">
              <w:r w:rsidR="00280301" w:rsidRPr="00CE366E">
                <w:rPr>
                  <w:rPrChange w:id="84" w:author="Li, Paul(Peng)" w:date="2016-11-09T13:50:00Z">
                    <w:rPr>
                      <w:highlight w:val="green"/>
                    </w:rPr>
                  </w:rPrChange>
                </w:rPr>
                <w:t xml:space="preserve">mode </w:t>
              </w:r>
            </w:ins>
            <w:ins w:id="85" w:author="Liu, April(Yuanyuan)" w:date="2016-11-09T09:09:00Z">
              <w:r w:rsidRPr="00CE366E">
                <w:rPr>
                  <w:rPrChange w:id="86" w:author="Li, Paul(Peng)" w:date="2016-11-09T13:50:00Z">
                    <w:rPr>
                      <w:highlight w:val="green"/>
                    </w:rPr>
                  </w:rPrChange>
                </w:rPr>
                <w:t>interval</w:t>
              </w:r>
            </w:ins>
          </w:p>
          <w:p w14:paraId="26AFF9C5" w14:textId="2833FF28" w:rsidR="00002EF4" w:rsidRPr="000315B7" w:rsidRDefault="00280301" w:rsidP="0093213A">
            <w:pPr>
              <w:pStyle w:val="ab"/>
              <w:numPr>
                <w:ilvl w:val="0"/>
                <w:numId w:val="41"/>
              </w:numPr>
              <w:autoSpaceDE w:val="0"/>
              <w:autoSpaceDN w:val="0"/>
              <w:adjustRightInd w:val="0"/>
            </w:pPr>
            <w:ins w:id="87" w:author="Liu, April(Yuanyuan)" w:date="2016-11-09T09:11:00Z">
              <w:r w:rsidRPr="00CE366E">
                <w:rPr>
                  <w:rFonts w:hint="eastAsia"/>
                  <w:lang w:eastAsia="zh-CN"/>
                  <w:rPrChange w:id="88" w:author="Li, Paul(Peng)" w:date="2016-11-09T13:50:00Z">
                    <w:rPr>
                      <w:rFonts w:hint="eastAsia"/>
                      <w:highlight w:val="green"/>
                      <w:lang w:eastAsia="zh-CN"/>
                    </w:rPr>
                  </w:rPrChange>
                </w:rPr>
                <w:t xml:space="preserve">Flush mode </w:t>
              </w:r>
            </w:ins>
          </w:p>
          <w:p w14:paraId="28284427" w14:textId="77777777" w:rsidR="006D3521" w:rsidRPr="006D3521" w:rsidRDefault="006D3521" w:rsidP="006D3521">
            <w:pPr>
              <w:autoSpaceDE w:val="0"/>
              <w:autoSpaceDN w:val="0"/>
              <w:adjustRightInd w:val="0"/>
              <w:rPr>
                <w:rFonts w:cs="Arial"/>
                <w:lang w:val="en-US"/>
              </w:rPr>
            </w:pPr>
          </w:p>
        </w:tc>
        <w:tc>
          <w:tcPr>
            <w:tcW w:w="992" w:type="dxa"/>
          </w:tcPr>
          <w:p w14:paraId="2BCB5BE5" w14:textId="77777777" w:rsidR="006D3521" w:rsidRPr="00827231" w:rsidRDefault="006D3521" w:rsidP="006D3521">
            <w:pPr>
              <w:keepNext/>
              <w:rPr>
                <w:b/>
              </w:rPr>
            </w:pPr>
            <w:r w:rsidRPr="00827231">
              <w:rPr>
                <w:b/>
              </w:rPr>
              <w:t>Stability</w:t>
            </w:r>
          </w:p>
          <w:p w14:paraId="33911DDC" w14:textId="77777777" w:rsidR="006D3521" w:rsidRPr="00827231" w:rsidRDefault="006D3521" w:rsidP="006D3521">
            <w:pPr>
              <w:pStyle w:val="figura"/>
              <w:spacing w:before="0"/>
              <w:jc w:val="left"/>
            </w:pPr>
            <w:r w:rsidRPr="00827231">
              <w:t>C</w:t>
            </w:r>
          </w:p>
        </w:tc>
        <w:tc>
          <w:tcPr>
            <w:tcW w:w="992" w:type="dxa"/>
            <w:vMerge/>
          </w:tcPr>
          <w:p w14:paraId="61334734" w14:textId="77777777" w:rsidR="006D3521" w:rsidRPr="00827231" w:rsidRDefault="006D3521" w:rsidP="006D3521">
            <w:pPr>
              <w:keepNext/>
            </w:pPr>
          </w:p>
        </w:tc>
      </w:tr>
    </w:tbl>
    <w:p w14:paraId="29DBD185" w14:textId="77777777" w:rsidR="006D3521" w:rsidRDefault="006D3521" w:rsidP="006D3521">
      <w:pPr>
        <w:rPr>
          <w:lang w:val="en-GB" w:eastAsia="zh-CN"/>
        </w:rPr>
      </w:pPr>
    </w:p>
    <w:p w14:paraId="7101947C"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50F46F53" w14:textId="77777777" w:rsidTr="006D3521">
        <w:trPr>
          <w:cantSplit/>
          <w:trHeight w:val="519"/>
          <w:tblHeader/>
        </w:trPr>
        <w:tc>
          <w:tcPr>
            <w:tcW w:w="1276" w:type="dxa"/>
          </w:tcPr>
          <w:p w14:paraId="64AA4996" w14:textId="77777777" w:rsidR="006D3521" w:rsidRPr="00827231" w:rsidRDefault="006D3521" w:rsidP="006D3521">
            <w:pPr>
              <w:pStyle w:val="Sottoparagrafo"/>
              <w:spacing w:before="0" w:after="0"/>
              <w:rPr>
                <w:bCs/>
              </w:rPr>
            </w:pPr>
            <w:r w:rsidRPr="00827231">
              <w:rPr>
                <w:bCs/>
              </w:rPr>
              <w:lastRenderedPageBreak/>
              <w:t>Ident.</w:t>
            </w:r>
          </w:p>
        </w:tc>
        <w:tc>
          <w:tcPr>
            <w:tcW w:w="6379" w:type="dxa"/>
          </w:tcPr>
          <w:p w14:paraId="73D5F919"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72C22CB7" w14:textId="77777777" w:rsidR="006D3521" w:rsidRPr="00827231" w:rsidRDefault="006D3521" w:rsidP="006D3521">
            <w:pPr>
              <w:keepNext/>
            </w:pPr>
            <w:r w:rsidRPr="00827231">
              <w:rPr>
                <w:b/>
              </w:rPr>
              <w:t>Priority</w:t>
            </w:r>
          </w:p>
          <w:p w14:paraId="1E3A5368" w14:textId="77777777" w:rsidR="006D3521" w:rsidRPr="00827231" w:rsidRDefault="006D3521" w:rsidP="006D3521">
            <w:pPr>
              <w:pStyle w:val="figura"/>
              <w:spacing w:before="0"/>
              <w:jc w:val="left"/>
            </w:pPr>
            <w:r w:rsidRPr="00827231">
              <w:t>M</w:t>
            </w:r>
          </w:p>
        </w:tc>
        <w:tc>
          <w:tcPr>
            <w:tcW w:w="992" w:type="dxa"/>
            <w:vMerge w:val="restart"/>
          </w:tcPr>
          <w:p w14:paraId="3E9E780D" w14:textId="77777777" w:rsidR="006D3521" w:rsidRPr="00827231" w:rsidRDefault="006D3521" w:rsidP="006D3521">
            <w:pPr>
              <w:pStyle w:val="Sottoparagrafo"/>
              <w:spacing w:before="0" w:after="0"/>
              <w:rPr>
                <w:bCs/>
              </w:rPr>
            </w:pPr>
            <w:r w:rsidRPr="00827231">
              <w:rPr>
                <w:bCs/>
              </w:rPr>
              <w:t>Source</w:t>
            </w:r>
          </w:p>
          <w:p w14:paraId="60705832" w14:textId="77777777" w:rsidR="006D3521" w:rsidRPr="00827231" w:rsidRDefault="006D3521" w:rsidP="006D3521">
            <w:pPr>
              <w:keepNext/>
            </w:pPr>
            <w:r w:rsidRPr="00827231">
              <w:t>R&amp;D</w:t>
            </w:r>
            <w:r w:rsidRPr="00827231">
              <w:br/>
            </w:r>
          </w:p>
        </w:tc>
      </w:tr>
      <w:tr w:rsidR="006D3521" w:rsidRPr="00827231" w14:paraId="587675EB" w14:textId="77777777" w:rsidTr="006D3521">
        <w:trPr>
          <w:cantSplit/>
        </w:trPr>
        <w:tc>
          <w:tcPr>
            <w:tcW w:w="1276" w:type="dxa"/>
          </w:tcPr>
          <w:p w14:paraId="4C5F91FA"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2</w:t>
            </w:r>
          </w:p>
        </w:tc>
        <w:tc>
          <w:tcPr>
            <w:tcW w:w="6379" w:type="dxa"/>
          </w:tcPr>
          <w:p w14:paraId="097000F6" w14:textId="77777777" w:rsidR="006D3521" w:rsidRDefault="006D3521" w:rsidP="006D3521">
            <w:pPr>
              <w:autoSpaceDE w:val="0"/>
              <w:autoSpaceDN w:val="0"/>
              <w:adjustRightInd w:val="0"/>
              <w:rPr>
                <w:b/>
                <w:lang w:val="en-US" w:eastAsia="zh-CN"/>
              </w:rPr>
            </w:pPr>
            <w:r>
              <w:rPr>
                <w:b/>
                <w:lang w:val="en-US" w:eastAsia="zh-CN"/>
              </w:rPr>
              <w:t>Real-time Signal</w:t>
            </w:r>
          </w:p>
          <w:p w14:paraId="28E18861" w14:textId="77777777" w:rsidR="006D3521" w:rsidRPr="00162EE4" w:rsidRDefault="006D3521" w:rsidP="0093213A">
            <w:pPr>
              <w:pStyle w:val="ab"/>
              <w:numPr>
                <w:ilvl w:val="0"/>
                <w:numId w:val="42"/>
              </w:numPr>
              <w:autoSpaceDE w:val="0"/>
              <w:autoSpaceDN w:val="0"/>
              <w:adjustRightInd w:val="0"/>
            </w:pPr>
            <w:r w:rsidRPr="00162EE4">
              <w:rPr>
                <w:rFonts w:hint="eastAsia"/>
              </w:rPr>
              <w:t>Temperatures</w:t>
            </w:r>
          </w:p>
          <w:p w14:paraId="6F39AEC0" w14:textId="0E228557" w:rsidR="006D3521" w:rsidRPr="00162EE4" w:rsidRDefault="006D3521" w:rsidP="0093213A">
            <w:pPr>
              <w:pStyle w:val="ab"/>
              <w:numPr>
                <w:ilvl w:val="0"/>
                <w:numId w:val="42"/>
              </w:numPr>
              <w:autoSpaceDE w:val="0"/>
              <w:autoSpaceDN w:val="0"/>
              <w:adjustRightInd w:val="0"/>
            </w:pPr>
            <w:r w:rsidRPr="00162EE4">
              <w:rPr>
                <w:rFonts w:hint="eastAsia"/>
              </w:rPr>
              <w:t>Detector current</w:t>
            </w:r>
            <w:del w:id="89" w:author="Li, Paul(Peng)" w:date="2016-11-09T13:50:00Z">
              <w:r w:rsidRPr="00162EE4" w:rsidDel="00CE366E">
                <w:rPr>
                  <w:rFonts w:hint="eastAsia"/>
                </w:rPr>
                <w:delText xml:space="preserve"> </w:delText>
              </w:r>
            </w:del>
            <w:ins w:id="90" w:author="Dell" w:date="2016-11-08T22:07:00Z">
              <w:del w:id="91" w:author="Li, Paul(Peng)" w:date="2016-11-09T13:50:00Z">
                <w:r w:rsidR="008F1BFF" w:rsidRPr="00D703E2" w:rsidDel="00CE366E">
                  <w:rPr>
                    <w:highlight w:val="green"/>
                    <w:lang w:eastAsia="zh-CN"/>
                    <w:rPrChange w:id="92" w:author="Liu, April(Yuanyuan)" w:date="2016-11-09T08:34:00Z">
                      <w:rPr>
                        <w:lang w:eastAsia="zh-CN"/>
                      </w:rPr>
                    </w:rPrChange>
                  </w:rPr>
                  <w:delText>(AD)</w:delText>
                </w:r>
              </w:del>
            </w:ins>
            <w:ins w:id="93" w:author="Li, Paul(Peng)" w:date="2016-11-09T13:50:00Z">
              <w:r w:rsidR="00CE366E">
                <w:rPr>
                  <w:lang w:eastAsia="zh-CN"/>
                </w:rPr>
                <w:t xml:space="preserve"> </w:t>
              </w:r>
            </w:ins>
            <w:ins w:id="94" w:author="Dell" w:date="2016-11-08T22:07:00Z">
              <w:del w:id="95" w:author="Li, Paul(Peng)" w:date="2016-11-09T13:50:00Z">
                <w:r w:rsidR="008F1BFF" w:rsidDel="00CE366E">
                  <w:rPr>
                    <w:rFonts w:hint="eastAsia"/>
                    <w:lang w:eastAsia="zh-CN"/>
                  </w:rPr>
                  <w:delText xml:space="preserve"> </w:delText>
                </w:r>
              </w:del>
            </w:ins>
            <w:r w:rsidRPr="00162EE4">
              <w:rPr>
                <w:rFonts w:hint="eastAsia"/>
              </w:rPr>
              <w:t>and absorbance</w:t>
            </w:r>
          </w:p>
          <w:p w14:paraId="12F200D3" w14:textId="77777777" w:rsidR="006D3521" w:rsidRPr="00162EE4" w:rsidRDefault="006D3521" w:rsidP="0093213A">
            <w:pPr>
              <w:pStyle w:val="ab"/>
              <w:numPr>
                <w:ilvl w:val="0"/>
                <w:numId w:val="42"/>
              </w:numPr>
              <w:autoSpaceDE w:val="0"/>
              <w:autoSpaceDN w:val="0"/>
              <w:adjustRightInd w:val="0"/>
            </w:pPr>
            <w:r w:rsidRPr="00162EE4">
              <w:rPr>
                <w:rFonts w:hint="eastAsia"/>
              </w:rPr>
              <w:t>Operation step</w:t>
            </w:r>
          </w:p>
          <w:p w14:paraId="691668E7" w14:textId="77777777" w:rsidR="006D3521" w:rsidRPr="00162EE4" w:rsidRDefault="006D3521" w:rsidP="0093213A">
            <w:pPr>
              <w:pStyle w:val="ab"/>
              <w:numPr>
                <w:ilvl w:val="0"/>
                <w:numId w:val="42"/>
              </w:numPr>
              <w:autoSpaceDE w:val="0"/>
              <w:autoSpaceDN w:val="0"/>
              <w:adjustRightInd w:val="0"/>
            </w:pPr>
            <w:r w:rsidRPr="00162EE4">
              <w:rPr>
                <w:rFonts w:hint="eastAsia"/>
              </w:rPr>
              <w:t>Liquid levels of reagents and standards</w:t>
            </w:r>
          </w:p>
          <w:p w14:paraId="1BC36659" w14:textId="77777777" w:rsidR="006D3521" w:rsidRPr="00162EE4" w:rsidRDefault="006D3521" w:rsidP="0093213A">
            <w:pPr>
              <w:pStyle w:val="ab"/>
              <w:numPr>
                <w:ilvl w:val="0"/>
                <w:numId w:val="42"/>
              </w:numPr>
              <w:autoSpaceDE w:val="0"/>
              <w:autoSpaceDN w:val="0"/>
              <w:adjustRightInd w:val="0"/>
            </w:pPr>
            <w:r w:rsidRPr="00162EE4">
              <w:rPr>
                <w:rFonts w:hint="eastAsia"/>
              </w:rPr>
              <w:t>Pump and valve state</w:t>
            </w:r>
          </w:p>
          <w:p w14:paraId="323A248C" w14:textId="77777777" w:rsidR="006D3521" w:rsidRPr="00162EE4" w:rsidRDefault="006D3521" w:rsidP="0093213A">
            <w:pPr>
              <w:pStyle w:val="ab"/>
              <w:numPr>
                <w:ilvl w:val="0"/>
                <w:numId w:val="42"/>
              </w:numPr>
              <w:autoSpaceDE w:val="0"/>
              <w:autoSpaceDN w:val="0"/>
              <w:adjustRightInd w:val="0"/>
            </w:pPr>
            <w:r w:rsidRPr="00162EE4">
              <w:rPr>
                <w:rFonts w:hint="eastAsia"/>
              </w:rPr>
              <w:t>IO state</w:t>
            </w:r>
          </w:p>
          <w:p w14:paraId="7B98DBE2" w14:textId="77777777" w:rsidR="006D3521" w:rsidRPr="00162EE4" w:rsidRDefault="006D3521" w:rsidP="0093213A">
            <w:pPr>
              <w:pStyle w:val="ab"/>
              <w:numPr>
                <w:ilvl w:val="0"/>
                <w:numId w:val="42"/>
              </w:numPr>
              <w:autoSpaceDE w:val="0"/>
              <w:autoSpaceDN w:val="0"/>
              <w:adjustRightInd w:val="0"/>
            </w:pPr>
            <w:r w:rsidRPr="00162EE4">
              <w:rPr>
                <w:rFonts w:hint="eastAsia"/>
              </w:rPr>
              <w:t>Warning/Error information</w:t>
            </w:r>
          </w:p>
          <w:p w14:paraId="323862D1" w14:textId="77777777" w:rsidR="006D3521" w:rsidRPr="006D3521" w:rsidRDefault="006D3521" w:rsidP="006D3521">
            <w:pPr>
              <w:autoSpaceDE w:val="0"/>
              <w:autoSpaceDN w:val="0"/>
              <w:adjustRightInd w:val="0"/>
              <w:rPr>
                <w:rFonts w:cs="Arial"/>
                <w:lang w:val="en-US"/>
              </w:rPr>
            </w:pPr>
          </w:p>
        </w:tc>
        <w:tc>
          <w:tcPr>
            <w:tcW w:w="992" w:type="dxa"/>
          </w:tcPr>
          <w:p w14:paraId="3833AD30" w14:textId="77777777" w:rsidR="006D3521" w:rsidRPr="00827231" w:rsidRDefault="006D3521" w:rsidP="006D3521">
            <w:pPr>
              <w:keepNext/>
              <w:rPr>
                <w:b/>
              </w:rPr>
            </w:pPr>
            <w:r w:rsidRPr="00827231">
              <w:rPr>
                <w:b/>
              </w:rPr>
              <w:t>Stability</w:t>
            </w:r>
          </w:p>
          <w:p w14:paraId="3187EC4C" w14:textId="77777777" w:rsidR="006D3521" w:rsidRPr="00827231" w:rsidRDefault="006D3521" w:rsidP="006D3521">
            <w:pPr>
              <w:pStyle w:val="figura"/>
              <w:spacing w:before="0"/>
              <w:jc w:val="left"/>
            </w:pPr>
            <w:r w:rsidRPr="00827231">
              <w:t>C</w:t>
            </w:r>
          </w:p>
        </w:tc>
        <w:tc>
          <w:tcPr>
            <w:tcW w:w="992" w:type="dxa"/>
            <w:vMerge/>
          </w:tcPr>
          <w:p w14:paraId="4680DBA0" w14:textId="77777777" w:rsidR="006D3521" w:rsidRPr="00827231" w:rsidRDefault="006D3521" w:rsidP="006D3521">
            <w:pPr>
              <w:keepNext/>
            </w:pPr>
          </w:p>
        </w:tc>
      </w:tr>
    </w:tbl>
    <w:p w14:paraId="5396AEAF" w14:textId="77777777" w:rsidR="006D3521" w:rsidRDefault="006D3521" w:rsidP="006D3521">
      <w:pPr>
        <w:rPr>
          <w:lang w:val="en-GB" w:eastAsia="zh-CN"/>
        </w:rPr>
      </w:pPr>
    </w:p>
    <w:p w14:paraId="56B84225"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13C56390" w14:textId="77777777" w:rsidTr="006D3521">
        <w:trPr>
          <w:cantSplit/>
          <w:trHeight w:val="519"/>
          <w:tblHeader/>
        </w:trPr>
        <w:tc>
          <w:tcPr>
            <w:tcW w:w="1276" w:type="dxa"/>
          </w:tcPr>
          <w:p w14:paraId="75CE65B9" w14:textId="77777777" w:rsidR="006D3521" w:rsidRPr="00827231" w:rsidRDefault="006D3521" w:rsidP="006D3521">
            <w:pPr>
              <w:pStyle w:val="Sottoparagrafo"/>
              <w:spacing w:before="0" w:after="0"/>
              <w:rPr>
                <w:bCs/>
              </w:rPr>
            </w:pPr>
            <w:r w:rsidRPr="00827231">
              <w:rPr>
                <w:bCs/>
              </w:rPr>
              <w:t>Ident.</w:t>
            </w:r>
          </w:p>
        </w:tc>
        <w:tc>
          <w:tcPr>
            <w:tcW w:w="6379" w:type="dxa"/>
          </w:tcPr>
          <w:p w14:paraId="0A2153B6"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3B951701" w14:textId="77777777" w:rsidR="006D3521" w:rsidRPr="00827231" w:rsidRDefault="006D3521" w:rsidP="006D3521">
            <w:pPr>
              <w:keepNext/>
            </w:pPr>
            <w:r w:rsidRPr="00827231">
              <w:rPr>
                <w:b/>
              </w:rPr>
              <w:t>Priority</w:t>
            </w:r>
          </w:p>
          <w:p w14:paraId="61A04971" w14:textId="77777777" w:rsidR="006D3521" w:rsidRPr="00827231" w:rsidRDefault="006D3521" w:rsidP="006D3521">
            <w:pPr>
              <w:pStyle w:val="figura"/>
              <w:spacing w:before="0"/>
              <w:jc w:val="left"/>
            </w:pPr>
            <w:r w:rsidRPr="00827231">
              <w:t>M</w:t>
            </w:r>
          </w:p>
        </w:tc>
        <w:tc>
          <w:tcPr>
            <w:tcW w:w="992" w:type="dxa"/>
            <w:vMerge w:val="restart"/>
          </w:tcPr>
          <w:p w14:paraId="5D2E6A36" w14:textId="77777777" w:rsidR="006D3521" w:rsidRPr="00827231" w:rsidRDefault="006D3521" w:rsidP="006D3521">
            <w:pPr>
              <w:pStyle w:val="Sottoparagrafo"/>
              <w:spacing w:before="0" w:after="0"/>
              <w:rPr>
                <w:bCs/>
              </w:rPr>
            </w:pPr>
            <w:r w:rsidRPr="00827231">
              <w:rPr>
                <w:bCs/>
              </w:rPr>
              <w:t>Source</w:t>
            </w:r>
          </w:p>
          <w:p w14:paraId="58AD849D" w14:textId="77777777" w:rsidR="006D3521" w:rsidRPr="00827231" w:rsidRDefault="006D3521" w:rsidP="006D3521">
            <w:pPr>
              <w:keepNext/>
            </w:pPr>
            <w:r w:rsidRPr="00827231">
              <w:t>R&amp;D</w:t>
            </w:r>
            <w:r w:rsidRPr="00827231">
              <w:br/>
            </w:r>
          </w:p>
        </w:tc>
      </w:tr>
      <w:tr w:rsidR="006D3521" w:rsidRPr="00827231" w14:paraId="746D6B4D" w14:textId="77777777" w:rsidTr="006D3521">
        <w:trPr>
          <w:cantSplit/>
        </w:trPr>
        <w:tc>
          <w:tcPr>
            <w:tcW w:w="1276" w:type="dxa"/>
          </w:tcPr>
          <w:p w14:paraId="16894DB4"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3</w:t>
            </w:r>
          </w:p>
        </w:tc>
        <w:tc>
          <w:tcPr>
            <w:tcW w:w="6379" w:type="dxa"/>
          </w:tcPr>
          <w:p w14:paraId="2C76A352" w14:textId="77777777" w:rsidR="006D3521" w:rsidRDefault="006D3521" w:rsidP="006D3521">
            <w:pPr>
              <w:autoSpaceDE w:val="0"/>
              <w:autoSpaceDN w:val="0"/>
              <w:adjustRightInd w:val="0"/>
              <w:rPr>
                <w:b/>
                <w:lang w:val="en-US" w:eastAsia="zh-CN"/>
              </w:rPr>
            </w:pPr>
            <w:r>
              <w:rPr>
                <w:b/>
                <w:lang w:val="en-US" w:eastAsia="zh-CN"/>
              </w:rPr>
              <w:t>Operation interfaces 1</w:t>
            </w:r>
          </w:p>
          <w:p w14:paraId="5E644BB7" w14:textId="77777777" w:rsidR="006D3521" w:rsidRDefault="006D3521" w:rsidP="0093213A">
            <w:pPr>
              <w:pStyle w:val="ab"/>
              <w:numPr>
                <w:ilvl w:val="0"/>
                <w:numId w:val="43"/>
              </w:numPr>
              <w:autoSpaceDE w:val="0"/>
              <w:autoSpaceDN w:val="0"/>
              <w:adjustRightInd w:val="0"/>
              <w:rPr>
                <w:ins w:id="96" w:author="Liu, April(Yuanyuan)" w:date="2016-11-09T08:35:00Z"/>
              </w:rPr>
            </w:pPr>
            <w:r>
              <w:rPr>
                <w:rFonts w:hint="eastAsia"/>
              </w:rPr>
              <w:t>Prime</w:t>
            </w:r>
          </w:p>
          <w:p w14:paraId="48B99DE5" w14:textId="77777777" w:rsidR="00D703E2" w:rsidRPr="00D703E2" w:rsidDel="00D703E2" w:rsidRDefault="00D703E2" w:rsidP="0093213A">
            <w:pPr>
              <w:pStyle w:val="ab"/>
              <w:numPr>
                <w:ilvl w:val="0"/>
                <w:numId w:val="43"/>
              </w:numPr>
              <w:autoSpaceDE w:val="0"/>
              <w:autoSpaceDN w:val="0"/>
              <w:adjustRightInd w:val="0"/>
              <w:rPr>
                <w:del w:id="97" w:author="Liu, April(Yuanyuan)" w:date="2016-11-09T08:37:00Z"/>
                <w:highlight w:val="green"/>
                <w:rPrChange w:id="98" w:author="Liu, April(Yuanyuan)" w:date="2016-11-09T08:35:00Z">
                  <w:rPr>
                    <w:del w:id="99" w:author="Liu, April(Yuanyuan)" w:date="2016-11-09T08:37:00Z"/>
                  </w:rPr>
                </w:rPrChange>
              </w:rPr>
            </w:pPr>
          </w:p>
          <w:p w14:paraId="13EB420C" w14:textId="77777777" w:rsidR="006D3521" w:rsidRDefault="006D3521" w:rsidP="0093213A">
            <w:pPr>
              <w:pStyle w:val="ab"/>
              <w:numPr>
                <w:ilvl w:val="0"/>
                <w:numId w:val="43"/>
              </w:numPr>
              <w:autoSpaceDE w:val="0"/>
              <w:autoSpaceDN w:val="0"/>
              <w:adjustRightInd w:val="0"/>
            </w:pPr>
            <w:r>
              <w:t>Reset liquid level</w:t>
            </w:r>
          </w:p>
          <w:p w14:paraId="43517065" w14:textId="0FD45856" w:rsidR="006D3521" w:rsidRDefault="006D3521" w:rsidP="0093213A">
            <w:pPr>
              <w:pStyle w:val="ab"/>
              <w:numPr>
                <w:ilvl w:val="0"/>
                <w:numId w:val="43"/>
              </w:numPr>
              <w:autoSpaceDE w:val="0"/>
              <w:autoSpaceDN w:val="0"/>
              <w:adjustRightInd w:val="0"/>
            </w:pPr>
            <w:r>
              <w:t>Drain</w:t>
            </w:r>
            <w:ins w:id="100" w:author="Liu, April(Yuanyuan)" w:date="2016-11-09T08:34:00Z">
              <w:r w:rsidR="00D703E2" w:rsidRPr="00D703E2">
                <w:rPr>
                  <w:highlight w:val="green"/>
                  <w:rPrChange w:id="101" w:author="Liu, April(Yuanyuan)" w:date="2016-11-09T08:35:00Z">
                    <w:rPr/>
                  </w:rPrChange>
                </w:rPr>
                <w:t xml:space="preserve">(should be </w:t>
              </w:r>
            </w:ins>
            <w:r w:rsidR="008620D5">
              <w:rPr>
                <w:highlight w:val="green"/>
              </w:rPr>
              <w:t>available</w:t>
            </w:r>
            <w:ins w:id="102" w:author="Liu, April(Yuanyuan)" w:date="2016-11-09T08:34:00Z">
              <w:r w:rsidR="00D703E2" w:rsidRPr="00D703E2">
                <w:rPr>
                  <w:highlight w:val="green"/>
                  <w:rPrChange w:id="103" w:author="Liu, April(Yuanyuan)" w:date="2016-11-09T08:35:00Z">
                    <w:rPr/>
                  </w:rPrChange>
                </w:rPr>
                <w:t xml:space="preserve"> </w:t>
              </w:r>
            </w:ins>
            <w:r w:rsidR="008620D5">
              <w:rPr>
                <w:highlight w:val="green"/>
              </w:rPr>
              <w:t>for</w:t>
            </w:r>
            <w:ins w:id="104" w:author="Liu, April(Yuanyuan)" w:date="2016-11-09T08:34:00Z">
              <w:r w:rsidR="00D703E2" w:rsidRPr="00D703E2">
                <w:rPr>
                  <w:highlight w:val="green"/>
                  <w:rPrChange w:id="105" w:author="Liu, April(Yuanyuan)" w:date="2016-11-09T08:35:00Z">
                    <w:rPr/>
                  </w:rPrChange>
                </w:rPr>
                <w:t xml:space="preserve"> extention range)</w:t>
              </w:r>
            </w:ins>
          </w:p>
          <w:p w14:paraId="2651A8B6" w14:textId="77777777" w:rsidR="006D3521" w:rsidRDefault="006D3521" w:rsidP="0093213A">
            <w:pPr>
              <w:pStyle w:val="ab"/>
              <w:numPr>
                <w:ilvl w:val="0"/>
                <w:numId w:val="43"/>
              </w:numPr>
              <w:autoSpaceDE w:val="0"/>
              <w:autoSpaceDN w:val="0"/>
              <w:adjustRightInd w:val="0"/>
            </w:pPr>
            <w:r>
              <w:rPr>
                <w:rFonts w:hint="eastAsia"/>
              </w:rPr>
              <w:t>Restore rom defaults.</w:t>
            </w:r>
          </w:p>
          <w:p w14:paraId="25C215AD" w14:textId="77777777" w:rsidR="006D3521" w:rsidRDefault="006D3521" w:rsidP="0093213A">
            <w:pPr>
              <w:pStyle w:val="ab"/>
              <w:numPr>
                <w:ilvl w:val="0"/>
                <w:numId w:val="43"/>
              </w:numPr>
              <w:autoSpaceDE w:val="0"/>
              <w:autoSpaceDN w:val="0"/>
              <w:adjustRightInd w:val="0"/>
            </w:pPr>
            <w:r>
              <w:t>Fluid control:</w:t>
            </w:r>
          </w:p>
          <w:p w14:paraId="21C6533C" w14:textId="77777777" w:rsidR="006D3521" w:rsidRDefault="006D3521" w:rsidP="0093213A">
            <w:pPr>
              <w:pStyle w:val="ab"/>
              <w:keepNext/>
              <w:numPr>
                <w:ilvl w:val="0"/>
                <w:numId w:val="44"/>
              </w:numPr>
            </w:pPr>
            <w:r>
              <w:rPr>
                <w:rFonts w:hint="eastAsia"/>
              </w:rPr>
              <w:t>Pumps</w:t>
            </w:r>
          </w:p>
          <w:p w14:paraId="5073DFEA" w14:textId="77777777" w:rsidR="006D3521" w:rsidRDefault="006D3521" w:rsidP="0093213A">
            <w:pPr>
              <w:pStyle w:val="ab"/>
              <w:keepNext/>
              <w:numPr>
                <w:ilvl w:val="0"/>
                <w:numId w:val="44"/>
              </w:numPr>
            </w:pPr>
            <w:r>
              <w:rPr>
                <w:rFonts w:hint="eastAsia"/>
              </w:rPr>
              <w:t>Valves</w:t>
            </w:r>
          </w:p>
          <w:p w14:paraId="0861F9EA" w14:textId="77777777" w:rsidR="006D3521" w:rsidRDefault="006D3521" w:rsidP="0093213A">
            <w:pPr>
              <w:pStyle w:val="ab"/>
              <w:keepNext/>
              <w:numPr>
                <w:ilvl w:val="0"/>
                <w:numId w:val="44"/>
              </w:numPr>
            </w:pPr>
            <w:r>
              <w:rPr>
                <w:rFonts w:hint="eastAsia"/>
              </w:rPr>
              <w:t>Premix stirring bar</w:t>
            </w:r>
          </w:p>
          <w:p w14:paraId="31BD3AAF" w14:textId="77777777" w:rsidR="006D3521" w:rsidRDefault="006D3521" w:rsidP="0093213A">
            <w:pPr>
              <w:pStyle w:val="ab"/>
              <w:keepNext/>
              <w:numPr>
                <w:ilvl w:val="0"/>
                <w:numId w:val="44"/>
              </w:numPr>
            </w:pPr>
            <w:r>
              <w:rPr>
                <w:rFonts w:hint="eastAsia"/>
              </w:rPr>
              <w:t>Heater</w:t>
            </w:r>
          </w:p>
          <w:p w14:paraId="438119A6" w14:textId="77777777" w:rsidR="006D3521" w:rsidRPr="006D3521" w:rsidRDefault="006D3521" w:rsidP="006D3521">
            <w:pPr>
              <w:autoSpaceDE w:val="0"/>
              <w:autoSpaceDN w:val="0"/>
              <w:adjustRightInd w:val="0"/>
              <w:rPr>
                <w:rFonts w:cs="Arial"/>
                <w:lang w:val="en-US"/>
              </w:rPr>
            </w:pPr>
          </w:p>
        </w:tc>
        <w:tc>
          <w:tcPr>
            <w:tcW w:w="992" w:type="dxa"/>
          </w:tcPr>
          <w:p w14:paraId="4AC1D97C" w14:textId="77777777" w:rsidR="006D3521" w:rsidRPr="00827231" w:rsidRDefault="006D3521" w:rsidP="006D3521">
            <w:pPr>
              <w:keepNext/>
              <w:rPr>
                <w:b/>
              </w:rPr>
            </w:pPr>
            <w:r w:rsidRPr="00827231">
              <w:rPr>
                <w:b/>
              </w:rPr>
              <w:t>Stability</w:t>
            </w:r>
          </w:p>
          <w:p w14:paraId="09C13E45" w14:textId="77777777" w:rsidR="006D3521" w:rsidRPr="00827231" w:rsidRDefault="006D3521" w:rsidP="006D3521">
            <w:pPr>
              <w:pStyle w:val="figura"/>
              <w:spacing w:before="0"/>
              <w:jc w:val="left"/>
            </w:pPr>
            <w:r w:rsidRPr="00827231">
              <w:t>C</w:t>
            </w:r>
          </w:p>
        </w:tc>
        <w:tc>
          <w:tcPr>
            <w:tcW w:w="992" w:type="dxa"/>
            <w:vMerge/>
          </w:tcPr>
          <w:p w14:paraId="557E96D6" w14:textId="77777777" w:rsidR="006D3521" w:rsidRPr="00827231" w:rsidRDefault="006D3521" w:rsidP="006D3521">
            <w:pPr>
              <w:keepNext/>
            </w:pPr>
          </w:p>
        </w:tc>
      </w:tr>
    </w:tbl>
    <w:p w14:paraId="24BA67D4"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632A48A2" w14:textId="77777777" w:rsidTr="006D3521">
        <w:trPr>
          <w:cantSplit/>
          <w:trHeight w:val="519"/>
          <w:tblHeader/>
        </w:trPr>
        <w:tc>
          <w:tcPr>
            <w:tcW w:w="1276" w:type="dxa"/>
          </w:tcPr>
          <w:p w14:paraId="1E2DF76D" w14:textId="77777777" w:rsidR="006D3521" w:rsidRPr="00827231" w:rsidRDefault="006D3521" w:rsidP="006D3521">
            <w:pPr>
              <w:pStyle w:val="Sottoparagrafo"/>
              <w:spacing w:before="0" w:after="0"/>
              <w:rPr>
                <w:bCs/>
              </w:rPr>
            </w:pPr>
            <w:r w:rsidRPr="00827231">
              <w:rPr>
                <w:bCs/>
              </w:rPr>
              <w:t>Ident.</w:t>
            </w:r>
          </w:p>
        </w:tc>
        <w:tc>
          <w:tcPr>
            <w:tcW w:w="6379" w:type="dxa"/>
          </w:tcPr>
          <w:p w14:paraId="6479C80B"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2EFC37B9" w14:textId="77777777" w:rsidR="006D3521" w:rsidRPr="00827231" w:rsidRDefault="006D3521" w:rsidP="006D3521">
            <w:pPr>
              <w:keepNext/>
            </w:pPr>
            <w:r w:rsidRPr="00827231">
              <w:rPr>
                <w:b/>
              </w:rPr>
              <w:t>Priority</w:t>
            </w:r>
          </w:p>
          <w:p w14:paraId="1CF27300" w14:textId="77777777" w:rsidR="006D3521" w:rsidRPr="00827231" w:rsidRDefault="006D3521" w:rsidP="006D3521">
            <w:pPr>
              <w:pStyle w:val="figura"/>
              <w:spacing w:before="0"/>
              <w:jc w:val="left"/>
            </w:pPr>
            <w:r w:rsidRPr="00827231">
              <w:t>M</w:t>
            </w:r>
          </w:p>
        </w:tc>
        <w:tc>
          <w:tcPr>
            <w:tcW w:w="992" w:type="dxa"/>
            <w:vMerge w:val="restart"/>
          </w:tcPr>
          <w:p w14:paraId="1C3282B8" w14:textId="77777777" w:rsidR="006D3521" w:rsidRPr="00827231" w:rsidRDefault="006D3521" w:rsidP="006D3521">
            <w:pPr>
              <w:pStyle w:val="Sottoparagrafo"/>
              <w:spacing w:before="0" w:after="0"/>
              <w:rPr>
                <w:bCs/>
              </w:rPr>
            </w:pPr>
            <w:r w:rsidRPr="00827231">
              <w:rPr>
                <w:bCs/>
              </w:rPr>
              <w:t>Source</w:t>
            </w:r>
          </w:p>
          <w:p w14:paraId="58CD9DC4" w14:textId="77777777" w:rsidR="006D3521" w:rsidRPr="00827231" w:rsidRDefault="006D3521" w:rsidP="006D3521">
            <w:pPr>
              <w:keepNext/>
            </w:pPr>
            <w:r w:rsidRPr="00827231">
              <w:t>R&amp;D</w:t>
            </w:r>
            <w:r w:rsidRPr="00827231">
              <w:br/>
            </w:r>
          </w:p>
        </w:tc>
      </w:tr>
      <w:tr w:rsidR="006D3521" w:rsidRPr="00827231" w14:paraId="3EC1B594" w14:textId="77777777" w:rsidTr="006D3521">
        <w:trPr>
          <w:cantSplit/>
        </w:trPr>
        <w:tc>
          <w:tcPr>
            <w:tcW w:w="1276" w:type="dxa"/>
          </w:tcPr>
          <w:p w14:paraId="68316649"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4</w:t>
            </w:r>
          </w:p>
        </w:tc>
        <w:tc>
          <w:tcPr>
            <w:tcW w:w="6379" w:type="dxa"/>
          </w:tcPr>
          <w:p w14:paraId="4A2DECE3" w14:textId="77777777" w:rsidR="006D3521" w:rsidRDefault="006D3521" w:rsidP="006D3521">
            <w:pPr>
              <w:autoSpaceDE w:val="0"/>
              <w:autoSpaceDN w:val="0"/>
              <w:adjustRightInd w:val="0"/>
              <w:rPr>
                <w:b/>
                <w:lang w:val="en-US" w:eastAsia="zh-CN"/>
              </w:rPr>
            </w:pPr>
            <w:r>
              <w:rPr>
                <w:b/>
                <w:lang w:val="en-US" w:eastAsia="zh-CN"/>
              </w:rPr>
              <w:t>Operation interfaces 2</w:t>
            </w:r>
          </w:p>
          <w:p w14:paraId="5EE5AFA8" w14:textId="77777777" w:rsidR="006D3521" w:rsidRDefault="006D3521" w:rsidP="0093213A">
            <w:pPr>
              <w:pStyle w:val="ab"/>
              <w:numPr>
                <w:ilvl w:val="0"/>
                <w:numId w:val="46"/>
              </w:numPr>
              <w:autoSpaceDE w:val="0"/>
              <w:autoSpaceDN w:val="0"/>
              <w:adjustRightInd w:val="0"/>
            </w:pPr>
            <w:r>
              <w:t xml:space="preserve">Service </w:t>
            </w:r>
            <w:r>
              <w:rPr>
                <w:rFonts w:hint="eastAsia"/>
              </w:rPr>
              <w:t xml:space="preserve">Flush </w:t>
            </w:r>
          </w:p>
          <w:p w14:paraId="2C90AF27" w14:textId="77777777" w:rsidR="006D3521" w:rsidRDefault="006D3521" w:rsidP="0093213A">
            <w:pPr>
              <w:pStyle w:val="ab"/>
              <w:keepNext/>
              <w:numPr>
                <w:ilvl w:val="0"/>
                <w:numId w:val="45"/>
              </w:numPr>
            </w:pPr>
            <w:r>
              <w:t>Deep flush</w:t>
            </w:r>
          </w:p>
          <w:p w14:paraId="7DEE3F4E" w14:textId="77777777" w:rsidR="00F73644" w:rsidRDefault="006D3521">
            <w:pPr>
              <w:pStyle w:val="ab"/>
              <w:autoSpaceDE w:val="0"/>
              <w:autoSpaceDN w:val="0"/>
              <w:adjustRightInd w:val="0"/>
              <w:ind w:left="420"/>
              <w:pPrChange w:id="106" w:author="Liu, April(Yuanyuan)" w:date="2016-11-09T08:37:00Z">
                <w:pPr>
                  <w:pStyle w:val="ab"/>
                  <w:keepNext/>
                  <w:numPr>
                    <w:numId w:val="45"/>
                  </w:numPr>
                  <w:ind w:hanging="360"/>
                </w:pPr>
              </w:pPrChange>
            </w:pPr>
            <w:del w:id="107" w:author="Liu, April(Yuanyuan)" w:date="2016-11-09T08:37:00Z">
              <w:r w:rsidDel="00D703E2">
                <w:delText>F</w:delText>
              </w:r>
            </w:del>
            <w:ins w:id="108" w:author="Liu, April(Yuanyuan)" w:date="2016-11-09T08:37:00Z">
              <w:r w:rsidR="00D703E2">
                <w:t>F</w:t>
              </w:r>
            </w:ins>
            <w:r>
              <w:t>lush</w:t>
            </w:r>
          </w:p>
          <w:p w14:paraId="459C2CF4" w14:textId="04209558" w:rsidR="006D3521" w:rsidRPr="00D703E2" w:rsidRDefault="00D703E2" w:rsidP="00F73644">
            <w:pPr>
              <w:pStyle w:val="ab"/>
              <w:numPr>
                <w:ilvl w:val="0"/>
                <w:numId w:val="45"/>
              </w:numPr>
              <w:autoSpaceDE w:val="0"/>
              <w:autoSpaceDN w:val="0"/>
              <w:adjustRightInd w:val="0"/>
              <w:rPr>
                <w:highlight w:val="green"/>
                <w:rPrChange w:id="109" w:author="Liu, April(Yuanyuan)" w:date="2016-11-09T08:37:00Z">
                  <w:rPr/>
                </w:rPrChange>
              </w:rPr>
            </w:pPr>
            <w:ins w:id="110" w:author="Liu, April(Yuanyuan)" w:date="2016-11-09T08:37:00Z">
              <w:r>
                <w:rPr>
                  <w:highlight w:val="green"/>
                </w:rPr>
                <w:t xml:space="preserve">Flush dilution unit </w:t>
              </w:r>
            </w:ins>
          </w:p>
          <w:p w14:paraId="137578EA" w14:textId="77777777" w:rsidR="006D3521" w:rsidRDefault="006D3521" w:rsidP="0093213A">
            <w:pPr>
              <w:pStyle w:val="ab"/>
              <w:keepNext/>
              <w:numPr>
                <w:ilvl w:val="0"/>
                <w:numId w:val="45"/>
              </w:numPr>
            </w:pPr>
            <w:r>
              <w:t>Configure flush</w:t>
            </w:r>
          </w:p>
          <w:p w14:paraId="1CAC6E8B" w14:textId="77777777" w:rsidR="006D3521" w:rsidRDefault="006D3521" w:rsidP="0093213A">
            <w:pPr>
              <w:pStyle w:val="ab"/>
              <w:keepNext/>
              <w:numPr>
                <w:ilvl w:val="1"/>
                <w:numId w:val="45"/>
              </w:numPr>
            </w:pPr>
            <w:r>
              <w:t>volume of water sample</w:t>
            </w:r>
            <w:r>
              <w:rPr>
                <w:rFonts w:hint="eastAsia"/>
              </w:rPr>
              <w:t xml:space="preserve"> </w:t>
            </w:r>
            <w:r w:rsidRPr="00273150">
              <w:rPr>
                <w:rFonts w:hint="eastAsia"/>
              </w:rPr>
              <w:t>(1~10 ml)</w:t>
            </w:r>
          </w:p>
          <w:p w14:paraId="1E19938E" w14:textId="77777777" w:rsidR="006D3521" w:rsidRDefault="006D3521" w:rsidP="0093213A">
            <w:pPr>
              <w:pStyle w:val="ab"/>
              <w:keepNext/>
              <w:numPr>
                <w:ilvl w:val="1"/>
                <w:numId w:val="45"/>
              </w:numPr>
            </w:pPr>
            <w:r>
              <w:t xml:space="preserve">flush time </w:t>
            </w:r>
            <w:r>
              <w:rPr>
                <w:rFonts w:hint="eastAsia"/>
              </w:rPr>
              <w:t>(30~120 sec)</w:t>
            </w:r>
          </w:p>
          <w:p w14:paraId="563E65E2" w14:textId="77777777" w:rsidR="006D3521" w:rsidRPr="006D3521" w:rsidRDefault="006D3521" w:rsidP="006D3521">
            <w:pPr>
              <w:autoSpaceDE w:val="0"/>
              <w:autoSpaceDN w:val="0"/>
              <w:adjustRightInd w:val="0"/>
              <w:rPr>
                <w:rFonts w:cs="Arial"/>
                <w:lang w:val="en-US"/>
              </w:rPr>
            </w:pPr>
          </w:p>
        </w:tc>
        <w:tc>
          <w:tcPr>
            <w:tcW w:w="992" w:type="dxa"/>
          </w:tcPr>
          <w:p w14:paraId="32D76AE4" w14:textId="77777777" w:rsidR="006D3521" w:rsidRPr="00827231" w:rsidRDefault="006D3521" w:rsidP="006D3521">
            <w:pPr>
              <w:keepNext/>
              <w:rPr>
                <w:b/>
              </w:rPr>
            </w:pPr>
            <w:r w:rsidRPr="00827231">
              <w:rPr>
                <w:b/>
              </w:rPr>
              <w:t>Stability</w:t>
            </w:r>
          </w:p>
          <w:p w14:paraId="0D2C73DD" w14:textId="77777777" w:rsidR="006D3521" w:rsidRPr="00827231" w:rsidRDefault="006D3521" w:rsidP="006D3521">
            <w:pPr>
              <w:pStyle w:val="figura"/>
              <w:spacing w:before="0"/>
              <w:jc w:val="left"/>
            </w:pPr>
            <w:r w:rsidRPr="00827231">
              <w:t>C</w:t>
            </w:r>
          </w:p>
        </w:tc>
        <w:tc>
          <w:tcPr>
            <w:tcW w:w="992" w:type="dxa"/>
            <w:vMerge/>
          </w:tcPr>
          <w:p w14:paraId="7D65A040" w14:textId="77777777" w:rsidR="006D3521" w:rsidRPr="00827231" w:rsidRDefault="006D3521" w:rsidP="006D3521">
            <w:pPr>
              <w:keepNext/>
            </w:pPr>
          </w:p>
        </w:tc>
      </w:tr>
    </w:tbl>
    <w:p w14:paraId="285FD232" w14:textId="77777777" w:rsidR="006D3521" w:rsidRDefault="006D3521" w:rsidP="006D3521">
      <w:pPr>
        <w:rPr>
          <w:lang w:val="en-GB" w:eastAsia="zh-CN"/>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6D3521" w:rsidRPr="00827231" w14:paraId="67AAC4CB" w14:textId="77777777" w:rsidTr="006D3521">
        <w:trPr>
          <w:cantSplit/>
          <w:trHeight w:val="519"/>
          <w:tblHeader/>
        </w:trPr>
        <w:tc>
          <w:tcPr>
            <w:tcW w:w="1276" w:type="dxa"/>
          </w:tcPr>
          <w:p w14:paraId="7F0FA36C" w14:textId="77777777" w:rsidR="006D3521" w:rsidRPr="00827231" w:rsidRDefault="006D3521" w:rsidP="006D3521">
            <w:pPr>
              <w:pStyle w:val="Sottoparagrafo"/>
              <w:spacing w:before="0" w:after="0"/>
              <w:rPr>
                <w:bCs/>
              </w:rPr>
            </w:pPr>
            <w:r w:rsidRPr="00827231">
              <w:rPr>
                <w:bCs/>
              </w:rPr>
              <w:t>Ident.</w:t>
            </w:r>
          </w:p>
        </w:tc>
        <w:tc>
          <w:tcPr>
            <w:tcW w:w="6379" w:type="dxa"/>
          </w:tcPr>
          <w:p w14:paraId="15FD6F95" w14:textId="77777777" w:rsidR="006D3521" w:rsidRPr="00827231" w:rsidRDefault="006D3521" w:rsidP="006D3521">
            <w:pPr>
              <w:pStyle w:val="Sottoparagrafo"/>
              <w:spacing w:before="0" w:after="0"/>
              <w:rPr>
                <w:bCs/>
              </w:rPr>
            </w:pPr>
            <w:r w:rsidRPr="00827231">
              <w:rPr>
                <w:bCs/>
              </w:rPr>
              <w:t>Definition / Motivation</w:t>
            </w:r>
          </w:p>
        </w:tc>
        <w:tc>
          <w:tcPr>
            <w:tcW w:w="992" w:type="dxa"/>
          </w:tcPr>
          <w:p w14:paraId="36AE58A8" w14:textId="77777777" w:rsidR="006D3521" w:rsidRPr="00827231" w:rsidRDefault="006D3521" w:rsidP="006D3521">
            <w:pPr>
              <w:keepNext/>
            </w:pPr>
            <w:r w:rsidRPr="00827231">
              <w:rPr>
                <w:b/>
              </w:rPr>
              <w:t>Priority</w:t>
            </w:r>
          </w:p>
          <w:p w14:paraId="598C0157" w14:textId="77777777" w:rsidR="006D3521" w:rsidRPr="00827231" w:rsidRDefault="006D3521" w:rsidP="006D3521">
            <w:pPr>
              <w:pStyle w:val="figura"/>
              <w:spacing w:before="0"/>
              <w:jc w:val="left"/>
            </w:pPr>
            <w:r w:rsidRPr="00827231">
              <w:t>M</w:t>
            </w:r>
          </w:p>
        </w:tc>
        <w:tc>
          <w:tcPr>
            <w:tcW w:w="992" w:type="dxa"/>
            <w:vMerge w:val="restart"/>
          </w:tcPr>
          <w:p w14:paraId="6B1C5E6A" w14:textId="77777777" w:rsidR="006D3521" w:rsidRPr="00827231" w:rsidRDefault="006D3521" w:rsidP="006D3521">
            <w:pPr>
              <w:pStyle w:val="Sottoparagrafo"/>
              <w:spacing w:before="0" w:after="0"/>
              <w:rPr>
                <w:bCs/>
              </w:rPr>
            </w:pPr>
            <w:r w:rsidRPr="00827231">
              <w:rPr>
                <w:bCs/>
              </w:rPr>
              <w:t>Source</w:t>
            </w:r>
          </w:p>
          <w:p w14:paraId="3A5EF35B" w14:textId="77777777" w:rsidR="006D3521" w:rsidRPr="00827231" w:rsidRDefault="006D3521" w:rsidP="006D3521">
            <w:pPr>
              <w:keepNext/>
            </w:pPr>
            <w:r w:rsidRPr="00827231">
              <w:t>R&amp;D</w:t>
            </w:r>
            <w:r w:rsidRPr="00827231">
              <w:br/>
            </w:r>
          </w:p>
        </w:tc>
      </w:tr>
      <w:tr w:rsidR="006D3521" w:rsidRPr="00827231" w14:paraId="6A83103B" w14:textId="77777777" w:rsidTr="006D3521">
        <w:trPr>
          <w:cantSplit/>
        </w:trPr>
        <w:tc>
          <w:tcPr>
            <w:tcW w:w="1276" w:type="dxa"/>
          </w:tcPr>
          <w:p w14:paraId="1D4C9EAD" w14:textId="77777777" w:rsidR="006D3521" w:rsidRPr="00827231" w:rsidRDefault="006D3521" w:rsidP="00A8781D">
            <w:pPr>
              <w:keepNext/>
              <w:tabs>
                <w:tab w:val="left" w:pos="5660"/>
                <w:tab w:val="left" w:pos="6820"/>
              </w:tabs>
              <w:rPr>
                <w:rFonts w:cs="Arial"/>
              </w:rPr>
            </w:pPr>
            <w:r w:rsidRPr="00827231">
              <w:rPr>
                <w:rFonts w:cs="Arial"/>
              </w:rPr>
              <w:t>FR_</w:t>
            </w:r>
            <w:r>
              <w:rPr>
                <w:rFonts w:cs="Arial"/>
              </w:rPr>
              <w:t>MT</w:t>
            </w:r>
            <w:r w:rsidRPr="00827231">
              <w:rPr>
                <w:rFonts w:cs="Arial"/>
              </w:rPr>
              <w:t>_</w:t>
            </w:r>
            <w:r w:rsidR="00A8781D">
              <w:rPr>
                <w:rFonts w:cs="Arial"/>
              </w:rPr>
              <w:t>5</w:t>
            </w:r>
          </w:p>
        </w:tc>
        <w:tc>
          <w:tcPr>
            <w:tcW w:w="6379" w:type="dxa"/>
          </w:tcPr>
          <w:p w14:paraId="1F702126" w14:textId="77777777" w:rsidR="006D3521" w:rsidRDefault="006D3521" w:rsidP="006D3521">
            <w:pPr>
              <w:autoSpaceDE w:val="0"/>
              <w:autoSpaceDN w:val="0"/>
              <w:adjustRightInd w:val="0"/>
              <w:rPr>
                <w:b/>
                <w:lang w:val="en-US" w:eastAsia="zh-CN"/>
              </w:rPr>
            </w:pPr>
            <w:r>
              <w:rPr>
                <w:b/>
                <w:lang w:val="en-US" w:eastAsia="zh-CN"/>
              </w:rPr>
              <w:t>Operation interfaces 3</w:t>
            </w:r>
          </w:p>
          <w:p w14:paraId="2BB48187" w14:textId="77777777" w:rsidR="006D3521" w:rsidRDefault="006D3521" w:rsidP="0093213A">
            <w:pPr>
              <w:pStyle w:val="ab"/>
              <w:numPr>
                <w:ilvl w:val="0"/>
                <w:numId w:val="47"/>
              </w:numPr>
              <w:autoSpaceDE w:val="0"/>
              <w:autoSpaceDN w:val="0"/>
              <w:adjustRightInd w:val="0"/>
            </w:pPr>
            <w:r>
              <w:rPr>
                <w:rFonts w:hint="eastAsia"/>
              </w:rPr>
              <w:t>Cleaning</w:t>
            </w:r>
            <w:r w:rsidR="00A84096">
              <w:t xml:space="preserve"> </w:t>
            </w:r>
            <w:r>
              <w:t>Mode:</w:t>
            </w:r>
          </w:p>
          <w:p w14:paraId="46D9DFE6" w14:textId="77777777" w:rsidR="006D3521" w:rsidRDefault="006D3521" w:rsidP="0093213A">
            <w:pPr>
              <w:pStyle w:val="ab"/>
              <w:keepNext/>
              <w:numPr>
                <w:ilvl w:val="0"/>
                <w:numId w:val="48"/>
              </w:numPr>
            </w:pPr>
            <w:r>
              <w:t xml:space="preserve">Continuous: </w:t>
            </w:r>
          </w:p>
          <w:p w14:paraId="2F6F5BD0" w14:textId="77777777" w:rsidR="006D3521" w:rsidRDefault="006D3521" w:rsidP="0093213A">
            <w:pPr>
              <w:pStyle w:val="ab"/>
              <w:keepNext/>
              <w:numPr>
                <w:ilvl w:val="1"/>
                <w:numId w:val="48"/>
              </w:numPr>
            </w:pPr>
            <w:r w:rsidRPr="00BA0D3C">
              <w:rPr>
                <w:rFonts w:hint="eastAsia"/>
              </w:rPr>
              <w:t>Interval</w:t>
            </w:r>
            <w:r>
              <w:t>: 0</w:t>
            </w:r>
            <w:r w:rsidRPr="00BA0D3C">
              <w:rPr>
                <w:rFonts w:hint="eastAsia"/>
              </w:rPr>
              <w:t xml:space="preserve">/6hr/12hr/1~7days, </w:t>
            </w:r>
          </w:p>
          <w:p w14:paraId="5E220B8F" w14:textId="118EC752" w:rsidR="006D3521" w:rsidRPr="00BA0D3C" w:rsidRDefault="006D3521" w:rsidP="0093213A">
            <w:pPr>
              <w:pStyle w:val="ab"/>
              <w:keepNext/>
              <w:numPr>
                <w:ilvl w:val="1"/>
                <w:numId w:val="48"/>
              </w:numPr>
            </w:pPr>
            <w:r>
              <w:rPr>
                <w:rFonts w:hint="eastAsia"/>
              </w:rPr>
              <w:t xml:space="preserve">Start time of the first cleaning is in </w:t>
            </w:r>
            <w:r w:rsidR="00E15790">
              <w:t>YYYY</w:t>
            </w:r>
            <w:r w:rsidR="00E15790">
              <w:rPr>
                <w:rFonts w:hint="eastAsia"/>
                <w:lang w:eastAsia="zh-CN"/>
              </w:rPr>
              <w:t>-</w:t>
            </w:r>
            <w:r w:rsidR="00E15790">
              <w:t>MM</w:t>
            </w:r>
            <w:r w:rsidR="00E15790">
              <w:rPr>
                <w:rFonts w:hint="eastAsia"/>
                <w:lang w:eastAsia="zh-CN"/>
              </w:rPr>
              <w:t>-</w:t>
            </w:r>
            <w:r w:rsidR="00E15790">
              <w:t xml:space="preserve">DD </w:t>
            </w:r>
            <w:commentRangeStart w:id="111"/>
            <w:r w:rsidR="00E15790">
              <w:rPr>
                <w:rFonts w:hint="eastAsia"/>
              </w:rPr>
              <w:t>HH</w:t>
            </w:r>
            <w:commentRangeEnd w:id="111"/>
            <w:r w:rsidR="00B50840">
              <w:rPr>
                <w:rStyle w:val="ae"/>
                <w:rFonts w:eastAsia="Times New Roman"/>
                <w:noProof/>
                <w:lang w:val="en-US"/>
              </w:rPr>
              <w:commentReference w:id="111"/>
            </w:r>
            <w:r w:rsidR="00E15790">
              <w:rPr>
                <w:rFonts w:hint="eastAsia"/>
              </w:rPr>
              <w:t>:MM:SS</w:t>
            </w:r>
            <w:r w:rsidR="00D5449E">
              <w:rPr>
                <w:rFonts w:hint="eastAsia"/>
              </w:rPr>
              <w:t xml:space="preserve"> format</w:t>
            </w:r>
          </w:p>
          <w:p w14:paraId="5B225459" w14:textId="77777777" w:rsidR="006D3521" w:rsidRPr="00BA0D3C" w:rsidRDefault="006D3521" w:rsidP="0093213A">
            <w:pPr>
              <w:pStyle w:val="ab"/>
              <w:keepNext/>
              <w:numPr>
                <w:ilvl w:val="0"/>
                <w:numId w:val="48"/>
              </w:numPr>
            </w:pPr>
            <w:r>
              <w:rPr>
                <w:rFonts w:hint="eastAsia"/>
              </w:rPr>
              <w:t xml:space="preserve">Manual </w:t>
            </w:r>
          </w:p>
          <w:p w14:paraId="4F0ACDA5" w14:textId="77777777" w:rsidR="006D3521" w:rsidRPr="00BA0D3C" w:rsidRDefault="006D3521" w:rsidP="00A84096">
            <w:pPr>
              <w:keepNext/>
              <w:ind w:leftChars="400" w:left="800"/>
            </w:pPr>
            <w:r>
              <w:t>Ex-</w:t>
            </w:r>
            <w:r w:rsidRPr="00BA0D3C">
              <w:t>triggered</w:t>
            </w:r>
            <w:r w:rsidRPr="00BA0D3C">
              <w:rPr>
                <w:rFonts w:hint="eastAsia"/>
              </w:rPr>
              <w:t xml:space="preserve"> by </w:t>
            </w:r>
            <w:r w:rsidR="00F2413E">
              <w:t xml:space="preserve">UI, </w:t>
            </w:r>
            <w:r w:rsidRPr="00BA0D3C">
              <w:rPr>
                <w:rFonts w:hint="eastAsia"/>
              </w:rPr>
              <w:t>DI and Modbus command;</w:t>
            </w:r>
          </w:p>
          <w:p w14:paraId="6C8021AF" w14:textId="77777777" w:rsidR="006D3521" w:rsidRPr="00BA0D3C" w:rsidRDefault="006D3521" w:rsidP="0093213A">
            <w:pPr>
              <w:pStyle w:val="ab"/>
              <w:numPr>
                <w:ilvl w:val="0"/>
                <w:numId w:val="47"/>
              </w:numPr>
              <w:autoSpaceDE w:val="0"/>
              <w:autoSpaceDN w:val="0"/>
              <w:adjustRightInd w:val="0"/>
            </w:pPr>
            <w:r w:rsidRPr="00BA0D3C">
              <w:rPr>
                <w:rFonts w:hint="eastAsia"/>
              </w:rPr>
              <w:t xml:space="preserve">Post cleaning operation: </w:t>
            </w:r>
          </w:p>
          <w:p w14:paraId="0A992240" w14:textId="77777777" w:rsidR="006D3521" w:rsidRPr="00BA0D3C" w:rsidRDefault="006D3521" w:rsidP="0093213A">
            <w:pPr>
              <w:pStyle w:val="ab"/>
              <w:keepNext/>
              <w:numPr>
                <w:ilvl w:val="0"/>
                <w:numId w:val="49"/>
              </w:numPr>
            </w:pPr>
            <w:r>
              <w:rPr>
                <w:rFonts w:hint="eastAsia"/>
              </w:rPr>
              <w:t>F</w:t>
            </w:r>
            <w:r w:rsidRPr="00BA0D3C">
              <w:rPr>
                <w:rFonts w:hint="eastAsia"/>
              </w:rPr>
              <w:t>lushing</w:t>
            </w:r>
          </w:p>
          <w:p w14:paraId="2FC3A57A" w14:textId="77777777" w:rsidR="006D3521" w:rsidRPr="00BA0D3C" w:rsidRDefault="006D3521" w:rsidP="0093213A">
            <w:pPr>
              <w:pStyle w:val="ab"/>
              <w:keepNext/>
              <w:numPr>
                <w:ilvl w:val="0"/>
                <w:numId w:val="49"/>
              </w:numPr>
            </w:pPr>
            <w:r>
              <w:rPr>
                <w:rFonts w:hint="eastAsia"/>
              </w:rPr>
              <w:t>C</w:t>
            </w:r>
            <w:r w:rsidRPr="00BA0D3C">
              <w:rPr>
                <w:rFonts w:hint="eastAsia"/>
              </w:rPr>
              <w:t>alibration</w:t>
            </w:r>
          </w:p>
          <w:p w14:paraId="7FB003F2" w14:textId="77777777" w:rsidR="006D3521" w:rsidRDefault="006D3521" w:rsidP="0093213A">
            <w:pPr>
              <w:pStyle w:val="ab"/>
              <w:keepNext/>
              <w:numPr>
                <w:ilvl w:val="0"/>
                <w:numId w:val="49"/>
              </w:numPr>
            </w:pPr>
            <w:r>
              <w:t>N</w:t>
            </w:r>
            <w:r>
              <w:rPr>
                <w:rFonts w:hint="eastAsia"/>
              </w:rPr>
              <w:t>one</w:t>
            </w:r>
          </w:p>
          <w:p w14:paraId="1E9457D2" w14:textId="77777777" w:rsidR="006D3521" w:rsidRPr="006D3521" w:rsidRDefault="006D3521" w:rsidP="006D3521">
            <w:pPr>
              <w:autoSpaceDE w:val="0"/>
              <w:autoSpaceDN w:val="0"/>
              <w:adjustRightInd w:val="0"/>
              <w:rPr>
                <w:rFonts w:cs="Arial"/>
                <w:lang w:val="en-US"/>
              </w:rPr>
            </w:pPr>
          </w:p>
        </w:tc>
        <w:tc>
          <w:tcPr>
            <w:tcW w:w="992" w:type="dxa"/>
          </w:tcPr>
          <w:p w14:paraId="3BF9E556" w14:textId="77777777" w:rsidR="006D3521" w:rsidRPr="00827231" w:rsidRDefault="006D3521" w:rsidP="006D3521">
            <w:pPr>
              <w:keepNext/>
              <w:rPr>
                <w:b/>
              </w:rPr>
            </w:pPr>
            <w:r w:rsidRPr="00827231">
              <w:rPr>
                <w:b/>
              </w:rPr>
              <w:t>Stability</w:t>
            </w:r>
          </w:p>
          <w:p w14:paraId="7CDFEA1B" w14:textId="77777777" w:rsidR="006D3521" w:rsidRPr="00827231" w:rsidRDefault="006D3521" w:rsidP="006D3521">
            <w:pPr>
              <w:pStyle w:val="figura"/>
              <w:spacing w:before="0"/>
              <w:jc w:val="left"/>
            </w:pPr>
            <w:r w:rsidRPr="00827231">
              <w:t>C</w:t>
            </w:r>
          </w:p>
        </w:tc>
        <w:tc>
          <w:tcPr>
            <w:tcW w:w="992" w:type="dxa"/>
            <w:vMerge/>
          </w:tcPr>
          <w:p w14:paraId="35251428" w14:textId="77777777" w:rsidR="006D3521" w:rsidRPr="00827231" w:rsidRDefault="006D3521" w:rsidP="006D3521">
            <w:pPr>
              <w:keepNext/>
            </w:pPr>
          </w:p>
        </w:tc>
      </w:tr>
    </w:tbl>
    <w:p w14:paraId="41128F22" w14:textId="77777777" w:rsidR="006D3521" w:rsidRPr="006D3521" w:rsidRDefault="006D3521" w:rsidP="006D3521">
      <w:pPr>
        <w:rPr>
          <w:lang w:val="en-GB" w:eastAsia="zh-CN"/>
        </w:rPr>
      </w:pPr>
    </w:p>
    <w:p w14:paraId="0009F42E" w14:textId="77777777" w:rsidR="0021168D" w:rsidRDefault="00737500" w:rsidP="00B74A54">
      <w:pPr>
        <w:pStyle w:val="2"/>
        <w:rPr>
          <w:lang w:val="en-GB"/>
        </w:rPr>
      </w:pPr>
      <w:bookmarkStart w:id="112" w:name="_Toc466386109"/>
      <w:r>
        <w:rPr>
          <w:lang w:val="en-GB"/>
        </w:rPr>
        <w:lastRenderedPageBreak/>
        <w:t>Bootloader</w:t>
      </w:r>
      <w:bookmarkEnd w:id="112"/>
    </w:p>
    <w:p w14:paraId="18E9409C" w14:textId="77777777" w:rsid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4249E0" w:rsidRPr="00827231" w14:paraId="7C6C7367" w14:textId="77777777" w:rsidTr="00A479E5">
        <w:trPr>
          <w:cantSplit/>
          <w:trHeight w:val="519"/>
          <w:tblHeader/>
        </w:trPr>
        <w:tc>
          <w:tcPr>
            <w:tcW w:w="1276" w:type="dxa"/>
          </w:tcPr>
          <w:p w14:paraId="4760677B" w14:textId="77777777" w:rsidR="004249E0" w:rsidRPr="00827231" w:rsidRDefault="004249E0" w:rsidP="00A479E5">
            <w:pPr>
              <w:pStyle w:val="Sottoparagrafo"/>
              <w:spacing w:before="0" w:after="0"/>
              <w:rPr>
                <w:bCs/>
              </w:rPr>
            </w:pPr>
            <w:r w:rsidRPr="00827231">
              <w:rPr>
                <w:bCs/>
              </w:rPr>
              <w:t>Ident.</w:t>
            </w:r>
          </w:p>
        </w:tc>
        <w:tc>
          <w:tcPr>
            <w:tcW w:w="6379" w:type="dxa"/>
          </w:tcPr>
          <w:p w14:paraId="586EB3C4" w14:textId="77777777" w:rsidR="004249E0" w:rsidRPr="00827231" w:rsidRDefault="004249E0" w:rsidP="00A479E5">
            <w:pPr>
              <w:pStyle w:val="Sottoparagrafo"/>
              <w:spacing w:before="0" w:after="0"/>
              <w:rPr>
                <w:bCs/>
              </w:rPr>
            </w:pPr>
            <w:r w:rsidRPr="00827231">
              <w:rPr>
                <w:bCs/>
              </w:rPr>
              <w:t>Definition / Motivation</w:t>
            </w:r>
          </w:p>
        </w:tc>
        <w:tc>
          <w:tcPr>
            <w:tcW w:w="992" w:type="dxa"/>
          </w:tcPr>
          <w:p w14:paraId="29F344EA" w14:textId="77777777" w:rsidR="004249E0" w:rsidRPr="00827231" w:rsidRDefault="004249E0" w:rsidP="00A479E5">
            <w:pPr>
              <w:keepNext/>
            </w:pPr>
            <w:r w:rsidRPr="00827231">
              <w:rPr>
                <w:b/>
              </w:rPr>
              <w:t>Priority</w:t>
            </w:r>
          </w:p>
          <w:p w14:paraId="74A78F42" w14:textId="77777777" w:rsidR="004249E0" w:rsidRPr="00827231" w:rsidRDefault="004249E0" w:rsidP="00A479E5">
            <w:pPr>
              <w:pStyle w:val="figura"/>
              <w:spacing w:before="0"/>
              <w:jc w:val="left"/>
            </w:pPr>
            <w:r w:rsidRPr="00827231">
              <w:t>M</w:t>
            </w:r>
          </w:p>
        </w:tc>
        <w:tc>
          <w:tcPr>
            <w:tcW w:w="992" w:type="dxa"/>
            <w:vMerge w:val="restart"/>
          </w:tcPr>
          <w:p w14:paraId="5B2FD767" w14:textId="77777777" w:rsidR="004249E0" w:rsidRPr="00827231" w:rsidRDefault="004249E0" w:rsidP="00A479E5">
            <w:pPr>
              <w:pStyle w:val="Sottoparagrafo"/>
              <w:spacing w:before="0" w:after="0"/>
              <w:rPr>
                <w:bCs/>
              </w:rPr>
            </w:pPr>
            <w:r w:rsidRPr="00827231">
              <w:rPr>
                <w:bCs/>
              </w:rPr>
              <w:t>Source</w:t>
            </w:r>
          </w:p>
          <w:p w14:paraId="55677125" w14:textId="77777777" w:rsidR="004249E0" w:rsidRPr="00827231" w:rsidRDefault="004249E0" w:rsidP="00A479E5">
            <w:pPr>
              <w:keepNext/>
            </w:pPr>
            <w:r w:rsidRPr="00827231">
              <w:t>R&amp;D</w:t>
            </w:r>
            <w:r w:rsidRPr="00827231">
              <w:br/>
            </w:r>
          </w:p>
        </w:tc>
      </w:tr>
      <w:tr w:rsidR="004249E0" w:rsidRPr="00827231" w14:paraId="606B2A10" w14:textId="77777777" w:rsidTr="00A479E5">
        <w:trPr>
          <w:cantSplit/>
        </w:trPr>
        <w:tc>
          <w:tcPr>
            <w:tcW w:w="1276" w:type="dxa"/>
          </w:tcPr>
          <w:p w14:paraId="679423E3" w14:textId="77777777" w:rsidR="004249E0" w:rsidRPr="00827231" w:rsidRDefault="004249E0" w:rsidP="005F1878">
            <w:pPr>
              <w:keepNext/>
              <w:tabs>
                <w:tab w:val="left" w:pos="5660"/>
                <w:tab w:val="left" w:pos="6820"/>
              </w:tabs>
              <w:rPr>
                <w:rFonts w:cs="Arial"/>
              </w:rPr>
            </w:pPr>
            <w:r w:rsidRPr="00827231">
              <w:rPr>
                <w:rFonts w:cs="Arial"/>
              </w:rPr>
              <w:t>FR_</w:t>
            </w:r>
            <w:r>
              <w:rPr>
                <w:rFonts w:cs="Arial"/>
              </w:rPr>
              <w:t>BL</w:t>
            </w:r>
            <w:r w:rsidRPr="00827231">
              <w:rPr>
                <w:rFonts w:cs="Arial"/>
              </w:rPr>
              <w:t>_</w:t>
            </w:r>
            <w:r w:rsidR="005F1878">
              <w:rPr>
                <w:rFonts w:cs="Arial"/>
              </w:rPr>
              <w:t>1</w:t>
            </w:r>
          </w:p>
        </w:tc>
        <w:tc>
          <w:tcPr>
            <w:tcW w:w="6379" w:type="dxa"/>
          </w:tcPr>
          <w:p w14:paraId="3931A3D7" w14:textId="77777777" w:rsidR="004249E0" w:rsidRPr="00045C81" w:rsidRDefault="004249E0" w:rsidP="00A479E5">
            <w:pPr>
              <w:autoSpaceDE w:val="0"/>
              <w:autoSpaceDN w:val="0"/>
              <w:adjustRightInd w:val="0"/>
              <w:rPr>
                <w:b/>
                <w:lang w:val="en-US" w:eastAsia="zh-CN"/>
              </w:rPr>
            </w:pPr>
            <w:r>
              <w:rPr>
                <w:b/>
                <w:lang w:val="en-US" w:eastAsia="zh-CN"/>
              </w:rPr>
              <w:t xml:space="preserve">Reuse </w:t>
            </w:r>
            <w:r w:rsidR="004A76D3">
              <w:rPr>
                <w:b/>
                <w:lang w:val="en-US" w:eastAsia="zh-CN"/>
              </w:rPr>
              <w:t>Can</w:t>
            </w:r>
            <w:r>
              <w:rPr>
                <w:b/>
                <w:lang w:val="en-US" w:eastAsia="zh-CN"/>
              </w:rPr>
              <w:t xml:space="preserve"> </w:t>
            </w:r>
            <w:r w:rsidR="004A76D3">
              <w:rPr>
                <w:b/>
                <w:lang w:val="en-US" w:eastAsia="zh-CN"/>
              </w:rPr>
              <w:t>Port</w:t>
            </w:r>
          </w:p>
          <w:p w14:paraId="406749EB" w14:textId="77777777" w:rsidR="004249E0" w:rsidRPr="004A76D3" w:rsidRDefault="004249E0" w:rsidP="00AA0E20">
            <w:pPr>
              <w:pStyle w:val="ab"/>
              <w:numPr>
                <w:ilvl w:val="0"/>
                <w:numId w:val="9"/>
              </w:numPr>
              <w:autoSpaceDE w:val="0"/>
              <w:autoSpaceDN w:val="0"/>
              <w:adjustRightInd w:val="0"/>
              <w:rPr>
                <w:rFonts w:cs="Arial"/>
                <w:lang w:val="en-US"/>
              </w:rPr>
            </w:pPr>
            <w:r>
              <w:rPr>
                <w:rFonts w:cs="Arial"/>
                <w:lang w:val="en-US"/>
              </w:rPr>
              <w:t xml:space="preserve">Shall reuse </w:t>
            </w:r>
            <w:r w:rsidR="004A76D3">
              <w:rPr>
                <w:rFonts w:cs="Arial"/>
                <w:lang w:val="en-US"/>
              </w:rPr>
              <w:t>Can</w:t>
            </w:r>
            <w:r>
              <w:rPr>
                <w:rFonts w:cs="Arial"/>
                <w:lang w:val="en-US"/>
              </w:rPr>
              <w:t xml:space="preserve"> Port to communicate with PC</w:t>
            </w:r>
            <w:r w:rsidR="004A76D3">
              <w:rPr>
                <w:rFonts w:cs="Arial"/>
                <w:lang w:val="en-US"/>
              </w:rPr>
              <w:t>/UI</w:t>
            </w:r>
            <w:r>
              <w:rPr>
                <w:rFonts w:cs="Arial"/>
                <w:lang w:val="en-US"/>
              </w:rPr>
              <w:t>.</w:t>
            </w:r>
          </w:p>
        </w:tc>
        <w:tc>
          <w:tcPr>
            <w:tcW w:w="992" w:type="dxa"/>
          </w:tcPr>
          <w:p w14:paraId="558B9BE7" w14:textId="77777777" w:rsidR="004249E0" w:rsidRPr="00827231" w:rsidRDefault="004249E0" w:rsidP="00A479E5">
            <w:pPr>
              <w:keepNext/>
              <w:rPr>
                <w:b/>
              </w:rPr>
            </w:pPr>
            <w:r w:rsidRPr="00827231">
              <w:rPr>
                <w:b/>
              </w:rPr>
              <w:t>Stability</w:t>
            </w:r>
          </w:p>
          <w:p w14:paraId="67E8DD75" w14:textId="77777777" w:rsidR="004249E0" w:rsidRPr="00827231" w:rsidRDefault="004249E0" w:rsidP="00A479E5">
            <w:pPr>
              <w:pStyle w:val="figura"/>
              <w:spacing w:before="0"/>
              <w:jc w:val="left"/>
            </w:pPr>
            <w:r w:rsidRPr="00827231">
              <w:t>C</w:t>
            </w:r>
          </w:p>
        </w:tc>
        <w:tc>
          <w:tcPr>
            <w:tcW w:w="992" w:type="dxa"/>
            <w:vMerge/>
          </w:tcPr>
          <w:p w14:paraId="6B84CAF6" w14:textId="77777777" w:rsidR="004249E0" w:rsidRPr="00827231" w:rsidRDefault="004249E0" w:rsidP="00A479E5">
            <w:pPr>
              <w:keepNext/>
            </w:pPr>
          </w:p>
        </w:tc>
      </w:tr>
    </w:tbl>
    <w:p w14:paraId="0A399AD5" w14:textId="77777777" w:rsidR="004249E0" w:rsidRDefault="004249E0" w:rsidP="004249E0">
      <w:pPr>
        <w:rPr>
          <w:lang w:val="en-GB"/>
        </w:rPr>
      </w:pPr>
    </w:p>
    <w:p w14:paraId="5EF589E2" w14:textId="77777777" w:rsidR="00EC4762" w:rsidRDefault="00EC4762"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EC4762" w:rsidRPr="00827231" w14:paraId="19298C9E" w14:textId="77777777" w:rsidTr="00A479E5">
        <w:trPr>
          <w:cantSplit/>
          <w:trHeight w:val="519"/>
          <w:tblHeader/>
        </w:trPr>
        <w:tc>
          <w:tcPr>
            <w:tcW w:w="1276" w:type="dxa"/>
          </w:tcPr>
          <w:p w14:paraId="0CB79F43" w14:textId="77777777" w:rsidR="00EC4762" w:rsidRPr="00827231" w:rsidRDefault="00EC4762" w:rsidP="00A479E5">
            <w:pPr>
              <w:pStyle w:val="Sottoparagrafo"/>
              <w:spacing w:before="0" w:after="0"/>
              <w:rPr>
                <w:bCs/>
              </w:rPr>
            </w:pPr>
            <w:r w:rsidRPr="00827231">
              <w:rPr>
                <w:bCs/>
              </w:rPr>
              <w:t>Ident.</w:t>
            </w:r>
          </w:p>
        </w:tc>
        <w:tc>
          <w:tcPr>
            <w:tcW w:w="6379" w:type="dxa"/>
          </w:tcPr>
          <w:p w14:paraId="7B657FFD" w14:textId="77777777" w:rsidR="00EC4762" w:rsidRPr="00827231" w:rsidRDefault="00EC4762" w:rsidP="00A479E5">
            <w:pPr>
              <w:pStyle w:val="Sottoparagrafo"/>
              <w:spacing w:before="0" w:after="0"/>
              <w:rPr>
                <w:bCs/>
              </w:rPr>
            </w:pPr>
            <w:r w:rsidRPr="00827231">
              <w:rPr>
                <w:bCs/>
              </w:rPr>
              <w:t>Definition / Motivation</w:t>
            </w:r>
          </w:p>
        </w:tc>
        <w:tc>
          <w:tcPr>
            <w:tcW w:w="992" w:type="dxa"/>
          </w:tcPr>
          <w:p w14:paraId="7FEC0504" w14:textId="77777777" w:rsidR="00EC4762" w:rsidRPr="00827231" w:rsidRDefault="00EC4762" w:rsidP="00A479E5">
            <w:pPr>
              <w:keepNext/>
            </w:pPr>
            <w:r w:rsidRPr="00827231">
              <w:rPr>
                <w:b/>
              </w:rPr>
              <w:t>Priority</w:t>
            </w:r>
          </w:p>
          <w:p w14:paraId="1C897140" w14:textId="77777777" w:rsidR="00EC4762" w:rsidRPr="00827231" w:rsidRDefault="00EC4762" w:rsidP="00A479E5">
            <w:pPr>
              <w:pStyle w:val="figura"/>
              <w:spacing w:before="0"/>
              <w:jc w:val="left"/>
            </w:pPr>
            <w:r w:rsidRPr="00827231">
              <w:t>M</w:t>
            </w:r>
          </w:p>
        </w:tc>
        <w:tc>
          <w:tcPr>
            <w:tcW w:w="992" w:type="dxa"/>
            <w:vMerge w:val="restart"/>
          </w:tcPr>
          <w:p w14:paraId="5FCA7565" w14:textId="77777777" w:rsidR="00EC4762" w:rsidRPr="00827231" w:rsidRDefault="00EC4762" w:rsidP="00A479E5">
            <w:pPr>
              <w:pStyle w:val="Sottoparagrafo"/>
              <w:spacing w:before="0" w:after="0"/>
              <w:rPr>
                <w:bCs/>
              </w:rPr>
            </w:pPr>
            <w:r w:rsidRPr="00827231">
              <w:rPr>
                <w:bCs/>
              </w:rPr>
              <w:t>Source</w:t>
            </w:r>
          </w:p>
          <w:p w14:paraId="75069907" w14:textId="77777777" w:rsidR="00EC4762" w:rsidRPr="00827231" w:rsidRDefault="00EC4762" w:rsidP="00A479E5">
            <w:pPr>
              <w:keepNext/>
            </w:pPr>
            <w:r w:rsidRPr="00827231">
              <w:t>R&amp;D</w:t>
            </w:r>
            <w:r w:rsidRPr="00827231">
              <w:br/>
            </w:r>
          </w:p>
        </w:tc>
      </w:tr>
      <w:tr w:rsidR="00EC4762" w:rsidRPr="00827231" w14:paraId="641A5AFD" w14:textId="77777777" w:rsidTr="00A479E5">
        <w:trPr>
          <w:cantSplit/>
        </w:trPr>
        <w:tc>
          <w:tcPr>
            <w:tcW w:w="1276" w:type="dxa"/>
          </w:tcPr>
          <w:p w14:paraId="6A04529A" w14:textId="77777777" w:rsidR="00EC4762" w:rsidRPr="00827231" w:rsidRDefault="00EC4762"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2</w:t>
            </w:r>
          </w:p>
        </w:tc>
        <w:tc>
          <w:tcPr>
            <w:tcW w:w="6379" w:type="dxa"/>
          </w:tcPr>
          <w:p w14:paraId="42E1C98B" w14:textId="77777777" w:rsidR="00EC4762" w:rsidRPr="005F1878" w:rsidRDefault="00EC4762" w:rsidP="005F1878">
            <w:pPr>
              <w:autoSpaceDE w:val="0"/>
              <w:autoSpaceDN w:val="0"/>
              <w:adjustRightInd w:val="0"/>
              <w:rPr>
                <w:rFonts w:cs="Arial"/>
                <w:lang w:val="en-US"/>
              </w:rPr>
            </w:pPr>
            <w:r w:rsidRPr="005F1878">
              <w:rPr>
                <w:rFonts w:cs="Arial"/>
                <w:lang w:val="en-US"/>
              </w:rPr>
              <w:t>Shall have CRC16 check for Rom Integration.</w:t>
            </w:r>
          </w:p>
        </w:tc>
        <w:tc>
          <w:tcPr>
            <w:tcW w:w="992" w:type="dxa"/>
          </w:tcPr>
          <w:p w14:paraId="6AFDAD0A" w14:textId="77777777" w:rsidR="00EC4762" w:rsidRPr="00827231" w:rsidRDefault="00EC4762" w:rsidP="00A479E5">
            <w:pPr>
              <w:keepNext/>
              <w:rPr>
                <w:b/>
              </w:rPr>
            </w:pPr>
            <w:r w:rsidRPr="00827231">
              <w:rPr>
                <w:b/>
              </w:rPr>
              <w:t>Stability</w:t>
            </w:r>
          </w:p>
          <w:p w14:paraId="20E446C8" w14:textId="77777777" w:rsidR="00EC4762" w:rsidRPr="00827231" w:rsidRDefault="00EC4762" w:rsidP="00A479E5">
            <w:pPr>
              <w:pStyle w:val="figura"/>
              <w:spacing w:before="0"/>
              <w:jc w:val="left"/>
            </w:pPr>
            <w:r w:rsidRPr="00827231">
              <w:t>C</w:t>
            </w:r>
          </w:p>
        </w:tc>
        <w:tc>
          <w:tcPr>
            <w:tcW w:w="992" w:type="dxa"/>
            <w:vMerge/>
          </w:tcPr>
          <w:p w14:paraId="707C1ABB" w14:textId="77777777" w:rsidR="00EC4762" w:rsidRPr="00827231" w:rsidRDefault="00EC4762" w:rsidP="00A479E5">
            <w:pPr>
              <w:keepNext/>
            </w:pPr>
          </w:p>
        </w:tc>
      </w:tr>
    </w:tbl>
    <w:p w14:paraId="62217AD8" w14:textId="77777777" w:rsidR="004249E0" w:rsidRPr="004249E0" w:rsidRDefault="004249E0" w:rsidP="004249E0">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A2F04ED" w14:textId="77777777" w:rsidTr="00E5039D">
        <w:trPr>
          <w:cantSplit/>
          <w:trHeight w:val="519"/>
          <w:tblHeader/>
        </w:trPr>
        <w:tc>
          <w:tcPr>
            <w:tcW w:w="1276" w:type="dxa"/>
          </w:tcPr>
          <w:p w14:paraId="39728FA1" w14:textId="77777777" w:rsidR="0021168D" w:rsidRPr="00827231" w:rsidRDefault="0021168D" w:rsidP="00E5039D">
            <w:pPr>
              <w:pStyle w:val="Sottoparagrafo"/>
              <w:spacing w:before="0" w:after="0"/>
              <w:rPr>
                <w:bCs/>
              </w:rPr>
            </w:pPr>
            <w:r w:rsidRPr="00827231">
              <w:rPr>
                <w:bCs/>
              </w:rPr>
              <w:t>Ident.</w:t>
            </w:r>
          </w:p>
        </w:tc>
        <w:tc>
          <w:tcPr>
            <w:tcW w:w="6379" w:type="dxa"/>
          </w:tcPr>
          <w:p w14:paraId="7AFCE130"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5257D623" w14:textId="77777777" w:rsidR="0021168D" w:rsidRPr="00827231" w:rsidRDefault="0021168D" w:rsidP="00E5039D">
            <w:pPr>
              <w:keepNext/>
            </w:pPr>
            <w:r w:rsidRPr="00827231">
              <w:rPr>
                <w:b/>
              </w:rPr>
              <w:t>Priority</w:t>
            </w:r>
          </w:p>
          <w:p w14:paraId="0EBEE58B" w14:textId="77777777" w:rsidR="0021168D" w:rsidRPr="00827231" w:rsidRDefault="0021168D" w:rsidP="00E5039D">
            <w:pPr>
              <w:pStyle w:val="figura"/>
              <w:spacing w:before="0"/>
              <w:jc w:val="left"/>
            </w:pPr>
            <w:r w:rsidRPr="00827231">
              <w:t>M</w:t>
            </w:r>
          </w:p>
        </w:tc>
        <w:tc>
          <w:tcPr>
            <w:tcW w:w="992" w:type="dxa"/>
            <w:vMerge w:val="restart"/>
          </w:tcPr>
          <w:p w14:paraId="4C78BD64" w14:textId="77777777" w:rsidR="0021168D" w:rsidRPr="00827231" w:rsidRDefault="0021168D" w:rsidP="00E5039D">
            <w:pPr>
              <w:pStyle w:val="Sottoparagrafo"/>
              <w:spacing w:before="0" w:after="0"/>
              <w:rPr>
                <w:bCs/>
              </w:rPr>
            </w:pPr>
            <w:r w:rsidRPr="00827231">
              <w:rPr>
                <w:bCs/>
              </w:rPr>
              <w:t>Source</w:t>
            </w:r>
          </w:p>
          <w:p w14:paraId="4F069280" w14:textId="77777777" w:rsidR="0021168D" w:rsidRPr="00827231" w:rsidRDefault="0021168D" w:rsidP="00E5039D">
            <w:pPr>
              <w:keepNext/>
            </w:pPr>
            <w:r w:rsidRPr="00827231">
              <w:t>R&amp;D</w:t>
            </w:r>
            <w:r w:rsidRPr="00827231">
              <w:br/>
            </w:r>
          </w:p>
        </w:tc>
      </w:tr>
      <w:tr w:rsidR="0021168D" w:rsidRPr="00827231" w14:paraId="14FF9E4F" w14:textId="77777777" w:rsidTr="00E5039D">
        <w:trPr>
          <w:cantSplit/>
        </w:trPr>
        <w:tc>
          <w:tcPr>
            <w:tcW w:w="1276" w:type="dxa"/>
          </w:tcPr>
          <w:p w14:paraId="08DCDC6E"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3</w:t>
            </w:r>
          </w:p>
        </w:tc>
        <w:tc>
          <w:tcPr>
            <w:tcW w:w="6379" w:type="dxa"/>
          </w:tcPr>
          <w:p w14:paraId="1C0123C2" w14:textId="77777777" w:rsidR="0021168D" w:rsidRPr="0021168D" w:rsidRDefault="0021168D" w:rsidP="00E5039D">
            <w:pPr>
              <w:autoSpaceDE w:val="0"/>
              <w:autoSpaceDN w:val="0"/>
              <w:adjustRightInd w:val="0"/>
              <w:rPr>
                <w:rFonts w:cs="Arial"/>
                <w:b/>
                <w:lang w:val="en-US"/>
              </w:rPr>
            </w:pPr>
            <w:r w:rsidRPr="0021168D">
              <w:rPr>
                <w:rFonts w:cs="Arial"/>
                <w:b/>
                <w:lang w:val="en-US"/>
              </w:rPr>
              <w:t>Update CB Code</w:t>
            </w:r>
          </w:p>
          <w:p w14:paraId="72C57B00" w14:textId="77777777" w:rsidR="0021168D" w:rsidRPr="000140CB" w:rsidRDefault="0021168D" w:rsidP="00E5039D">
            <w:pPr>
              <w:autoSpaceDE w:val="0"/>
              <w:autoSpaceDN w:val="0"/>
              <w:adjustRightInd w:val="0"/>
              <w:rPr>
                <w:rFonts w:cs="Arial"/>
                <w:lang w:val="en-US"/>
              </w:rPr>
            </w:pPr>
            <w:r w:rsidRPr="000140CB">
              <w:rPr>
                <w:rFonts w:cs="Arial"/>
                <w:lang w:val="en-US"/>
              </w:rPr>
              <w:t>Shall support updating CB firmware code.</w:t>
            </w:r>
          </w:p>
        </w:tc>
        <w:tc>
          <w:tcPr>
            <w:tcW w:w="992" w:type="dxa"/>
          </w:tcPr>
          <w:p w14:paraId="1D0CB1AD" w14:textId="77777777" w:rsidR="0021168D" w:rsidRPr="00827231" w:rsidRDefault="0021168D" w:rsidP="00E5039D">
            <w:pPr>
              <w:keepNext/>
              <w:rPr>
                <w:b/>
              </w:rPr>
            </w:pPr>
            <w:r w:rsidRPr="00827231">
              <w:rPr>
                <w:b/>
              </w:rPr>
              <w:t>Stability</w:t>
            </w:r>
          </w:p>
          <w:p w14:paraId="0B090B4C" w14:textId="77777777" w:rsidR="0021168D" w:rsidRPr="00827231" w:rsidRDefault="0021168D" w:rsidP="00E5039D">
            <w:pPr>
              <w:pStyle w:val="figura"/>
              <w:spacing w:before="0"/>
              <w:jc w:val="left"/>
            </w:pPr>
            <w:r w:rsidRPr="00827231">
              <w:t>C</w:t>
            </w:r>
          </w:p>
        </w:tc>
        <w:tc>
          <w:tcPr>
            <w:tcW w:w="992" w:type="dxa"/>
            <w:vMerge/>
          </w:tcPr>
          <w:p w14:paraId="75032717" w14:textId="77777777" w:rsidR="0021168D" w:rsidRPr="00827231" w:rsidRDefault="0021168D" w:rsidP="00E5039D">
            <w:pPr>
              <w:keepNext/>
            </w:pPr>
          </w:p>
        </w:tc>
      </w:tr>
    </w:tbl>
    <w:p w14:paraId="2D690767" w14:textId="77777777" w:rsidR="0021168D" w:rsidRDefault="0021168D" w:rsidP="0021168D">
      <w:pPr>
        <w:rPr>
          <w:lang w:val="en-GB"/>
        </w:rPr>
      </w:pPr>
    </w:p>
    <w:p w14:paraId="314DD7EE"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7AD30E0C" w14:textId="77777777" w:rsidTr="00E5039D">
        <w:trPr>
          <w:cantSplit/>
          <w:trHeight w:val="519"/>
          <w:tblHeader/>
        </w:trPr>
        <w:tc>
          <w:tcPr>
            <w:tcW w:w="1276" w:type="dxa"/>
          </w:tcPr>
          <w:p w14:paraId="12619351" w14:textId="77777777" w:rsidR="0021168D" w:rsidRPr="00827231" w:rsidRDefault="0021168D" w:rsidP="00E5039D">
            <w:pPr>
              <w:pStyle w:val="Sottoparagrafo"/>
              <w:spacing w:before="0" w:after="0"/>
              <w:rPr>
                <w:bCs/>
              </w:rPr>
            </w:pPr>
            <w:r w:rsidRPr="00827231">
              <w:rPr>
                <w:bCs/>
              </w:rPr>
              <w:t>Ident.</w:t>
            </w:r>
          </w:p>
        </w:tc>
        <w:tc>
          <w:tcPr>
            <w:tcW w:w="6379" w:type="dxa"/>
          </w:tcPr>
          <w:p w14:paraId="445D3356"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6874AD3" w14:textId="77777777" w:rsidR="0021168D" w:rsidRPr="00827231" w:rsidRDefault="0021168D" w:rsidP="00E5039D">
            <w:pPr>
              <w:keepNext/>
            </w:pPr>
            <w:r w:rsidRPr="00827231">
              <w:rPr>
                <w:b/>
              </w:rPr>
              <w:t>Priority</w:t>
            </w:r>
          </w:p>
          <w:p w14:paraId="4F4E5FA9" w14:textId="77777777" w:rsidR="0021168D" w:rsidRPr="00827231" w:rsidRDefault="0021168D" w:rsidP="00E5039D">
            <w:pPr>
              <w:pStyle w:val="figura"/>
              <w:spacing w:before="0"/>
              <w:jc w:val="left"/>
            </w:pPr>
            <w:r w:rsidRPr="00827231">
              <w:t>M</w:t>
            </w:r>
          </w:p>
        </w:tc>
        <w:tc>
          <w:tcPr>
            <w:tcW w:w="992" w:type="dxa"/>
            <w:vMerge w:val="restart"/>
          </w:tcPr>
          <w:p w14:paraId="0CB8BC86" w14:textId="77777777" w:rsidR="0021168D" w:rsidRPr="00827231" w:rsidRDefault="0021168D" w:rsidP="00E5039D">
            <w:pPr>
              <w:pStyle w:val="Sottoparagrafo"/>
              <w:spacing w:before="0" w:after="0"/>
              <w:rPr>
                <w:bCs/>
              </w:rPr>
            </w:pPr>
            <w:r w:rsidRPr="00827231">
              <w:rPr>
                <w:bCs/>
              </w:rPr>
              <w:t>Source</w:t>
            </w:r>
          </w:p>
          <w:p w14:paraId="26252A43" w14:textId="77777777" w:rsidR="0021168D" w:rsidRPr="00827231" w:rsidRDefault="0021168D" w:rsidP="00E5039D">
            <w:pPr>
              <w:keepNext/>
            </w:pPr>
            <w:r w:rsidRPr="00827231">
              <w:t>R&amp;D</w:t>
            </w:r>
            <w:r w:rsidRPr="00827231">
              <w:br/>
            </w:r>
          </w:p>
        </w:tc>
      </w:tr>
      <w:tr w:rsidR="0021168D" w:rsidRPr="00827231" w14:paraId="6935A9B9" w14:textId="77777777" w:rsidTr="00E5039D">
        <w:trPr>
          <w:cantSplit/>
        </w:trPr>
        <w:tc>
          <w:tcPr>
            <w:tcW w:w="1276" w:type="dxa"/>
          </w:tcPr>
          <w:p w14:paraId="0DCEEE07"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4</w:t>
            </w:r>
          </w:p>
        </w:tc>
        <w:tc>
          <w:tcPr>
            <w:tcW w:w="6379" w:type="dxa"/>
          </w:tcPr>
          <w:p w14:paraId="568E4C32" w14:textId="77777777" w:rsidR="0021168D" w:rsidRPr="0021168D" w:rsidRDefault="0021168D" w:rsidP="00E5039D">
            <w:pPr>
              <w:autoSpaceDE w:val="0"/>
              <w:autoSpaceDN w:val="0"/>
              <w:adjustRightInd w:val="0"/>
              <w:rPr>
                <w:b/>
                <w:lang w:eastAsia="zh-CN"/>
              </w:rPr>
            </w:pPr>
            <w:r w:rsidRPr="0021168D">
              <w:rPr>
                <w:b/>
                <w:lang w:eastAsia="zh-CN"/>
              </w:rPr>
              <w:t>Version Code</w:t>
            </w:r>
          </w:p>
          <w:p w14:paraId="2C0E0936" w14:textId="77777777" w:rsidR="004A76D3" w:rsidRDefault="0021168D" w:rsidP="00E5039D">
            <w:pPr>
              <w:autoSpaceDE w:val="0"/>
              <w:autoSpaceDN w:val="0"/>
              <w:adjustRightInd w:val="0"/>
              <w:rPr>
                <w:lang w:eastAsia="zh-CN"/>
              </w:rPr>
            </w:pPr>
            <w:r>
              <w:rPr>
                <w:lang w:eastAsia="zh-CN"/>
              </w:rPr>
              <w:t>S</w:t>
            </w:r>
            <w:r w:rsidRPr="00827231">
              <w:rPr>
                <w:rFonts w:hint="eastAsia"/>
                <w:lang w:eastAsia="zh-CN"/>
              </w:rPr>
              <w:t xml:space="preserve">hall </w:t>
            </w:r>
            <w:r w:rsidRPr="00827231">
              <w:rPr>
                <w:lang w:eastAsia="zh-CN"/>
              </w:rPr>
              <w:t xml:space="preserve">support </w:t>
            </w:r>
            <w:r w:rsidR="004A76D3">
              <w:rPr>
                <w:rFonts w:hint="eastAsia"/>
                <w:lang w:eastAsia="zh-CN"/>
              </w:rPr>
              <w:t>getting version code.</w:t>
            </w:r>
          </w:p>
          <w:p w14:paraId="31841770" w14:textId="77777777" w:rsidR="0021168D" w:rsidRDefault="0021168D" w:rsidP="00E5039D">
            <w:pPr>
              <w:autoSpaceDE w:val="0"/>
              <w:autoSpaceDN w:val="0"/>
              <w:adjustRightInd w:val="0"/>
              <w:rPr>
                <w:lang w:eastAsia="zh-CN"/>
              </w:rPr>
            </w:pPr>
            <w:r w:rsidRPr="00827231">
              <w:rPr>
                <w:rFonts w:hint="eastAsia"/>
                <w:lang w:eastAsia="zh-CN"/>
              </w:rPr>
              <w:t xml:space="preserve">The version code includes: </w:t>
            </w:r>
          </w:p>
          <w:p w14:paraId="3383EDB8" w14:textId="77777777" w:rsidR="004A76D3" w:rsidRPr="004A76D3" w:rsidRDefault="0021168D" w:rsidP="00AA0E20">
            <w:pPr>
              <w:pStyle w:val="ab"/>
              <w:numPr>
                <w:ilvl w:val="0"/>
                <w:numId w:val="8"/>
              </w:numPr>
              <w:autoSpaceDE w:val="0"/>
              <w:autoSpaceDN w:val="0"/>
              <w:adjustRightInd w:val="0"/>
              <w:rPr>
                <w:rFonts w:cs="Arial"/>
              </w:rPr>
            </w:pPr>
            <w:r>
              <w:rPr>
                <w:rFonts w:hint="eastAsia"/>
                <w:lang w:eastAsia="zh-CN"/>
              </w:rPr>
              <w:t>CB SW-version code</w:t>
            </w:r>
            <w:r>
              <w:rPr>
                <w:lang w:eastAsia="zh-CN"/>
              </w:rPr>
              <w:t>.</w:t>
            </w:r>
          </w:p>
          <w:p w14:paraId="67437100" w14:textId="77777777" w:rsidR="0021168D" w:rsidRPr="0021168D" w:rsidRDefault="0021168D" w:rsidP="00AA0E20">
            <w:pPr>
              <w:pStyle w:val="ab"/>
              <w:numPr>
                <w:ilvl w:val="0"/>
                <w:numId w:val="8"/>
              </w:numPr>
              <w:autoSpaceDE w:val="0"/>
              <w:autoSpaceDN w:val="0"/>
              <w:adjustRightInd w:val="0"/>
              <w:rPr>
                <w:rFonts w:cs="Arial"/>
              </w:rPr>
            </w:pPr>
            <w:r>
              <w:rPr>
                <w:lang w:eastAsia="zh-CN"/>
              </w:rPr>
              <w:t>Bo</w:t>
            </w:r>
            <w:r w:rsidRPr="00827231">
              <w:rPr>
                <w:rFonts w:hint="eastAsia"/>
                <w:lang w:eastAsia="zh-CN"/>
              </w:rPr>
              <w:t>ot loader version code.</w:t>
            </w:r>
          </w:p>
        </w:tc>
        <w:tc>
          <w:tcPr>
            <w:tcW w:w="992" w:type="dxa"/>
          </w:tcPr>
          <w:p w14:paraId="2152FFF1" w14:textId="77777777" w:rsidR="0021168D" w:rsidRPr="00827231" w:rsidRDefault="0021168D" w:rsidP="00E5039D">
            <w:pPr>
              <w:keepNext/>
              <w:rPr>
                <w:b/>
              </w:rPr>
            </w:pPr>
            <w:r w:rsidRPr="00827231">
              <w:rPr>
                <w:b/>
              </w:rPr>
              <w:t>Stability</w:t>
            </w:r>
          </w:p>
          <w:p w14:paraId="08318C75" w14:textId="77777777" w:rsidR="0021168D" w:rsidRPr="00827231" w:rsidRDefault="0021168D" w:rsidP="00E5039D">
            <w:pPr>
              <w:pStyle w:val="figura"/>
              <w:spacing w:before="0"/>
              <w:jc w:val="left"/>
            </w:pPr>
            <w:r w:rsidRPr="00827231">
              <w:t>C</w:t>
            </w:r>
          </w:p>
        </w:tc>
        <w:tc>
          <w:tcPr>
            <w:tcW w:w="992" w:type="dxa"/>
            <w:vMerge/>
          </w:tcPr>
          <w:p w14:paraId="6FE6180D" w14:textId="77777777" w:rsidR="0021168D" w:rsidRPr="00827231" w:rsidRDefault="0021168D" w:rsidP="00E5039D">
            <w:pPr>
              <w:keepNext/>
            </w:pPr>
          </w:p>
        </w:tc>
      </w:tr>
    </w:tbl>
    <w:p w14:paraId="4ABD19EA" w14:textId="77777777" w:rsidR="0021168D" w:rsidRDefault="0021168D" w:rsidP="0021168D">
      <w:pPr>
        <w:rPr>
          <w:lang w:val="en-GB"/>
        </w:rPr>
      </w:pPr>
    </w:p>
    <w:tbl>
      <w:tblPr>
        <w:tblW w:w="9639"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1276"/>
        <w:gridCol w:w="6379"/>
        <w:gridCol w:w="992"/>
        <w:gridCol w:w="992"/>
      </w:tblGrid>
      <w:tr w:rsidR="0021168D" w:rsidRPr="00827231" w14:paraId="45A98BA2" w14:textId="77777777" w:rsidTr="00E5039D">
        <w:trPr>
          <w:cantSplit/>
          <w:trHeight w:val="519"/>
          <w:tblHeader/>
        </w:trPr>
        <w:tc>
          <w:tcPr>
            <w:tcW w:w="1276" w:type="dxa"/>
          </w:tcPr>
          <w:p w14:paraId="5397FB93" w14:textId="77777777" w:rsidR="0021168D" w:rsidRPr="00827231" w:rsidRDefault="0021168D" w:rsidP="00E5039D">
            <w:pPr>
              <w:pStyle w:val="Sottoparagrafo"/>
              <w:spacing w:before="0" w:after="0"/>
              <w:rPr>
                <w:bCs/>
              </w:rPr>
            </w:pPr>
            <w:r w:rsidRPr="00827231">
              <w:rPr>
                <w:bCs/>
              </w:rPr>
              <w:t>Ident.</w:t>
            </w:r>
          </w:p>
        </w:tc>
        <w:tc>
          <w:tcPr>
            <w:tcW w:w="6379" w:type="dxa"/>
          </w:tcPr>
          <w:p w14:paraId="089B20E1" w14:textId="77777777" w:rsidR="0021168D" w:rsidRPr="00827231" w:rsidRDefault="0021168D" w:rsidP="00E5039D">
            <w:pPr>
              <w:pStyle w:val="Sottoparagrafo"/>
              <w:spacing w:before="0" w:after="0"/>
              <w:rPr>
                <w:bCs/>
              </w:rPr>
            </w:pPr>
            <w:r w:rsidRPr="00827231">
              <w:rPr>
                <w:bCs/>
              </w:rPr>
              <w:t>Definition / Motivation</w:t>
            </w:r>
          </w:p>
        </w:tc>
        <w:tc>
          <w:tcPr>
            <w:tcW w:w="992" w:type="dxa"/>
          </w:tcPr>
          <w:p w14:paraId="42490F7C" w14:textId="77777777" w:rsidR="0021168D" w:rsidRPr="00827231" w:rsidRDefault="0021168D" w:rsidP="00E5039D">
            <w:pPr>
              <w:keepNext/>
            </w:pPr>
            <w:r w:rsidRPr="00827231">
              <w:rPr>
                <w:b/>
              </w:rPr>
              <w:t>Priority</w:t>
            </w:r>
          </w:p>
          <w:p w14:paraId="07E3E749" w14:textId="77777777" w:rsidR="0021168D" w:rsidRPr="00827231" w:rsidRDefault="0021168D" w:rsidP="00E5039D">
            <w:pPr>
              <w:pStyle w:val="figura"/>
              <w:spacing w:before="0"/>
              <w:jc w:val="left"/>
            </w:pPr>
            <w:r w:rsidRPr="00827231">
              <w:t>M</w:t>
            </w:r>
          </w:p>
        </w:tc>
        <w:tc>
          <w:tcPr>
            <w:tcW w:w="992" w:type="dxa"/>
            <w:vMerge w:val="restart"/>
          </w:tcPr>
          <w:p w14:paraId="4D2C89D3" w14:textId="77777777" w:rsidR="0021168D" w:rsidRPr="00827231" w:rsidRDefault="0021168D" w:rsidP="00E5039D">
            <w:pPr>
              <w:pStyle w:val="Sottoparagrafo"/>
              <w:spacing w:before="0" w:after="0"/>
              <w:rPr>
                <w:bCs/>
              </w:rPr>
            </w:pPr>
            <w:r w:rsidRPr="00827231">
              <w:rPr>
                <w:bCs/>
              </w:rPr>
              <w:t>Source</w:t>
            </w:r>
          </w:p>
          <w:p w14:paraId="40B0473B" w14:textId="77777777" w:rsidR="0021168D" w:rsidRPr="00827231" w:rsidRDefault="0021168D" w:rsidP="00E5039D">
            <w:pPr>
              <w:keepNext/>
            </w:pPr>
            <w:r w:rsidRPr="00827231">
              <w:t>R&amp;D</w:t>
            </w:r>
            <w:r w:rsidRPr="00827231">
              <w:br/>
            </w:r>
          </w:p>
        </w:tc>
      </w:tr>
      <w:tr w:rsidR="0021168D" w:rsidRPr="00827231" w14:paraId="52BE7262" w14:textId="77777777" w:rsidTr="00E5039D">
        <w:trPr>
          <w:cantSplit/>
        </w:trPr>
        <w:tc>
          <w:tcPr>
            <w:tcW w:w="1276" w:type="dxa"/>
          </w:tcPr>
          <w:p w14:paraId="145EA098" w14:textId="77777777" w:rsidR="0021168D" w:rsidRPr="00827231" w:rsidRDefault="0021168D" w:rsidP="00A8781D">
            <w:pPr>
              <w:keepNext/>
              <w:tabs>
                <w:tab w:val="left" w:pos="5660"/>
                <w:tab w:val="left" w:pos="6820"/>
              </w:tabs>
              <w:rPr>
                <w:rFonts w:cs="Arial"/>
              </w:rPr>
            </w:pPr>
            <w:r w:rsidRPr="00827231">
              <w:rPr>
                <w:rFonts w:cs="Arial"/>
              </w:rPr>
              <w:t>FR_</w:t>
            </w:r>
            <w:r>
              <w:rPr>
                <w:rFonts w:cs="Arial"/>
              </w:rPr>
              <w:t>BL</w:t>
            </w:r>
            <w:r w:rsidRPr="00827231">
              <w:rPr>
                <w:rFonts w:cs="Arial"/>
              </w:rPr>
              <w:t>_</w:t>
            </w:r>
            <w:r w:rsidR="00A8781D">
              <w:rPr>
                <w:rFonts w:cs="Arial"/>
              </w:rPr>
              <w:t>5</w:t>
            </w:r>
          </w:p>
        </w:tc>
        <w:tc>
          <w:tcPr>
            <w:tcW w:w="6379" w:type="dxa"/>
          </w:tcPr>
          <w:p w14:paraId="0D43996D" w14:textId="77777777" w:rsidR="00595FDD" w:rsidRPr="00595FDD" w:rsidRDefault="00595FDD" w:rsidP="00E5039D">
            <w:pPr>
              <w:autoSpaceDE w:val="0"/>
              <w:autoSpaceDN w:val="0"/>
              <w:adjustRightInd w:val="0"/>
              <w:rPr>
                <w:b/>
                <w:lang w:val="en-US" w:eastAsia="zh-CN"/>
              </w:rPr>
            </w:pPr>
            <w:r w:rsidRPr="00595FDD">
              <w:rPr>
                <w:b/>
                <w:lang w:val="en-US" w:eastAsia="zh-CN"/>
              </w:rPr>
              <w:t>Update Watch Dog</w:t>
            </w:r>
          </w:p>
          <w:p w14:paraId="75619288" w14:textId="77777777" w:rsidR="0021168D" w:rsidRPr="008E3EAA" w:rsidRDefault="00595FDD" w:rsidP="00E5039D">
            <w:pPr>
              <w:autoSpaceDE w:val="0"/>
              <w:autoSpaceDN w:val="0"/>
              <w:adjustRightInd w:val="0"/>
              <w:rPr>
                <w:rFonts w:cs="Arial"/>
                <w:lang w:val="en-US"/>
              </w:rPr>
            </w:pPr>
            <w:r>
              <w:rPr>
                <w:lang w:val="en-US" w:eastAsia="zh-CN"/>
              </w:rPr>
              <w:t>S</w:t>
            </w:r>
            <w:r w:rsidR="0021168D" w:rsidRPr="008E3EAA">
              <w:rPr>
                <w:lang w:val="en-US" w:eastAsia="zh-CN"/>
              </w:rPr>
              <w:t>hall manage periodic updates of Watch Dog to prevent Reset during re-programming.</w:t>
            </w:r>
          </w:p>
        </w:tc>
        <w:tc>
          <w:tcPr>
            <w:tcW w:w="992" w:type="dxa"/>
          </w:tcPr>
          <w:p w14:paraId="3B3F647E" w14:textId="77777777" w:rsidR="0021168D" w:rsidRPr="00827231" w:rsidRDefault="0021168D" w:rsidP="00E5039D">
            <w:pPr>
              <w:keepNext/>
              <w:rPr>
                <w:b/>
              </w:rPr>
            </w:pPr>
            <w:r w:rsidRPr="00827231">
              <w:rPr>
                <w:b/>
              </w:rPr>
              <w:t>Stability</w:t>
            </w:r>
          </w:p>
          <w:p w14:paraId="09FEFDA2" w14:textId="77777777" w:rsidR="0021168D" w:rsidRPr="00827231" w:rsidRDefault="0021168D" w:rsidP="00E5039D">
            <w:pPr>
              <w:pStyle w:val="figura"/>
              <w:spacing w:before="0"/>
              <w:jc w:val="left"/>
            </w:pPr>
            <w:r w:rsidRPr="00827231">
              <w:t>C</w:t>
            </w:r>
          </w:p>
        </w:tc>
        <w:tc>
          <w:tcPr>
            <w:tcW w:w="992" w:type="dxa"/>
            <w:vMerge/>
          </w:tcPr>
          <w:p w14:paraId="1654EAC0" w14:textId="77777777" w:rsidR="0021168D" w:rsidRPr="00827231" w:rsidRDefault="0021168D" w:rsidP="00E5039D">
            <w:pPr>
              <w:keepNext/>
            </w:pPr>
          </w:p>
        </w:tc>
      </w:tr>
    </w:tbl>
    <w:p w14:paraId="6F370100" w14:textId="77777777" w:rsidR="00263770" w:rsidRDefault="00263770" w:rsidP="0021168D">
      <w:pPr>
        <w:rPr>
          <w:lang w:val="en-GB"/>
        </w:rPr>
      </w:pPr>
    </w:p>
    <w:p w14:paraId="2C2E5051" w14:textId="7E74B11D" w:rsidR="00263770" w:rsidRDefault="00B74A54">
      <w:pPr>
        <w:pStyle w:val="2"/>
        <w:rPr>
          <w:lang w:val="en-GB" w:eastAsia="zh-CN"/>
        </w:rPr>
        <w:pPrChange w:id="113" w:author="Liu, April(Yuanyuan)" w:date="2016-11-09T09:18:00Z">
          <w:pPr/>
        </w:pPrChange>
      </w:pPr>
      <w:ins w:id="114" w:author="Liu, April(Yuanyuan)" w:date="2016-11-09T09:18:00Z">
        <w:r>
          <w:rPr>
            <w:highlight w:val="green"/>
            <w:lang w:val="en-GB" w:eastAsia="zh-CN"/>
          </w:rPr>
          <w:t xml:space="preserve"> </w:t>
        </w:r>
        <w:r w:rsidRPr="00B74A54">
          <w:rPr>
            <w:highlight w:val="green"/>
            <w:lang w:val="en-GB" w:eastAsia="zh-CN"/>
            <w:rPrChange w:id="115" w:author="Liu, April(Yuanyuan)" w:date="2016-11-09T09:18:00Z">
              <w:rPr>
                <w:iCs/>
                <w:lang w:val="en-GB" w:eastAsia="zh-CN"/>
              </w:rPr>
            </w:rPrChange>
          </w:rPr>
          <w:t>Factory TEST?</w:t>
        </w:r>
      </w:ins>
    </w:p>
    <w:p w14:paraId="07CBFBE3" w14:textId="6C346422" w:rsidR="00B85A5D" w:rsidRDefault="00F73644">
      <w:pPr>
        <w:rPr>
          <w:ins w:id="116" w:author="Li, Paul(Peng)" w:date="2016-11-09T09:44:00Z"/>
          <w:rFonts w:hint="eastAsia"/>
          <w:b/>
          <w:bCs/>
          <w:lang w:val="en-GB" w:eastAsia="zh-CN"/>
        </w:rPr>
      </w:pPr>
      <w:r>
        <w:rPr>
          <w:rFonts w:hint="eastAsia"/>
          <w:b/>
          <w:bCs/>
          <w:lang w:val="en-GB" w:eastAsia="zh-CN"/>
        </w:rPr>
        <w:t>//todo</w:t>
      </w:r>
    </w:p>
    <w:p w14:paraId="6A8A38E7" w14:textId="77777777" w:rsidR="00CB4B05" w:rsidRDefault="00CB4B05">
      <w:pPr>
        <w:rPr>
          <w:ins w:id="117" w:author="Li, Paul(Peng)" w:date="2016-11-09T09:44:00Z"/>
          <w:b/>
          <w:bCs/>
          <w:lang w:val="en-GB"/>
        </w:rPr>
      </w:pPr>
    </w:p>
    <w:p w14:paraId="53B5E689" w14:textId="77777777" w:rsidR="00CB4B05" w:rsidRDefault="00CB4B05">
      <w:pPr>
        <w:rPr>
          <w:ins w:id="118" w:author="Li, Paul(Peng)" w:date="2016-11-09T09:44:00Z"/>
          <w:b/>
          <w:bCs/>
          <w:lang w:val="en-GB"/>
        </w:rPr>
      </w:pPr>
    </w:p>
    <w:p w14:paraId="428F1808" w14:textId="77777777" w:rsidR="00CB4B05" w:rsidRDefault="00CB4B05">
      <w:pPr>
        <w:rPr>
          <w:b/>
          <w:bCs/>
          <w:lang w:val="en-GB"/>
        </w:rPr>
      </w:pPr>
    </w:p>
    <w:p w14:paraId="378AD961" w14:textId="77777777" w:rsidR="00263770" w:rsidRPr="00E2586C" w:rsidRDefault="00263770" w:rsidP="004B1430">
      <w:pPr>
        <w:pStyle w:val="1"/>
        <w:tabs>
          <w:tab w:val="left" w:pos="1276"/>
        </w:tabs>
        <w:spacing w:before="60"/>
        <w:ind w:right="-170"/>
      </w:pPr>
      <w:bookmarkStart w:id="119" w:name="_Toc466386110"/>
      <w:r>
        <w:t>Review</w:t>
      </w:r>
      <w:r w:rsidR="00E2586C">
        <w:t xml:space="preserve"> - </w:t>
      </w:r>
      <w:r w:rsidRPr="00E2586C">
        <w:t>Check list:</w:t>
      </w:r>
      <w:bookmarkEnd w:id="119"/>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0"/>
        <w:gridCol w:w="7630"/>
        <w:gridCol w:w="567"/>
        <w:gridCol w:w="425"/>
        <w:gridCol w:w="567"/>
      </w:tblGrid>
      <w:tr w:rsidR="00263770" w14:paraId="759089D2"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4C234A1" w14:textId="77777777" w:rsidR="00263770" w:rsidRDefault="00263770" w:rsidP="00263770">
            <w:pPr>
              <w:suppressAutoHyphens/>
              <w:spacing w:before="20" w:after="20"/>
              <w:ind w:right="57"/>
              <w:jc w:val="right"/>
              <w:rPr>
                <w:lang w:val="en-GB"/>
              </w:rPr>
            </w:pPr>
          </w:p>
        </w:tc>
        <w:tc>
          <w:tcPr>
            <w:tcW w:w="7630" w:type="dxa"/>
            <w:tcBorders>
              <w:top w:val="single" w:sz="4" w:space="0" w:color="auto"/>
              <w:left w:val="single" w:sz="4" w:space="0" w:color="auto"/>
              <w:bottom w:val="single" w:sz="4" w:space="0" w:color="auto"/>
              <w:right w:val="single" w:sz="4" w:space="0" w:color="auto"/>
            </w:tcBorders>
          </w:tcPr>
          <w:p w14:paraId="0969EEE4" w14:textId="77777777" w:rsidR="00263770" w:rsidRDefault="00263770" w:rsidP="00263770">
            <w:pPr>
              <w:suppressAutoHyphens/>
              <w:spacing w:before="20" w:after="20"/>
              <w:ind w:left="90" w:right="57"/>
              <w:rPr>
                <w:lang w:val="en-GB"/>
              </w:rPr>
            </w:pPr>
          </w:p>
        </w:tc>
        <w:tc>
          <w:tcPr>
            <w:tcW w:w="567" w:type="dxa"/>
            <w:tcBorders>
              <w:top w:val="single" w:sz="4" w:space="0" w:color="auto"/>
              <w:left w:val="single" w:sz="4" w:space="0" w:color="auto"/>
              <w:bottom w:val="single" w:sz="4" w:space="0" w:color="auto"/>
              <w:right w:val="single" w:sz="4" w:space="0" w:color="auto"/>
            </w:tcBorders>
            <w:hideMark/>
          </w:tcPr>
          <w:p w14:paraId="3FFE519B" w14:textId="77777777" w:rsidR="00263770" w:rsidRDefault="00263770" w:rsidP="00263770">
            <w:pPr>
              <w:suppressAutoHyphens/>
              <w:spacing w:before="20" w:after="20"/>
              <w:ind w:left="86" w:right="58"/>
              <w:jc w:val="center"/>
              <w:rPr>
                <w:color w:val="000000"/>
                <w:lang w:val="en-GB"/>
              </w:rPr>
            </w:pPr>
            <w:r>
              <w:rPr>
                <w:color w:val="000000"/>
                <w:lang w:val="en-GB"/>
              </w:rPr>
              <w:t>yes</w:t>
            </w:r>
          </w:p>
        </w:tc>
        <w:tc>
          <w:tcPr>
            <w:tcW w:w="425" w:type="dxa"/>
            <w:tcBorders>
              <w:top w:val="single" w:sz="4" w:space="0" w:color="auto"/>
              <w:left w:val="single" w:sz="4" w:space="0" w:color="auto"/>
              <w:bottom w:val="single" w:sz="4" w:space="0" w:color="auto"/>
              <w:right w:val="single" w:sz="4" w:space="0" w:color="auto"/>
            </w:tcBorders>
            <w:hideMark/>
          </w:tcPr>
          <w:p w14:paraId="1A8D8AAB" w14:textId="77777777" w:rsidR="00263770" w:rsidRDefault="00263770" w:rsidP="00263770">
            <w:pPr>
              <w:suppressAutoHyphens/>
              <w:spacing w:before="20" w:after="20"/>
              <w:ind w:left="86" w:right="58"/>
              <w:jc w:val="center"/>
              <w:rPr>
                <w:color w:val="000000"/>
                <w:lang w:val="en-GB"/>
              </w:rPr>
            </w:pPr>
            <w:r>
              <w:rPr>
                <w:color w:val="000000"/>
                <w:lang w:val="en-GB"/>
              </w:rPr>
              <w:t>no</w:t>
            </w:r>
          </w:p>
        </w:tc>
        <w:tc>
          <w:tcPr>
            <w:tcW w:w="567" w:type="dxa"/>
            <w:tcBorders>
              <w:top w:val="single" w:sz="4" w:space="0" w:color="auto"/>
              <w:left w:val="single" w:sz="4" w:space="0" w:color="auto"/>
              <w:bottom w:val="single" w:sz="4" w:space="0" w:color="auto"/>
              <w:right w:val="single" w:sz="4" w:space="0" w:color="auto"/>
            </w:tcBorders>
            <w:vAlign w:val="center"/>
            <w:hideMark/>
          </w:tcPr>
          <w:p w14:paraId="430D700D" w14:textId="77777777" w:rsidR="00263770" w:rsidRDefault="00263770" w:rsidP="00263770">
            <w:pPr>
              <w:suppressAutoHyphens/>
              <w:spacing w:before="20" w:after="20"/>
              <w:ind w:left="86" w:right="58"/>
              <w:jc w:val="center"/>
              <w:rPr>
                <w:color w:val="000000"/>
                <w:lang w:val="en-GB"/>
              </w:rPr>
            </w:pPr>
            <w:r>
              <w:rPr>
                <w:color w:val="000000"/>
                <w:lang w:val="en-GB"/>
              </w:rPr>
              <w:t>N.A.</w:t>
            </w:r>
          </w:p>
        </w:tc>
      </w:tr>
      <w:tr w:rsidR="00263770" w:rsidRPr="007A0F9B" w14:paraId="22EDE50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hideMark/>
          </w:tcPr>
          <w:p w14:paraId="45043B18" w14:textId="77777777" w:rsidR="00263770" w:rsidRDefault="00263770" w:rsidP="00263770">
            <w:pPr>
              <w:suppressAutoHyphens/>
              <w:spacing w:before="20" w:after="20"/>
              <w:ind w:right="57"/>
              <w:jc w:val="right"/>
              <w:rPr>
                <w:lang w:val="en-GB"/>
              </w:rPr>
            </w:pPr>
            <w:r>
              <w:rPr>
                <w:lang w:val="en-GB"/>
              </w:rPr>
              <w:t>1.</w:t>
            </w:r>
          </w:p>
        </w:tc>
        <w:tc>
          <w:tcPr>
            <w:tcW w:w="7630" w:type="dxa"/>
            <w:tcBorders>
              <w:top w:val="single" w:sz="4" w:space="0" w:color="auto"/>
              <w:left w:val="single" w:sz="4" w:space="0" w:color="auto"/>
              <w:bottom w:val="single" w:sz="4" w:space="0" w:color="auto"/>
              <w:right w:val="single" w:sz="4" w:space="0" w:color="auto"/>
            </w:tcBorders>
            <w:hideMark/>
          </w:tcPr>
          <w:p w14:paraId="4E5BE0A8" w14:textId="77777777" w:rsidR="00263770" w:rsidRDefault="00263770" w:rsidP="00263770">
            <w:pPr>
              <w:suppressAutoHyphens/>
              <w:spacing w:before="20" w:after="20"/>
              <w:ind w:left="90" w:right="57"/>
              <w:rPr>
                <w:lang w:val="en-GB"/>
              </w:rPr>
            </w:pPr>
            <w:r>
              <w:rPr>
                <w:lang w:val="en-GB"/>
              </w:rPr>
              <w:t>Does the specification define all currently known requirements that the product/system finally has to perform?</w:t>
            </w:r>
          </w:p>
        </w:tc>
        <w:tc>
          <w:tcPr>
            <w:tcW w:w="567" w:type="dxa"/>
            <w:tcBorders>
              <w:top w:val="single" w:sz="4" w:space="0" w:color="auto"/>
              <w:left w:val="single" w:sz="4" w:space="0" w:color="auto"/>
              <w:bottom w:val="single" w:sz="4" w:space="0" w:color="auto"/>
              <w:right w:val="single" w:sz="4" w:space="0" w:color="auto"/>
            </w:tcBorders>
            <w:vAlign w:val="center"/>
          </w:tcPr>
          <w:p w14:paraId="35C67E2D"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1AE3427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B7998F6" w14:textId="77777777" w:rsidR="00263770" w:rsidRDefault="00263770" w:rsidP="00263770">
            <w:pPr>
              <w:suppressAutoHyphens/>
              <w:spacing w:before="20" w:after="20"/>
              <w:ind w:left="86" w:right="58"/>
              <w:jc w:val="center"/>
              <w:rPr>
                <w:b/>
                <w:color w:val="FF0000"/>
                <w:lang w:val="en-GB"/>
              </w:rPr>
            </w:pPr>
          </w:p>
        </w:tc>
      </w:tr>
      <w:tr w:rsidR="00263770" w:rsidRPr="007A0F9B" w14:paraId="06ED5F6B"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1B77A784" w14:textId="77777777" w:rsidR="00263770" w:rsidRDefault="00263770" w:rsidP="00263770">
            <w:pPr>
              <w:suppressAutoHyphens/>
              <w:spacing w:before="20" w:after="20"/>
              <w:ind w:right="57"/>
              <w:jc w:val="right"/>
              <w:rPr>
                <w:lang w:val="en-GB"/>
              </w:rPr>
            </w:pPr>
            <w:r>
              <w:rPr>
                <w:lang w:val="en-GB"/>
              </w:rPr>
              <w:t>2.</w:t>
            </w:r>
          </w:p>
        </w:tc>
        <w:tc>
          <w:tcPr>
            <w:tcW w:w="7630" w:type="dxa"/>
            <w:tcBorders>
              <w:top w:val="single" w:sz="4" w:space="0" w:color="auto"/>
              <w:left w:val="single" w:sz="4" w:space="0" w:color="auto"/>
              <w:bottom w:val="single" w:sz="4" w:space="0" w:color="auto"/>
              <w:right w:val="single" w:sz="4" w:space="0" w:color="auto"/>
            </w:tcBorders>
          </w:tcPr>
          <w:p w14:paraId="58623D5B" w14:textId="77777777" w:rsidR="00263770" w:rsidRDefault="00263770" w:rsidP="00263770">
            <w:pPr>
              <w:suppressAutoHyphens/>
              <w:spacing w:before="20" w:after="20"/>
              <w:ind w:left="90" w:right="57"/>
              <w:rPr>
                <w:lang w:val="en-GB"/>
              </w:rPr>
            </w:pPr>
            <w:r>
              <w:rPr>
                <w:lang w:val="en-GB"/>
              </w:rPr>
              <w:t>Is the overall description enough detailed to understand the defined requirements?</w:t>
            </w:r>
          </w:p>
        </w:tc>
        <w:tc>
          <w:tcPr>
            <w:tcW w:w="567" w:type="dxa"/>
            <w:tcBorders>
              <w:top w:val="single" w:sz="4" w:space="0" w:color="auto"/>
              <w:left w:val="single" w:sz="4" w:space="0" w:color="auto"/>
              <w:bottom w:val="single" w:sz="4" w:space="0" w:color="auto"/>
              <w:right w:val="single" w:sz="4" w:space="0" w:color="auto"/>
            </w:tcBorders>
            <w:vAlign w:val="center"/>
          </w:tcPr>
          <w:p w14:paraId="4BD8B40F"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38081C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3FFC9CD" w14:textId="77777777" w:rsidR="00263770" w:rsidRDefault="00263770" w:rsidP="00263770">
            <w:pPr>
              <w:suppressAutoHyphens/>
              <w:spacing w:before="20" w:after="20"/>
              <w:ind w:left="86" w:right="58"/>
              <w:jc w:val="center"/>
              <w:rPr>
                <w:b/>
                <w:color w:val="FF0000"/>
                <w:lang w:val="en-GB"/>
              </w:rPr>
            </w:pPr>
          </w:p>
        </w:tc>
      </w:tr>
      <w:tr w:rsidR="00263770" w:rsidRPr="007A0F9B" w14:paraId="1612BBB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5B724A36" w14:textId="77777777" w:rsidR="00263770" w:rsidRDefault="00263770" w:rsidP="00263770">
            <w:pPr>
              <w:suppressAutoHyphens/>
              <w:spacing w:before="20" w:after="20"/>
              <w:ind w:right="57"/>
              <w:jc w:val="right"/>
              <w:rPr>
                <w:lang w:val="en-GB"/>
              </w:rPr>
            </w:pPr>
            <w:r>
              <w:rPr>
                <w:lang w:val="en-GB"/>
              </w:rPr>
              <w:t>3.</w:t>
            </w:r>
          </w:p>
        </w:tc>
        <w:tc>
          <w:tcPr>
            <w:tcW w:w="7630" w:type="dxa"/>
            <w:tcBorders>
              <w:top w:val="single" w:sz="4" w:space="0" w:color="auto"/>
              <w:left w:val="single" w:sz="4" w:space="0" w:color="auto"/>
              <w:bottom w:val="single" w:sz="4" w:space="0" w:color="auto"/>
              <w:right w:val="single" w:sz="4" w:space="0" w:color="auto"/>
            </w:tcBorders>
          </w:tcPr>
          <w:p w14:paraId="4A95D840" w14:textId="77777777" w:rsidR="00263770" w:rsidRDefault="00263770" w:rsidP="00263770">
            <w:pPr>
              <w:suppressAutoHyphens/>
              <w:spacing w:before="20" w:after="20"/>
              <w:ind w:left="90" w:right="57"/>
              <w:rPr>
                <w:lang w:val="en-GB"/>
              </w:rPr>
            </w:pPr>
            <w:r>
              <w:rPr>
                <w:lang w:val="en-GB"/>
              </w:rPr>
              <w:t>Are all known stakeholders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7195F8E5"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17A6DBE"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0D0D1EF" w14:textId="77777777" w:rsidR="00263770" w:rsidRDefault="00263770" w:rsidP="00702708">
            <w:pPr>
              <w:suppressAutoHyphens/>
              <w:spacing w:before="20" w:after="20"/>
              <w:ind w:left="86" w:right="58"/>
              <w:rPr>
                <w:b/>
                <w:color w:val="FF0000"/>
                <w:lang w:val="en-GB"/>
              </w:rPr>
            </w:pPr>
          </w:p>
        </w:tc>
      </w:tr>
      <w:tr w:rsidR="00263770" w:rsidRPr="005F758C" w14:paraId="742D0223"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7B7C839" w14:textId="77777777" w:rsidR="00263770" w:rsidRDefault="00263770" w:rsidP="00263770">
            <w:pPr>
              <w:suppressAutoHyphens/>
              <w:spacing w:before="20" w:after="20"/>
              <w:ind w:right="57"/>
              <w:jc w:val="right"/>
              <w:rPr>
                <w:lang w:val="en-GB"/>
              </w:rPr>
            </w:pPr>
            <w:r>
              <w:rPr>
                <w:lang w:val="en-GB"/>
              </w:rPr>
              <w:t>4.</w:t>
            </w:r>
          </w:p>
        </w:tc>
        <w:tc>
          <w:tcPr>
            <w:tcW w:w="7630" w:type="dxa"/>
            <w:tcBorders>
              <w:top w:val="single" w:sz="4" w:space="0" w:color="auto"/>
              <w:left w:val="single" w:sz="4" w:space="0" w:color="auto"/>
              <w:bottom w:val="single" w:sz="4" w:space="0" w:color="auto"/>
              <w:right w:val="single" w:sz="4" w:space="0" w:color="auto"/>
            </w:tcBorders>
          </w:tcPr>
          <w:p w14:paraId="108918C3" w14:textId="77777777" w:rsidR="00263770" w:rsidRDefault="00263770" w:rsidP="00263770">
            <w:pPr>
              <w:suppressAutoHyphens/>
              <w:spacing w:before="20" w:after="20"/>
              <w:ind w:left="90" w:right="57"/>
              <w:rPr>
                <w:lang w:val="en-GB"/>
              </w:rPr>
            </w:pPr>
            <w:r>
              <w:rPr>
                <w:lang w:val="en-GB"/>
              </w:rPr>
              <w:t>Are all constraints defined?</w:t>
            </w:r>
          </w:p>
        </w:tc>
        <w:tc>
          <w:tcPr>
            <w:tcW w:w="567" w:type="dxa"/>
            <w:tcBorders>
              <w:top w:val="single" w:sz="4" w:space="0" w:color="auto"/>
              <w:left w:val="single" w:sz="4" w:space="0" w:color="auto"/>
              <w:bottom w:val="single" w:sz="4" w:space="0" w:color="auto"/>
              <w:right w:val="single" w:sz="4" w:space="0" w:color="auto"/>
            </w:tcBorders>
            <w:vAlign w:val="center"/>
          </w:tcPr>
          <w:p w14:paraId="7687B373"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EFC2EF9"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3BA2EB63" w14:textId="77777777" w:rsidR="00263770" w:rsidRDefault="00263770" w:rsidP="00263770">
            <w:pPr>
              <w:suppressAutoHyphens/>
              <w:spacing w:before="20" w:after="20"/>
              <w:ind w:left="86" w:right="58"/>
              <w:jc w:val="center"/>
              <w:rPr>
                <w:b/>
                <w:color w:val="FF0000"/>
                <w:lang w:val="en-GB"/>
              </w:rPr>
            </w:pPr>
          </w:p>
        </w:tc>
      </w:tr>
      <w:tr w:rsidR="00263770" w:rsidRPr="007A0F9B" w14:paraId="428127D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DB7FC5C" w14:textId="77777777" w:rsidR="00263770" w:rsidRDefault="00263770" w:rsidP="00263770">
            <w:pPr>
              <w:suppressAutoHyphens/>
              <w:spacing w:before="20" w:after="20"/>
              <w:ind w:right="57"/>
              <w:jc w:val="right"/>
              <w:rPr>
                <w:lang w:val="en-GB"/>
              </w:rPr>
            </w:pPr>
            <w:r>
              <w:rPr>
                <w:lang w:val="en-GB"/>
              </w:rPr>
              <w:t>5.</w:t>
            </w:r>
          </w:p>
        </w:tc>
        <w:tc>
          <w:tcPr>
            <w:tcW w:w="7630" w:type="dxa"/>
            <w:tcBorders>
              <w:top w:val="single" w:sz="4" w:space="0" w:color="auto"/>
              <w:left w:val="single" w:sz="4" w:space="0" w:color="auto"/>
              <w:bottom w:val="single" w:sz="4" w:space="0" w:color="auto"/>
              <w:right w:val="single" w:sz="4" w:space="0" w:color="auto"/>
            </w:tcBorders>
          </w:tcPr>
          <w:p w14:paraId="16595B2C" w14:textId="77777777" w:rsidR="00263770" w:rsidRDefault="00263770" w:rsidP="00263770">
            <w:pPr>
              <w:suppressAutoHyphens/>
              <w:spacing w:before="20" w:after="20"/>
              <w:ind w:left="90" w:right="57"/>
              <w:rPr>
                <w:lang w:val="en-GB"/>
              </w:rPr>
            </w:pPr>
            <w:r>
              <w:rPr>
                <w:lang w:val="en-GB"/>
              </w:rPr>
              <w:t>Are all requirements complete, consistent, correct and understandable?</w:t>
            </w:r>
          </w:p>
        </w:tc>
        <w:tc>
          <w:tcPr>
            <w:tcW w:w="567" w:type="dxa"/>
            <w:tcBorders>
              <w:top w:val="single" w:sz="4" w:space="0" w:color="auto"/>
              <w:left w:val="single" w:sz="4" w:space="0" w:color="auto"/>
              <w:bottom w:val="single" w:sz="4" w:space="0" w:color="auto"/>
              <w:right w:val="single" w:sz="4" w:space="0" w:color="auto"/>
            </w:tcBorders>
            <w:vAlign w:val="center"/>
          </w:tcPr>
          <w:p w14:paraId="7D0B634C" w14:textId="77777777" w:rsidR="00263770" w:rsidRDefault="00702708"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38ED6348" w14:textId="77777777" w:rsidR="00263770" w:rsidRDefault="00263770" w:rsidP="00702708">
            <w:pPr>
              <w:suppressAutoHyphens/>
              <w:spacing w:before="20" w:after="20"/>
              <w:ind w:left="86" w:right="58"/>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60680A0" w14:textId="77777777" w:rsidR="00263770" w:rsidRDefault="00263770" w:rsidP="00263770">
            <w:pPr>
              <w:suppressAutoHyphens/>
              <w:spacing w:before="20" w:after="20"/>
              <w:ind w:left="86" w:right="58"/>
              <w:jc w:val="center"/>
              <w:rPr>
                <w:b/>
                <w:color w:val="FF0000"/>
                <w:lang w:val="en-GB"/>
              </w:rPr>
            </w:pPr>
          </w:p>
        </w:tc>
      </w:tr>
      <w:tr w:rsidR="00263770" w:rsidRPr="005F758C" w14:paraId="0341D065"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6FE1E893" w14:textId="77777777" w:rsidR="00263770" w:rsidRDefault="00263770" w:rsidP="00263770">
            <w:pPr>
              <w:suppressAutoHyphens/>
              <w:spacing w:before="20" w:after="20"/>
              <w:ind w:right="57"/>
              <w:jc w:val="right"/>
              <w:rPr>
                <w:lang w:val="en-GB"/>
              </w:rPr>
            </w:pPr>
            <w:r>
              <w:rPr>
                <w:lang w:val="en-GB"/>
              </w:rPr>
              <w:t>6.</w:t>
            </w:r>
          </w:p>
        </w:tc>
        <w:tc>
          <w:tcPr>
            <w:tcW w:w="7630" w:type="dxa"/>
            <w:tcBorders>
              <w:top w:val="single" w:sz="4" w:space="0" w:color="auto"/>
              <w:left w:val="single" w:sz="4" w:space="0" w:color="auto"/>
              <w:bottom w:val="single" w:sz="4" w:space="0" w:color="auto"/>
              <w:right w:val="single" w:sz="4" w:space="0" w:color="auto"/>
            </w:tcBorders>
          </w:tcPr>
          <w:p w14:paraId="48A43335" w14:textId="77777777" w:rsidR="00263770" w:rsidRDefault="00263770" w:rsidP="00263770">
            <w:pPr>
              <w:suppressAutoHyphens/>
              <w:spacing w:before="20" w:after="20"/>
              <w:ind w:left="90" w:right="57"/>
              <w:rPr>
                <w:lang w:val="en-GB"/>
              </w:rPr>
            </w:pPr>
            <w:r>
              <w:rPr>
                <w:lang w:val="en-GB"/>
              </w:rPr>
              <w:t>Are all requirements necessary?</w:t>
            </w:r>
          </w:p>
        </w:tc>
        <w:tc>
          <w:tcPr>
            <w:tcW w:w="567" w:type="dxa"/>
            <w:tcBorders>
              <w:top w:val="single" w:sz="4" w:space="0" w:color="auto"/>
              <w:left w:val="single" w:sz="4" w:space="0" w:color="auto"/>
              <w:bottom w:val="single" w:sz="4" w:space="0" w:color="auto"/>
              <w:right w:val="single" w:sz="4" w:space="0" w:color="auto"/>
            </w:tcBorders>
            <w:vAlign w:val="center"/>
          </w:tcPr>
          <w:p w14:paraId="5E4D4FFE"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702B803"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E5A24C8" w14:textId="77777777" w:rsidR="00263770" w:rsidRDefault="00263770" w:rsidP="00263770">
            <w:pPr>
              <w:suppressAutoHyphens/>
              <w:spacing w:before="20" w:after="20"/>
              <w:ind w:left="86" w:right="58"/>
              <w:jc w:val="center"/>
              <w:rPr>
                <w:b/>
                <w:color w:val="FF0000"/>
                <w:lang w:val="en-GB"/>
              </w:rPr>
            </w:pPr>
          </w:p>
        </w:tc>
      </w:tr>
      <w:tr w:rsidR="00263770" w:rsidRPr="005F758C" w14:paraId="1C1F7B56"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0EE46DF7" w14:textId="77777777" w:rsidR="00263770" w:rsidRDefault="00263770" w:rsidP="00263770">
            <w:pPr>
              <w:suppressAutoHyphens/>
              <w:spacing w:before="20" w:after="20"/>
              <w:ind w:right="57"/>
              <w:jc w:val="right"/>
              <w:rPr>
                <w:lang w:val="en-GB"/>
              </w:rPr>
            </w:pPr>
            <w:r>
              <w:rPr>
                <w:lang w:val="en-GB"/>
              </w:rPr>
              <w:t>7.</w:t>
            </w:r>
          </w:p>
        </w:tc>
        <w:tc>
          <w:tcPr>
            <w:tcW w:w="7630" w:type="dxa"/>
            <w:tcBorders>
              <w:top w:val="single" w:sz="4" w:space="0" w:color="auto"/>
              <w:left w:val="single" w:sz="4" w:space="0" w:color="auto"/>
              <w:bottom w:val="single" w:sz="4" w:space="0" w:color="auto"/>
              <w:right w:val="single" w:sz="4" w:space="0" w:color="auto"/>
            </w:tcBorders>
          </w:tcPr>
          <w:p w14:paraId="6C5B43D8" w14:textId="77777777" w:rsidR="00263770" w:rsidRDefault="00263770" w:rsidP="00263770">
            <w:pPr>
              <w:suppressAutoHyphens/>
              <w:spacing w:before="20" w:after="20"/>
              <w:ind w:left="90" w:right="57"/>
              <w:rPr>
                <w:lang w:val="en-GB"/>
              </w:rPr>
            </w:pPr>
            <w:r>
              <w:rPr>
                <w:lang w:val="en-GB"/>
              </w:rPr>
              <w:t>Are all requirements feasible?</w:t>
            </w:r>
          </w:p>
        </w:tc>
        <w:tc>
          <w:tcPr>
            <w:tcW w:w="567" w:type="dxa"/>
            <w:tcBorders>
              <w:top w:val="single" w:sz="4" w:space="0" w:color="auto"/>
              <w:left w:val="single" w:sz="4" w:space="0" w:color="auto"/>
              <w:bottom w:val="single" w:sz="4" w:space="0" w:color="auto"/>
              <w:right w:val="single" w:sz="4" w:space="0" w:color="auto"/>
            </w:tcBorders>
            <w:vAlign w:val="center"/>
          </w:tcPr>
          <w:p w14:paraId="04469F45"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2458DFD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008F7F9E" w14:textId="77777777" w:rsidR="00263770" w:rsidRDefault="00263770" w:rsidP="00263770">
            <w:pPr>
              <w:suppressAutoHyphens/>
              <w:spacing w:before="20" w:after="20"/>
              <w:ind w:left="86" w:right="58"/>
              <w:jc w:val="center"/>
              <w:rPr>
                <w:b/>
                <w:color w:val="FF0000"/>
                <w:lang w:val="en-GB"/>
              </w:rPr>
            </w:pPr>
          </w:p>
        </w:tc>
      </w:tr>
      <w:tr w:rsidR="00263770" w:rsidRPr="007A0F9B" w14:paraId="7892F2F4"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CB48CA" w14:textId="77777777" w:rsidR="00263770" w:rsidRDefault="00263770" w:rsidP="00263770">
            <w:pPr>
              <w:suppressAutoHyphens/>
              <w:spacing w:before="20" w:after="20"/>
              <w:ind w:right="57"/>
              <w:jc w:val="right"/>
              <w:rPr>
                <w:lang w:val="en-GB"/>
              </w:rPr>
            </w:pPr>
            <w:r>
              <w:rPr>
                <w:lang w:val="en-GB"/>
              </w:rPr>
              <w:t>8.</w:t>
            </w:r>
          </w:p>
        </w:tc>
        <w:tc>
          <w:tcPr>
            <w:tcW w:w="7630" w:type="dxa"/>
            <w:tcBorders>
              <w:top w:val="single" w:sz="4" w:space="0" w:color="auto"/>
              <w:left w:val="single" w:sz="4" w:space="0" w:color="auto"/>
              <w:bottom w:val="single" w:sz="4" w:space="0" w:color="auto"/>
              <w:right w:val="single" w:sz="4" w:space="0" w:color="auto"/>
            </w:tcBorders>
          </w:tcPr>
          <w:p w14:paraId="57B45BB7" w14:textId="77777777" w:rsidR="00263770" w:rsidRDefault="00263770" w:rsidP="00263770">
            <w:pPr>
              <w:suppressAutoHyphens/>
              <w:spacing w:before="20" w:after="20"/>
              <w:ind w:left="90" w:right="57"/>
              <w:rPr>
                <w:lang w:val="en-GB"/>
              </w:rPr>
            </w:pPr>
            <w:r>
              <w:rPr>
                <w:lang w:val="en-GB"/>
              </w:rPr>
              <w:t>Are all requirements testable and traceable?</w:t>
            </w:r>
          </w:p>
        </w:tc>
        <w:tc>
          <w:tcPr>
            <w:tcW w:w="567" w:type="dxa"/>
            <w:tcBorders>
              <w:top w:val="single" w:sz="4" w:space="0" w:color="auto"/>
              <w:left w:val="single" w:sz="4" w:space="0" w:color="auto"/>
              <w:bottom w:val="single" w:sz="4" w:space="0" w:color="auto"/>
              <w:right w:val="single" w:sz="4" w:space="0" w:color="auto"/>
            </w:tcBorders>
            <w:vAlign w:val="center"/>
          </w:tcPr>
          <w:p w14:paraId="3D2F541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5BBAFE87"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FC37602" w14:textId="77777777" w:rsidR="00263770" w:rsidRDefault="00263770" w:rsidP="00263770">
            <w:pPr>
              <w:suppressAutoHyphens/>
              <w:spacing w:before="20" w:after="20"/>
              <w:ind w:left="86" w:right="58"/>
              <w:jc w:val="center"/>
              <w:rPr>
                <w:b/>
                <w:color w:val="FF0000"/>
                <w:lang w:val="en-GB"/>
              </w:rPr>
            </w:pPr>
          </w:p>
        </w:tc>
      </w:tr>
      <w:tr w:rsidR="00263770" w:rsidRPr="005F758C" w14:paraId="5BCDBD7A"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387F7EBD" w14:textId="77777777" w:rsidR="00263770" w:rsidRDefault="00263770" w:rsidP="00263770">
            <w:pPr>
              <w:suppressAutoHyphens/>
              <w:spacing w:before="20" w:after="20"/>
              <w:ind w:right="57"/>
              <w:jc w:val="right"/>
              <w:rPr>
                <w:lang w:val="en-GB"/>
              </w:rPr>
            </w:pPr>
            <w:r>
              <w:rPr>
                <w:lang w:val="en-GB"/>
              </w:rPr>
              <w:t>9.</w:t>
            </w:r>
          </w:p>
        </w:tc>
        <w:tc>
          <w:tcPr>
            <w:tcW w:w="7630" w:type="dxa"/>
            <w:tcBorders>
              <w:top w:val="single" w:sz="4" w:space="0" w:color="auto"/>
              <w:left w:val="single" w:sz="4" w:space="0" w:color="auto"/>
              <w:bottom w:val="single" w:sz="4" w:space="0" w:color="auto"/>
              <w:right w:val="single" w:sz="4" w:space="0" w:color="auto"/>
            </w:tcBorders>
          </w:tcPr>
          <w:p w14:paraId="0E2DFB7E" w14:textId="77777777" w:rsidR="00263770" w:rsidRDefault="00263770" w:rsidP="00263770">
            <w:pPr>
              <w:suppressAutoHyphens/>
              <w:spacing w:before="20" w:after="20"/>
              <w:ind w:left="90" w:right="57"/>
              <w:rPr>
                <w:lang w:val="en-GB"/>
              </w:rPr>
            </w:pPr>
            <w:r>
              <w:rPr>
                <w:lang w:val="en-GB"/>
              </w:rPr>
              <w:t>Are all commitments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1515DAA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2721642"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DCC906E" w14:textId="77777777" w:rsidR="00263770" w:rsidRDefault="00263770" w:rsidP="00263770">
            <w:pPr>
              <w:suppressAutoHyphens/>
              <w:spacing w:before="20" w:after="20"/>
              <w:ind w:left="86" w:right="58"/>
              <w:jc w:val="center"/>
              <w:rPr>
                <w:b/>
                <w:color w:val="FF0000"/>
                <w:lang w:val="en-GB"/>
              </w:rPr>
            </w:pPr>
          </w:p>
        </w:tc>
      </w:tr>
      <w:tr w:rsidR="00263770" w:rsidRPr="007A0F9B" w14:paraId="795F3659" w14:textId="77777777" w:rsidTr="00263770">
        <w:trPr>
          <w:trHeight w:val="283"/>
        </w:trPr>
        <w:tc>
          <w:tcPr>
            <w:tcW w:w="450" w:type="dxa"/>
            <w:tcBorders>
              <w:top w:val="single" w:sz="4" w:space="0" w:color="auto"/>
              <w:left w:val="single" w:sz="4" w:space="0" w:color="auto"/>
              <w:bottom w:val="single" w:sz="4" w:space="0" w:color="auto"/>
              <w:right w:val="single" w:sz="4" w:space="0" w:color="auto"/>
            </w:tcBorders>
            <w:vAlign w:val="center"/>
          </w:tcPr>
          <w:p w14:paraId="7EEAE947" w14:textId="77777777" w:rsidR="00263770" w:rsidRDefault="00263770" w:rsidP="00263770">
            <w:pPr>
              <w:suppressAutoHyphens/>
              <w:spacing w:before="20" w:after="20"/>
              <w:ind w:right="57"/>
              <w:jc w:val="right"/>
              <w:rPr>
                <w:lang w:val="en-GB"/>
              </w:rPr>
            </w:pPr>
            <w:r>
              <w:rPr>
                <w:lang w:val="en-GB"/>
              </w:rPr>
              <w:t>10.</w:t>
            </w:r>
          </w:p>
        </w:tc>
        <w:tc>
          <w:tcPr>
            <w:tcW w:w="7630" w:type="dxa"/>
            <w:tcBorders>
              <w:top w:val="single" w:sz="4" w:space="0" w:color="auto"/>
              <w:left w:val="single" w:sz="4" w:space="0" w:color="auto"/>
              <w:bottom w:val="single" w:sz="4" w:space="0" w:color="auto"/>
              <w:right w:val="single" w:sz="4" w:space="0" w:color="auto"/>
            </w:tcBorders>
          </w:tcPr>
          <w:p w14:paraId="15044195" w14:textId="77777777" w:rsidR="00263770" w:rsidRDefault="00263770" w:rsidP="00263770">
            <w:pPr>
              <w:suppressAutoHyphens/>
              <w:spacing w:before="20" w:after="20"/>
              <w:ind w:left="90" w:right="57"/>
              <w:rPr>
                <w:lang w:val="en-GB"/>
              </w:rPr>
            </w:pPr>
            <w:r>
              <w:rPr>
                <w:lang w:val="en-GB"/>
              </w:rPr>
              <w:t>Are all non-functional requirements correct?</w:t>
            </w:r>
          </w:p>
        </w:tc>
        <w:tc>
          <w:tcPr>
            <w:tcW w:w="567" w:type="dxa"/>
            <w:tcBorders>
              <w:top w:val="single" w:sz="4" w:space="0" w:color="auto"/>
              <w:left w:val="single" w:sz="4" w:space="0" w:color="auto"/>
              <w:bottom w:val="single" w:sz="4" w:space="0" w:color="auto"/>
              <w:right w:val="single" w:sz="4" w:space="0" w:color="auto"/>
            </w:tcBorders>
            <w:vAlign w:val="center"/>
          </w:tcPr>
          <w:p w14:paraId="5F549D1C"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C1C2CEA"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F3DC81" w14:textId="77777777" w:rsidR="00263770" w:rsidRDefault="00263770" w:rsidP="00263770">
            <w:pPr>
              <w:suppressAutoHyphens/>
              <w:spacing w:before="20" w:after="20"/>
              <w:ind w:left="86" w:right="58"/>
              <w:jc w:val="center"/>
              <w:rPr>
                <w:b/>
                <w:color w:val="FF0000"/>
                <w:lang w:val="en-GB"/>
              </w:rPr>
            </w:pPr>
          </w:p>
        </w:tc>
      </w:tr>
      <w:tr w:rsidR="00263770" w:rsidRPr="007A0F9B" w14:paraId="0ADCB431"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54B4ED57" w14:textId="77777777" w:rsidR="00263770" w:rsidRDefault="00263770" w:rsidP="00263770">
            <w:pPr>
              <w:suppressAutoHyphens/>
              <w:spacing w:before="20" w:after="20"/>
              <w:ind w:right="57"/>
              <w:jc w:val="right"/>
              <w:rPr>
                <w:lang w:val="en-GB"/>
              </w:rPr>
            </w:pPr>
            <w:r>
              <w:rPr>
                <w:lang w:val="en-GB"/>
              </w:rPr>
              <w:t>11.</w:t>
            </w:r>
          </w:p>
        </w:tc>
        <w:tc>
          <w:tcPr>
            <w:tcW w:w="7630" w:type="dxa"/>
            <w:tcBorders>
              <w:top w:val="single" w:sz="4" w:space="0" w:color="auto"/>
              <w:left w:val="single" w:sz="4" w:space="0" w:color="auto"/>
              <w:bottom w:val="single" w:sz="4" w:space="0" w:color="auto"/>
              <w:right w:val="single" w:sz="4" w:space="0" w:color="auto"/>
            </w:tcBorders>
            <w:hideMark/>
          </w:tcPr>
          <w:p w14:paraId="3C0209EF" w14:textId="77777777" w:rsidR="00263770" w:rsidRDefault="00263770" w:rsidP="00263770">
            <w:pPr>
              <w:suppressAutoHyphens/>
              <w:spacing w:before="20" w:after="20"/>
              <w:ind w:left="90" w:right="57"/>
              <w:rPr>
                <w:lang w:val="en-GB"/>
              </w:rPr>
            </w:pPr>
            <w:r>
              <w:rPr>
                <w:lang w:val="en-GB"/>
              </w:rPr>
              <w:t>Are all used abbreviations and technical expressions explained?</w:t>
            </w:r>
          </w:p>
        </w:tc>
        <w:tc>
          <w:tcPr>
            <w:tcW w:w="567" w:type="dxa"/>
            <w:tcBorders>
              <w:top w:val="single" w:sz="4" w:space="0" w:color="auto"/>
              <w:left w:val="single" w:sz="4" w:space="0" w:color="auto"/>
              <w:bottom w:val="single" w:sz="4" w:space="0" w:color="auto"/>
              <w:right w:val="single" w:sz="4" w:space="0" w:color="auto"/>
            </w:tcBorders>
            <w:vAlign w:val="center"/>
          </w:tcPr>
          <w:p w14:paraId="3543DBCF"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75460B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B0E9E53" w14:textId="77777777" w:rsidR="00263770" w:rsidRDefault="00263770" w:rsidP="00263770">
            <w:pPr>
              <w:suppressAutoHyphens/>
              <w:spacing w:before="20" w:after="20"/>
              <w:ind w:left="86" w:right="58"/>
              <w:jc w:val="center"/>
              <w:rPr>
                <w:b/>
                <w:color w:val="FF0000"/>
                <w:lang w:val="en-GB"/>
              </w:rPr>
            </w:pPr>
          </w:p>
        </w:tc>
      </w:tr>
      <w:tr w:rsidR="00263770" w:rsidRPr="007A0F9B" w14:paraId="4DDEA0B3"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FF96DB4" w14:textId="77777777" w:rsidR="00263770" w:rsidRDefault="00263770" w:rsidP="00263770">
            <w:pPr>
              <w:suppressAutoHyphens/>
              <w:spacing w:before="20" w:after="20"/>
              <w:ind w:right="57"/>
              <w:jc w:val="right"/>
              <w:rPr>
                <w:lang w:val="en-GB"/>
              </w:rPr>
            </w:pPr>
            <w:r>
              <w:rPr>
                <w:lang w:val="en-GB"/>
              </w:rPr>
              <w:lastRenderedPageBreak/>
              <w:t>12.</w:t>
            </w:r>
          </w:p>
        </w:tc>
        <w:tc>
          <w:tcPr>
            <w:tcW w:w="7630" w:type="dxa"/>
            <w:tcBorders>
              <w:top w:val="single" w:sz="4" w:space="0" w:color="auto"/>
              <w:left w:val="single" w:sz="4" w:space="0" w:color="auto"/>
              <w:bottom w:val="single" w:sz="4" w:space="0" w:color="auto"/>
              <w:right w:val="single" w:sz="4" w:space="0" w:color="auto"/>
            </w:tcBorders>
            <w:hideMark/>
          </w:tcPr>
          <w:p w14:paraId="2EF26B2F" w14:textId="77777777" w:rsidR="00263770" w:rsidRDefault="00263770" w:rsidP="00263770">
            <w:pPr>
              <w:suppressAutoHyphens/>
              <w:spacing w:before="20" w:after="20"/>
              <w:ind w:left="90" w:right="57"/>
              <w:rPr>
                <w:lang w:val="en-GB"/>
              </w:rPr>
            </w:pPr>
            <w:r>
              <w:rPr>
                <w:lang w:val="en-GB"/>
              </w:rPr>
              <w:t>Are all referenced documents in the reference list?</w:t>
            </w:r>
          </w:p>
        </w:tc>
        <w:tc>
          <w:tcPr>
            <w:tcW w:w="567" w:type="dxa"/>
            <w:tcBorders>
              <w:top w:val="single" w:sz="4" w:space="0" w:color="auto"/>
              <w:left w:val="single" w:sz="4" w:space="0" w:color="auto"/>
              <w:bottom w:val="single" w:sz="4" w:space="0" w:color="auto"/>
              <w:right w:val="single" w:sz="4" w:space="0" w:color="auto"/>
            </w:tcBorders>
            <w:vAlign w:val="center"/>
          </w:tcPr>
          <w:p w14:paraId="2506A6EB"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B3E4BBB"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6FEC0DE9" w14:textId="77777777" w:rsidR="00263770" w:rsidRDefault="00263770" w:rsidP="00263770">
            <w:pPr>
              <w:suppressAutoHyphens/>
              <w:spacing w:before="20" w:after="20"/>
              <w:ind w:left="86" w:right="58"/>
              <w:jc w:val="center"/>
              <w:rPr>
                <w:b/>
                <w:color w:val="FF0000"/>
                <w:lang w:val="en-GB"/>
              </w:rPr>
            </w:pPr>
          </w:p>
        </w:tc>
      </w:tr>
      <w:tr w:rsidR="00263770" w14:paraId="4E6D14EE"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70C7D302" w14:textId="77777777" w:rsidR="00263770" w:rsidRDefault="00263770" w:rsidP="00263770">
            <w:pPr>
              <w:suppressAutoHyphens/>
              <w:spacing w:before="20" w:after="20"/>
              <w:ind w:right="57"/>
              <w:jc w:val="right"/>
              <w:rPr>
                <w:lang w:val="en-GB"/>
              </w:rPr>
            </w:pPr>
            <w:r>
              <w:rPr>
                <w:lang w:val="en-GB"/>
              </w:rPr>
              <w:t>13.</w:t>
            </w:r>
          </w:p>
        </w:tc>
        <w:tc>
          <w:tcPr>
            <w:tcW w:w="7630" w:type="dxa"/>
            <w:tcBorders>
              <w:top w:val="single" w:sz="4" w:space="0" w:color="auto"/>
              <w:left w:val="single" w:sz="4" w:space="0" w:color="auto"/>
              <w:bottom w:val="single" w:sz="4" w:space="0" w:color="auto"/>
              <w:right w:val="single" w:sz="4" w:space="0" w:color="auto"/>
            </w:tcBorders>
            <w:hideMark/>
          </w:tcPr>
          <w:p w14:paraId="3CF6E7B7" w14:textId="77777777" w:rsidR="00263770" w:rsidRDefault="00263770" w:rsidP="00263770">
            <w:pPr>
              <w:suppressAutoHyphens/>
              <w:spacing w:before="20" w:after="20"/>
              <w:ind w:left="90" w:right="57"/>
              <w:rPr>
                <w:lang w:val="en-GB"/>
              </w:rPr>
            </w:pPr>
            <w:r>
              <w:rPr>
                <w:lang w:val="en-GB"/>
              </w:rPr>
              <w:t>Are all requirements referenced?</w:t>
            </w:r>
          </w:p>
        </w:tc>
        <w:tc>
          <w:tcPr>
            <w:tcW w:w="567" w:type="dxa"/>
            <w:tcBorders>
              <w:top w:val="single" w:sz="4" w:space="0" w:color="auto"/>
              <w:left w:val="single" w:sz="4" w:space="0" w:color="auto"/>
              <w:bottom w:val="single" w:sz="4" w:space="0" w:color="auto"/>
              <w:right w:val="single" w:sz="4" w:space="0" w:color="auto"/>
            </w:tcBorders>
            <w:vAlign w:val="center"/>
          </w:tcPr>
          <w:p w14:paraId="67243836"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738D5C8F"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1124DE33" w14:textId="77777777" w:rsidR="00263770" w:rsidRDefault="00263770" w:rsidP="00263770">
            <w:pPr>
              <w:suppressAutoHyphens/>
              <w:spacing w:before="20" w:after="20"/>
              <w:ind w:left="86" w:right="58"/>
              <w:jc w:val="center"/>
              <w:rPr>
                <w:b/>
                <w:color w:val="FF0000"/>
                <w:lang w:val="en-GB"/>
              </w:rPr>
            </w:pPr>
          </w:p>
        </w:tc>
      </w:tr>
      <w:tr w:rsidR="00263770" w:rsidRPr="007A0F9B" w14:paraId="442B559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9C8D676" w14:textId="77777777" w:rsidR="00263770" w:rsidRDefault="00263770" w:rsidP="00263770">
            <w:pPr>
              <w:suppressAutoHyphens/>
              <w:spacing w:before="20" w:after="20"/>
              <w:ind w:right="57"/>
              <w:jc w:val="right"/>
              <w:rPr>
                <w:lang w:val="en-GB"/>
              </w:rPr>
            </w:pPr>
            <w:r>
              <w:rPr>
                <w:lang w:val="en-GB"/>
              </w:rPr>
              <w:t>14.</w:t>
            </w:r>
          </w:p>
        </w:tc>
        <w:tc>
          <w:tcPr>
            <w:tcW w:w="7630" w:type="dxa"/>
            <w:tcBorders>
              <w:top w:val="single" w:sz="4" w:space="0" w:color="auto"/>
              <w:left w:val="single" w:sz="4" w:space="0" w:color="auto"/>
              <w:bottom w:val="single" w:sz="4" w:space="0" w:color="auto"/>
              <w:right w:val="single" w:sz="4" w:space="0" w:color="auto"/>
            </w:tcBorders>
            <w:hideMark/>
          </w:tcPr>
          <w:p w14:paraId="38D84B34" w14:textId="77777777" w:rsidR="00263770" w:rsidRDefault="00263770" w:rsidP="00263770">
            <w:pPr>
              <w:suppressAutoHyphens/>
              <w:spacing w:before="20" w:after="20"/>
              <w:ind w:left="90" w:right="57"/>
              <w:rPr>
                <w:lang w:val="en-GB"/>
              </w:rPr>
            </w:pPr>
            <w:r>
              <w:rPr>
                <w:lang w:val="en-GB"/>
              </w:rPr>
              <w:t>Are all dependencies to other requirement documents considered?</w:t>
            </w:r>
          </w:p>
        </w:tc>
        <w:tc>
          <w:tcPr>
            <w:tcW w:w="567" w:type="dxa"/>
            <w:tcBorders>
              <w:top w:val="single" w:sz="4" w:space="0" w:color="auto"/>
              <w:left w:val="single" w:sz="4" w:space="0" w:color="auto"/>
              <w:bottom w:val="single" w:sz="4" w:space="0" w:color="auto"/>
              <w:right w:val="single" w:sz="4" w:space="0" w:color="auto"/>
            </w:tcBorders>
            <w:vAlign w:val="center"/>
          </w:tcPr>
          <w:p w14:paraId="5CC9D7AA" w14:textId="77777777" w:rsidR="00263770" w:rsidRDefault="005A08E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4663836D"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72B5D14C" w14:textId="77777777" w:rsidR="00263770" w:rsidRDefault="00263770" w:rsidP="00263770">
            <w:pPr>
              <w:suppressAutoHyphens/>
              <w:spacing w:before="20" w:after="20"/>
              <w:ind w:left="86" w:right="58"/>
              <w:jc w:val="center"/>
              <w:rPr>
                <w:b/>
                <w:color w:val="FF0000"/>
                <w:lang w:val="en-GB"/>
              </w:rPr>
            </w:pPr>
          </w:p>
        </w:tc>
      </w:tr>
      <w:tr w:rsidR="00263770" w:rsidRPr="007A0F9B" w14:paraId="4F5D3959"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D800508" w14:textId="77777777" w:rsidR="00263770" w:rsidRDefault="00263770" w:rsidP="00263770">
            <w:pPr>
              <w:suppressAutoHyphens/>
              <w:spacing w:before="20" w:after="20"/>
              <w:ind w:right="57"/>
              <w:jc w:val="right"/>
              <w:rPr>
                <w:lang w:val="en-GB"/>
              </w:rPr>
            </w:pPr>
            <w:r>
              <w:rPr>
                <w:lang w:val="en-GB"/>
              </w:rPr>
              <w:t>15.</w:t>
            </w:r>
          </w:p>
        </w:tc>
        <w:tc>
          <w:tcPr>
            <w:tcW w:w="7630" w:type="dxa"/>
            <w:tcBorders>
              <w:top w:val="single" w:sz="4" w:space="0" w:color="auto"/>
              <w:left w:val="single" w:sz="4" w:space="0" w:color="auto"/>
              <w:bottom w:val="single" w:sz="4" w:space="0" w:color="auto"/>
              <w:right w:val="single" w:sz="4" w:space="0" w:color="auto"/>
            </w:tcBorders>
            <w:hideMark/>
          </w:tcPr>
          <w:p w14:paraId="434DE90F" w14:textId="77777777" w:rsidR="00263770" w:rsidRDefault="00263770" w:rsidP="00263770">
            <w:pPr>
              <w:suppressAutoHyphens/>
              <w:spacing w:before="20" w:after="20"/>
              <w:ind w:left="90" w:right="57"/>
              <w:rPr>
                <w:lang w:val="en-GB"/>
              </w:rPr>
            </w:pPr>
            <w:r>
              <w:rPr>
                <w:lang w:val="en-GB"/>
              </w:rPr>
              <w:t xml:space="preserve">Is this template used in a correct manner? </w:t>
            </w:r>
          </w:p>
        </w:tc>
        <w:tc>
          <w:tcPr>
            <w:tcW w:w="567" w:type="dxa"/>
            <w:tcBorders>
              <w:top w:val="single" w:sz="4" w:space="0" w:color="auto"/>
              <w:left w:val="single" w:sz="4" w:space="0" w:color="auto"/>
              <w:bottom w:val="single" w:sz="4" w:space="0" w:color="auto"/>
              <w:right w:val="single" w:sz="4" w:space="0" w:color="auto"/>
            </w:tcBorders>
            <w:vAlign w:val="center"/>
          </w:tcPr>
          <w:p w14:paraId="1EF2C688"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62B72054"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266016F3" w14:textId="77777777" w:rsidR="00263770" w:rsidRDefault="00263770" w:rsidP="00263770">
            <w:pPr>
              <w:suppressAutoHyphens/>
              <w:spacing w:before="20" w:after="20"/>
              <w:ind w:left="86" w:right="58"/>
              <w:jc w:val="center"/>
              <w:rPr>
                <w:b/>
                <w:color w:val="FF0000"/>
                <w:lang w:val="en-GB"/>
              </w:rPr>
            </w:pPr>
          </w:p>
        </w:tc>
      </w:tr>
      <w:tr w:rsidR="00263770" w:rsidRPr="007A0F9B" w14:paraId="32C10B1B" w14:textId="77777777" w:rsidTr="00263770">
        <w:trPr>
          <w:trHeight w:val="276"/>
        </w:trPr>
        <w:tc>
          <w:tcPr>
            <w:tcW w:w="450" w:type="dxa"/>
            <w:tcBorders>
              <w:top w:val="single" w:sz="4" w:space="0" w:color="auto"/>
              <w:left w:val="single" w:sz="4" w:space="0" w:color="auto"/>
              <w:bottom w:val="single" w:sz="4" w:space="0" w:color="auto"/>
              <w:right w:val="single" w:sz="4" w:space="0" w:color="auto"/>
            </w:tcBorders>
            <w:vAlign w:val="center"/>
            <w:hideMark/>
          </w:tcPr>
          <w:p w14:paraId="466DF9B4" w14:textId="77777777" w:rsidR="00263770" w:rsidRDefault="00263770" w:rsidP="00263770">
            <w:pPr>
              <w:suppressAutoHyphens/>
              <w:spacing w:before="20" w:after="20"/>
              <w:ind w:right="57"/>
              <w:jc w:val="right"/>
              <w:rPr>
                <w:lang w:val="en-GB"/>
              </w:rPr>
            </w:pPr>
            <w:r>
              <w:rPr>
                <w:lang w:val="en-GB"/>
              </w:rPr>
              <w:t>16.</w:t>
            </w:r>
          </w:p>
        </w:tc>
        <w:tc>
          <w:tcPr>
            <w:tcW w:w="7630" w:type="dxa"/>
            <w:tcBorders>
              <w:top w:val="single" w:sz="4" w:space="0" w:color="auto"/>
              <w:left w:val="single" w:sz="4" w:space="0" w:color="auto"/>
              <w:bottom w:val="single" w:sz="4" w:space="0" w:color="auto"/>
              <w:right w:val="single" w:sz="4" w:space="0" w:color="auto"/>
            </w:tcBorders>
            <w:hideMark/>
          </w:tcPr>
          <w:p w14:paraId="0411373A" w14:textId="77777777" w:rsidR="00263770" w:rsidRDefault="00263770" w:rsidP="00263770">
            <w:pPr>
              <w:suppressAutoHyphens/>
              <w:spacing w:before="20" w:after="20"/>
              <w:ind w:left="90" w:right="57"/>
              <w:rPr>
                <w:lang w:val="en-GB"/>
              </w:rPr>
            </w:pPr>
            <w:r>
              <w:rPr>
                <w:lang w:val="en-GB"/>
              </w:rPr>
              <w:t>Are all open issues transferred to the defects table?</w:t>
            </w:r>
          </w:p>
        </w:tc>
        <w:tc>
          <w:tcPr>
            <w:tcW w:w="567" w:type="dxa"/>
            <w:tcBorders>
              <w:top w:val="single" w:sz="4" w:space="0" w:color="auto"/>
              <w:left w:val="single" w:sz="4" w:space="0" w:color="auto"/>
              <w:bottom w:val="single" w:sz="4" w:space="0" w:color="auto"/>
              <w:right w:val="single" w:sz="4" w:space="0" w:color="auto"/>
            </w:tcBorders>
            <w:vAlign w:val="center"/>
          </w:tcPr>
          <w:p w14:paraId="23804E77" w14:textId="77777777" w:rsidR="00263770" w:rsidRDefault="00263770" w:rsidP="00263770">
            <w:pPr>
              <w:suppressAutoHyphens/>
              <w:spacing w:before="20" w:after="20"/>
              <w:ind w:left="86" w:right="58"/>
              <w:jc w:val="center"/>
              <w:rPr>
                <w:b/>
                <w:color w:val="FF0000"/>
                <w:lang w:val="en-GB"/>
              </w:rPr>
            </w:pPr>
            <w:r>
              <w:rPr>
                <w:b/>
                <w:color w:val="FF0000"/>
                <w:lang w:val="en-GB"/>
              </w:rPr>
              <w:t>X</w:t>
            </w:r>
          </w:p>
        </w:tc>
        <w:tc>
          <w:tcPr>
            <w:tcW w:w="425" w:type="dxa"/>
            <w:tcBorders>
              <w:top w:val="single" w:sz="4" w:space="0" w:color="auto"/>
              <w:left w:val="single" w:sz="4" w:space="0" w:color="auto"/>
              <w:bottom w:val="single" w:sz="4" w:space="0" w:color="auto"/>
              <w:right w:val="single" w:sz="4" w:space="0" w:color="auto"/>
            </w:tcBorders>
            <w:vAlign w:val="center"/>
          </w:tcPr>
          <w:p w14:paraId="0C4EED05" w14:textId="77777777" w:rsidR="00263770" w:rsidRDefault="00263770" w:rsidP="00263770">
            <w:pPr>
              <w:suppressAutoHyphens/>
              <w:spacing w:before="20" w:after="20"/>
              <w:ind w:left="86" w:right="58"/>
              <w:jc w:val="center"/>
              <w:rPr>
                <w:b/>
                <w:color w:val="FF0000"/>
                <w:lang w:val="en-GB"/>
              </w:rPr>
            </w:pPr>
          </w:p>
        </w:tc>
        <w:tc>
          <w:tcPr>
            <w:tcW w:w="567" w:type="dxa"/>
            <w:tcBorders>
              <w:top w:val="single" w:sz="4" w:space="0" w:color="auto"/>
              <w:left w:val="single" w:sz="4" w:space="0" w:color="auto"/>
              <w:bottom w:val="single" w:sz="4" w:space="0" w:color="auto"/>
              <w:right w:val="single" w:sz="4" w:space="0" w:color="auto"/>
            </w:tcBorders>
            <w:vAlign w:val="center"/>
          </w:tcPr>
          <w:p w14:paraId="4AE79EB9" w14:textId="77777777" w:rsidR="00263770" w:rsidRDefault="00263770" w:rsidP="00263770">
            <w:pPr>
              <w:suppressAutoHyphens/>
              <w:spacing w:before="20" w:after="20"/>
              <w:ind w:left="86" w:right="58"/>
              <w:jc w:val="center"/>
              <w:rPr>
                <w:b/>
                <w:color w:val="FF0000"/>
                <w:lang w:val="en-GB"/>
              </w:rPr>
            </w:pPr>
          </w:p>
        </w:tc>
      </w:tr>
    </w:tbl>
    <w:p w14:paraId="32D3D3DD" w14:textId="77777777" w:rsidR="00263770" w:rsidRDefault="00263770" w:rsidP="00263770">
      <w:pPr>
        <w:tabs>
          <w:tab w:val="left" w:pos="3969"/>
          <w:tab w:val="left" w:pos="5670"/>
          <w:tab w:val="left" w:pos="6804"/>
        </w:tabs>
        <w:rPr>
          <w:b/>
          <w:szCs w:val="20"/>
          <w:lang w:val="en-GB"/>
        </w:rPr>
      </w:pPr>
    </w:p>
    <w:p w14:paraId="0373A2F3" w14:textId="77777777" w:rsidR="00263770" w:rsidRDefault="00263770" w:rsidP="00263770">
      <w:pPr>
        <w:tabs>
          <w:tab w:val="left" w:pos="3969"/>
          <w:tab w:val="left" w:pos="5670"/>
          <w:tab w:val="left" w:pos="6804"/>
        </w:tabs>
        <w:rPr>
          <w:b/>
          <w:lang w:val="en-GB"/>
        </w:rPr>
      </w:pPr>
      <w:r>
        <w:rPr>
          <w:b/>
          <w:lang w:val="en-GB"/>
        </w:rPr>
        <w:t>Remarks:</w:t>
      </w:r>
    </w:p>
    <w:p w14:paraId="063EF9B4" w14:textId="77777777" w:rsidR="00263770" w:rsidRPr="00B0459A" w:rsidRDefault="00263770" w:rsidP="00B0459A">
      <w:pPr>
        <w:rPr>
          <w:b/>
          <w:lang w:val="en-GB"/>
        </w:rPr>
      </w:pPr>
      <w:r>
        <w:rPr>
          <w:lang w:val="en-GB"/>
        </w:rPr>
        <w:br w:type="page"/>
      </w:r>
      <w:r w:rsidRPr="00B0459A">
        <w:rPr>
          <w:b/>
          <w:lang w:val="en-GB"/>
        </w:rPr>
        <w:lastRenderedPageBreak/>
        <w:t>Defects</w:t>
      </w:r>
    </w:p>
    <w:tbl>
      <w:tblPr>
        <w:tblW w:w="9801"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4A0" w:firstRow="1" w:lastRow="0" w:firstColumn="1" w:lastColumn="0" w:noHBand="0" w:noVBand="1"/>
      </w:tblPr>
      <w:tblGrid>
        <w:gridCol w:w="630"/>
        <w:gridCol w:w="1375"/>
        <w:gridCol w:w="5717"/>
        <w:gridCol w:w="810"/>
        <w:gridCol w:w="1269"/>
      </w:tblGrid>
      <w:tr w:rsidR="00263770" w14:paraId="34A69F3D" w14:textId="77777777" w:rsidTr="00B0459A">
        <w:trPr>
          <w:cantSplit/>
        </w:trPr>
        <w:tc>
          <w:tcPr>
            <w:tcW w:w="630" w:type="dxa"/>
            <w:tcBorders>
              <w:top w:val="single" w:sz="6" w:space="0" w:color="auto"/>
              <w:left w:val="single" w:sz="6" w:space="0" w:color="auto"/>
              <w:bottom w:val="single" w:sz="6" w:space="0" w:color="auto"/>
              <w:right w:val="single" w:sz="6" w:space="0" w:color="auto"/>
            </w:tcBorders>
            <w:shd w:val="pct15" w:color="auto" w:fill="auto"/>
            <w:hideMark/>
          </w:tcPr>
          <w:p w14:paraId="38FE356C" w14:textId="77777777" w:rsidR="00263770" w:rsidRDefault="00263770" w:rsidP="00263770">
            <w:pPr>
              <w:tabs>
                <w:tab w:val="left" w:pos="1276"/>
              </w:tabs>
              <w:ind w:right="57"/>
              <w:rPr>
                <w:lang w:val="en-GB"/>
              </w:rPr>
            </w:pPr>
            <w:r>
              <w:rPr>
                <w:lang w:val="en-GB"/>
              </w:rPr>
              <w:t>No.</w:t>
            </w:r>
          </w:p>
        </w:tc>
        <w:tc>
          <w:tcPr>
            <w:tcW w:w="1375" w:type="dxa"/>
            <w:tcBorders>
              <w:top w:val="single" w:sz="6" w:space="0" w:color="auto"/>
              <w:left w:val="single" w:sz="6" w:space="0" w:color="auto"/>
              <w:bottom w:val="single" w:sz="6" w:space="0" w:color="auto"/>
              <w:right w:val="single" w:sz="6" w:space="0" w:color="auto"/>
            </w:tcBorders>
            <w:shd w:val="pct15" w:color="auto" w:fill="auto"/>
            <w:hideMark/>
          </w:tcPr>
          <w:p w14:paraId="0B545192" w14:textId="77777777" w:rsidR="00263770" w:rsidRDefault="00263770" w:rsidP="00263770">
            <w:pPr>
              <w:ind w:right="57"/>
              <w:rPr>
                <w:lang w:val="en-GB"/>
              </w:rPr>
            </w:pPr>
            <w:r>
              <w:rPr>
                <w:lang w:val="en-GB"/>
              </w:rPr>
              <w:t>Checkpoint</w:t>
            </w:r>
          </w:p>
        </w:tc>
        <w:tc>
          <w:tcPr>
            <w:tcW w:w="5717" w:type="dxa"/>
            <w:tcBorders>
              <w:top w:val="single" w:sz="6" w:space="0" w:color="auto"/>
              <w:left w:val="single" w:sz="6" w:space="0" w:color="auto"/>
              <w:bottom w:val="single" w:sz="6" w:space="0" w:color="auto"/>
              <w:right w:val="single" w:sz="6" w:space="0" w:color="auto"/>
            </w:tcBorders>
            <w:shd w:val="pct15" w:color="auto" w:fill="auto"/>
            <w:hideMark/>
          </w:tcPr>
          <w:p w14:paraId="3CC9FFA4" w14:textId="77777777" w:rsidR="00263770" w:rsidRDefault="00263770" w:rsidP="00263770">
            <w:pPr>
              <w:tabs>
                <w:tab w:val="left" w:pos="1276"/>
              </w:tabs>
              <w:ind w:right="57"/>
              <w:rPr>
                <w:lang w:val="en-GB"/>
              </w:rPr>
            </w:pPr>
            <w:r>
              <w:rPr>
                <w:lang w:val="en-GB"/>
              </w:rPr>
              <w:t>Description</w:t>
            </w:r>
          </w:p>
        </w:tc>
        <w:tc>
          <w:tcPr>
            <w:tcW w:w="810" w:type="dxa"/>
            <w:tcBorders>
              <w:top w:val="single" w:sz="6" w:space="0" w:color="auto"/>
              <w:left w:val="single" w:sz="6" w:space="0" w:color="auto"/>
              <w:bottom w:val="single" w:sz="6" w:space="0" w:color="auto"/>
              <w:right w:val="single" w:sz="6" w:space="0" w:color="auto"/>
            </w:tcBorders>
            <w:shd w:val="pct15" w:color="auto" w:fill="auto"/>
            <w:hideMark/>
          </w:tcPr>
          <w:p w14:paraId="2C6119DC" w14:textId="77777777" w:rsidR="00263770" w:rsidRDefault="00263770" w:rsidP="00263770">
            <w:pPr>
              <w:tabs>
                <w:tab w:val="left" w:pos="1276"/>
              </w:tabs>
              <w:ind w:right="57"/>
              <w:jc w:val="center"/>
              <w:rPr>
                <w:lang w:val="en-GB"/>
              </w:rPr>
            </w:pPr>
            <w:r>
              <w:rPr>
                <w:lang w:val="en-GB"/>
              </w:rPr>
              <w:t>Major Defect</w:t>
            </w:r>
          </w:p>
        </w:tc>
        <w:tc>
          <w:tcPr>
            <w:tcW w:w="1269" w:type="dxa"/>
            <w:tcBorders>
              <w:top w:val="single" w:sz="6" w:space="0" w:color="auto"/>
              <w:left w:val="single" w:sz="6" w:space="0" w:color="auto"/>
              <w:bottom w:val="single" w:sz="6" w:space="0" w:color="auto"/>
              <w:right w:val="single" w:sz="6" w:space="0" w:color="auto"/>
            </w:tcBorders>
            <w:shd w:val="pct15" w:color="auto" w:fill="auto"/>
            <w:hideMark/>
          </w:tcPr>
          <w:p w14:paraId="2429DA40" w14:textId="77777777" w:rsidR="00263770" w:rsidRDefault="00263770" w:rsidP="00263770">
            <w:pPr>
              <w:tabs>
                <w:tab w:val="left" w:pos="1276"/>
              </w:tabs>
              <w:rPr>
                <w:lang w:val="de-CH"/>
              </w:rPr>
            </w:pPr>
            <w:r>
              <w:rPr>
                <w:lang w:val="de-CH"/>
              </w:rPr>
              <w:t>done</w:t>
            </w:r>
          </w:p>
          <w:p w14:paraId="74A68E1B" w14:textId="77777777" w:rsidR="00263770" w:rsidRDefault="00263770" w:rsidP="00263770">
            <w:pPr>
              <w:tabs>
                <w:tab w:val="left" w:pos="1276"/>
              </w:tabs>
              <w:ind w:right="57"/>
              <w:rPr>
                <w:lang w:val="de-CH"/>
              </w:rPr>
            </w:pPr>
            <w:r>
              <w:rPr>
                <w:lang w:val="de-CH"/>
              </w:rPr>
              <w:t xml:space="preserve">Date </w:t>
            </w:r>
          </w:p>
        </w:tc>
      </w:tr>
      <w:tr w:rsidR="00263770" w14:paraId="10AFAB0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737C3B2"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315B6A0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1AFEFA17"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2CD07A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EAAFCC3" w14:textId="77777777" w:rsidR="00263770" w:rsidRDefault="00263770" w:rsidP="00263770">
            <w:pPr>
              <w:tabs>
                <w:tab w:val="left" w:pos="1276"/>
              </w:tabs>
              <w:ind w:right="57"/>
              <w:rPr>
                <w:lang w:val="de-CH"/>
              </w:rPr>
            </w:pPr>
          </w:p>
        </w:tc>
      </w:tr>
      <w:tr w:rsidR="00263770" w14:paraId="58F60A7C"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E41958B"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7512D97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F2CF674" w14:textId="77777777" w:rsidR="00263770" w:rsidRDefault="00263770" w:rsidP="00792ED3">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AF7ACB7"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7AA9A398" w14:textId="77777777" w:rsidR="00263770" w:rsidRDefault="00263770" w:rsidP="00263770">
            <w:pPr>
              <w:tabs>
                <w:tab w:val="left" w:pos="1276"/>
              </w:tabs>
              <w:ind w:right="57"/>
              <w:rPr>
                <w:lang w:val="de-CH"/>
              </w:rPr>
            </w:pPr>
          </w:p>
        </w:tc>
      </w:tr>
      <w:tr w:rsidR="00792ED3" w14:paraId="67521A1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1FD1215"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14ABA412"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17C2048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0933AB06"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1E34B6B6" w14:textId="77777777" w:rsidR="00792ED3" w:rsidRDefault="00792ED3" w:rsidP="00263770">
            <w:pPr>
              <w:tabs>
                <w:tab w:val="left" w:pos="1276"/>
              </w:tabs>
              <w:ind w:right="57"/>
              <w:rPr>
                <w:lang w:val="en-GB"/>
              </w:rPr>
            </w:pPr>
          </w:p>
        </w:tc>
      </w:tr>
      <w:tr w:rsidR="00792ED3" w14:paraId="35A79B30"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3BECF9F" w14:textId="77777777" w:rsidR="00792ED3" w:rsidRPr="00B0459A" w:rsidRDefault="00792ED3"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5A2FF19C" w14:textId="77777777" w:rsidR="00792ED3" w:rsidRDefault="00792ED3"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7C54C842" w14:textId="77777777" w:rsidR="00792ED3" w:rsidRDefault="00792ED3"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B937CF8" w14:textId="77777777" w:rsidR="00792ED3" w:rsidRDefault="00792ED3"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442E0CA3" w14:textId="77777777" w:rsidR="00792ED3" w:rsidRDefault="00792ED3" w:rsidP="00263770">
            <w:pPr>
              <w:tabs>
                <w:tab w:val="left" w:pos="1276"/>
              </w:tabs>
              <w:ind w:right="57"/>
              <w:rPr>
                <w:lang w:val="en-GB"/>
              </w:rPr>
            </w:pPr>
          </w:p>
        </w:tc>
      </w:tr>
      <w:tr w:rsidR="00263770" w14:paraId="6EB6EE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9F94F55" w14:textId="77777777" w:rsidR="00263770" w:rsidRPr="00B0459A"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6C657A58"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0C137596"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192B975"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4E19FA9" w14:textId="77777777" w:rsidR="00263770" w:rsidRDefault="00263770" w:rsidP="00263770">
            <w:pPr>
              <w:tabs>
                <w:tab w:val="left" w:pos="1276"/>
              </w:tabs>
              <w:ind w:right="57"/>
              <w:rPr>
                <w:lang w:val="en-GB"/>
              </w:rPr>
            </w:pPr>
          </w:p>
        </w:tc>
      </w:tr>
      <w:tr w:rsidR="00263770" w14:paraId="413E0A4B"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AE042D4" w14:textId="77777777" w:rsidR="00263770" w:rsidRPr="00B0459A"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870B6D4"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6722A793"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78393F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DD00AE0" w14:textId="77777777" w:rsidR="00263770" w:rsidRDefault="00263770" w:rsidP="00263770">
            <w:pPr>
              <w:tabs>
                <w:tab w:val="left" w:pos="1276"/>
              </w:tabs>
              <w:ind w:right="57"/>
              <w:rPr>
                <w:lang w:val="de-CH"/>
              </w:rPr>
            </w:pPr>
          </w:p>
        </w:tc>
      </w:tr>
      <w:tr w:rsidR="00263770" w14:paraId="68C1F8C7"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041DADB3"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19D6653"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0E6B3DC5"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432D6A36"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40506F13" w14:textId="77777777" w:rsidR="00263770" w:rsidRDefault="00263770" w:rsidP="00742BCF">
            <w:pPr>
              <w:tabs>
                <w:tab w:val="left" w:pos="1276"/>
              </w:tabs>
              <w:ind w:right="57"/>
              <w:rPr>
                <w:lang w:val="de-CH"/>
              </w:rPr>
            </w:pPr>
          </w:p>
        </w:tc>
      </w:tr>
      <w:tr w:rsidR="00263770" w14:paraId="42201D14"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7471D211"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4D94C5F8"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5F7B953B"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2318E5FB"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0D3B9718" w14:textId="77777777" w:rsidR="00263770" w:rsidRDefault="00263770" w:rsidP="00263770">
            <w:pPr>
              <w:tabs>
                <w:tab w:val="left" w:pos="1276"/>
              </w:tabs>
              <w:ind w:right="57"/>
              <w:rPr>
                <w:lang w:val="de-CH"/>
              </w:rPr>
            </w:pPr>
          </w:p>
        </w:tc>
      </w:tr>
      <w:tr w:rsidR="00263770" w14:paraId="0DD82748"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65086C4B" w14:textId="77777777" w:rsidR="00263770" w:rsidRDefault="00263770" w:rsidP="00B0459A">
            <w:pPr>
              <w:tabs>
                <w:tab w:val="left" w:pos="1276"/>
              </w:tabs>
              <w:ind w:right="57"/>
              <w:jc w:val="center"/>
              <w:rPr>
                <w:lang w:val="de-CH"/>
              </w:rPr>
            </w:pPr>
          </w:p>
        </w:tc>
        <w:tc>
          <w:tcPr>
            <w:tcW w:w="1375" w:type="dxa"/>
            <w:tcBorders>
              <w:top w:val="single" w:sz="6" w:space="0" w:color="auto"/>
              <w:left w:val="single" w:sz="6" w:space="0" w:color="auto"/>
              <w:bottom w:val="single" w:sz="6" w:space="0" w:color="auto"/>
              <w:right w:val="single" w:sz="6" w:space="0" w:color="auto"/>
            </w:tcBorders>
          </w:tcPr>
          <w:p w14:paraId="0F2F65E5" w14:textId="77777777" w:rsidR="00263770" w:rsidRDefault="00263770" w:rsidP="00263770">
            <w:pPr>
              <w:ind w:right="57"/>
              <w:rPr>
                <w:lang w:val="de-CH"/>
              </w:rPr>
            </w:pPr>
          </w:p>
        </w:tc>
        <w:tc>
          <w:tcPr>
            <w:tcW w:w="5717" w:type="dxa"/>
            <w:tcBorders>
              <w:top w:val="single" w:sz="6" w:space="0" w:color="auto"/>
              <w:left w:val="single" w:sz="6" w:space="0" w:color="auto"/>
              <w:bottom w:val="single" w:sz="6" w:space="0" w:color="auto"/>
              <w:right w:val="single" w:sz="6" w:space="0" w:color="auto"/>
            </w:tcBorders>
          </w:tcPr>
          <w:p w14:paraId="2864C434" w14:textId="77777777" w:rsidR="00263770" w:rsidRDefault="00263770" w:rsidP="00263770">
            <w:pPr>
              <w:ind w:right="57"/>
              <w:rPr>
                <w:lang w:val="de-CH"/>
              </w:rPr>
            </w:pPr>
          </w:p>
        </w:tc>
        <w:tc>
          <w:tcPr>
            <w:tcW w:w="810" w:type="dxa"/>
            <w:tcBorders>
              <w:top w:val="single" w:sz="6" w:space="0" w:color="auto"/>
              <w:left w:val="single" w:sz="6" w:space="0" w:color="auto"/>
              <w:bottom w:val="single" w:sz="6" w:space="0" w:color="auto"/>
              <w:right w:val="single" w:sz="6" w:space="0" w:color="auto"/>
            </w:tcBorders>
          </w:tcPr>
          <w:p w14:paraId="3CC7D9B4" w14:textId="77777777" w:rsidR="00263770" w:rsidRDefault="00263770" w:rsidP="00263770">
            <w:pPr>
              <w:ind w:right="57"/>
              <w:rPr>
                <w:lang w:val="de-CH"/>
              </w:rPr>
            </w:pPr>
          </w:p>
        </w:tc>
        <w:tc>
          <w:tcPr>
            <w:tcW w:w="1269" w:type="dxa"/>
            <w:tcBorders>
              <w:top w:val="single" w:sz="6" w:space="0" w:color="auto"/>
              <w:left w:val="single" w:sz="6" w:space="0" w:color="auto"/>
              <w:bottom w:val="single" w:sz="6" w:space="0" w:color="auto"/>
              <w:right w:val="single" w:sz="6" w:space="0" w:color="auto"/>
            </w:tcBorders>
          </w:tcPr>
          <w:p w14:paraId="59F7ADEC" w14:textId="77777777" w:rsidR="00263770" w:rsidRDefault="00263770" w:rsidP="00263770">
            <w:pPr>
              <w:tabs>
                <w:tab w:val="left" w:pos="1276"/>
              </w:tabs>
              <w:ind w:right="57"/>
              <w:rPr>
                <w:lang w:val="de-CH"/>
              </w:rPr>
            </w:pPr>
          </w:p>
        </w:tc>
      </w:tr>
      <w:tr w:rsidR="00263770" w14:paraId="6F98EF4A"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3867A1E4" w14:textId="77777777" w:rsidR="00263770" w:rsidRDefault="00263770" w:rsidP="00B0459A">
            <w:pPr>
              <w:tabs>
                <w:tab w:val="left" w:pos="1276"/>
              </w:tabs>
              <w:ind w:right="57"/>
              <w:jc w:val="center"/>
              <w:rPr>
                <w:lang w:val="en-GB"/>
              </w:rPr>
            </w:pPr>
          </w:p>
        </w:tc>
        <w:tc>
          <w:tcPr>
            <w:tcW w:w="1375" w:type="dxa"/>
            <w:tcBorders>
              <w:top w:val="single" w:sz="6" w:space="0" w:color="auto"/>
              <w:left w:val="single" w:sz="6" w:space="0" w:color="auto"/>
              <w:bottom w:val="single" w:sz="6" w:space="0" w:color="auto"/>
              <w:right w:val="single" w:sz="6" w:space="0" w:color="auto"/>
            </w:tcBorders>
          </w:tcPr>
          <w:p w14:paraId="7ABA6C29"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CD453E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58A3E497"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2285519E" w14:textId="77777777" w:rsidR="00263770" w:rsidRDefault="00263770" w:rsidP="00263770">
            <w:pPr>
              <w:tabs>
                <w:tab w:val="left" w:pos="1276"/>
              </w:tabs>
              <w:ind w:right="57"/>
              <w:rPr>
                <w:lang w:val="en-GB"/>
              </w:rPr>
            </w:pPr>
          </w:p>
        </w:tc>
      </w:tr>
      <w:tr w:rsidR="00263770" w14:paraId="1C8BE803" w14:textId="77777777" w:rsidTr="00B0459A">
        <w:trPr>
          <w:cantSplit/>
        </w:trPr>
        <w:tc>
          <w:tcPr>
            <w:tcW w:w="630" w:type="dxa"/>
            <w:tcBorders>
              <w:top w:val="single" w:sz="6" w:space="0" w:color="auto"/>
              <w:left w:val="single" w:sz="6" w:space="0" w:color="auto"/>
              <w:bottom w:val="single" w:sz="6" w:space="0" w:color="auto"/>
              <w:right w:val="single" w:sz="6" w:space="0" w:color="auto"/>
            </w:tcBorders>
          </w:tcPr>
          <w:p w14:paraId="5920E25E" w14:textId="77777777" w:rsidR="00263770" w:rsidRDefault="00263770" w:rsidP="00263770">
            <w:pPr>
              <w:tabs>
                <w:tab w:val="left" w:pos="1276"/>
              </w:tabs>
              <w:ind w:right="57"/>
              <w:rPr>
                <w:lang w:val="en-GB"/>
              </w:rPr>
            </w:pPr>
          </w:p>
        </w:tc>
        <w:tc>
          <w:tcPr>
            <w:tcW w:w="1375" w:type="dxa"/>
            <w:tcBorders>
              <w:top w:val="single" w:sz="6" w:space="0" w:color="auto"/>
              <w:left w:val="single" w:sz="6" w:space="0" w:color="auto"/>
              <w:bottom w:val="single" w:sz="6" w:space="0" w:color="auto"/>
              <w:right w:val="single" w:sz="6" w:space="0" w:color="auto"/>
            </w:tcBorders>
          </w:tcPr>
          <w:p w14:paraId="5D990CFC" w14:textId="77777777" w:rsidR="00263770" w:rsidRDefault="00263770" w:rsidP="00263770">
            <w:pPr>
              <w:ind w:right="57"/>
              <w:rPr>
                <w:lang w:val="en-GB"/>
              </w:rPr>
            </w:pPr>
          </w:p>
        </w:tc>
        <w:tc>
          <w:tcPr>
            <w:tcW w:w="5717" w:type="dxa"/>
            <w:tcBorders>
              <w:top w:val="single" w:sz="6" w:space="0" w:color="auto"/>
              <w:left w:val="single" w:sz="6" w:space="0" w:color="auto"/>
              <w:bottom w:val="single" w:sz="6" w:space="0" w:color="auto"/>
              <w:right w:val="single" w:sz="6" w:space="0" w:color="auto"/>
            </w:tcBorders>
          </w:tcPr>
          <w:p w14:paraId="5393FB68" w14:textId="77777777" w:rsidR="00263770" w:rsidRDefault="00263770" w:rsidP="00263770">
            <w:pPr>
              <w:ind w:right="57"/>
              <w:rPr>
                <w:lang w:val="en-GB"/>
              </w:rPr>
            </w:pPr>
          </w:p>
        </w:tc>
        <w:tc>
          <w:tcPr>
            <w:tcW w:w="810" w:type="dxa"/>
            <w:tcBorders>
              <w:top w:val="single" w:sz="6" w:space="0" w:color="auto"/>
              <w:left w:val="single" w:sz="6" w:space="0" w:color="auto"/>
              <w:bottom w:val="single" w:sz="6" w:space="0" w:color="auto"/>
              <w:right w:val="single" w:sz="6" w:space="0" w:color="auto"/>
            </w:tcBorders>
          </w:tcPr>
          <w:p w14:paraId="6F20B924" w14:textId="77777777" w:rsidR="00263770" w:rsidRDefault="00263770" w:rsidP="00263770">
            <w:pPr>
              <w:ind w:right="57"/>
              <w:rPr>
                <w:lang w:val="en-GB"/>
              </w:rPr>
            </w:pPr>
          </w:p>
        </w:tc>
        <w:tc>
          <w:tcPr>
            <w:tcW w:w="1269" w:type="dxa"/>
            <w:tcBorders>
              <w:top w:val="single" w:sz="6" w:space="0" w:color="auto"/>
              <w:left w:val="single" w:sz="6" w:space="0" w:color="auto"/>
              <w:bottom w:val="single" w:sz="6" w:space="0" w:color="auto"/>
              <w:right w:val="single" w:sz="6" w:space="0" w:color="auto"/>
            </w:tcBorders>
          </w:tcPr>
          <w:p w14:paraId="556B9DA7" w14:textId="77777777" w:rsidR="00263770" w:rsidRDefault="00263770" w:rsidP="00263770">
            <w:pPr>
              <w:tabs>
                <w:tab w:val="left" w:pos="1276"/>
              </w:tabs>
              <w:ind w:right="57"/>
              <w:rPr>
                <w:lang w:val="en-GB"/>
              </w:rPr>
            </w:pPr>
          </w:p>
        </w:tc>
      </w:tr>
    </w:tbl>
    <w:p w14:paraId="3E50747C" w14:textId="77777777" w:rsidR="0021168D" w:rsidRDefault="0021168D" w:rsidP="0021168D">
      <w:pPr>
        <w:rPr>
          <w:lang w:val="en-GB"/>
        </w:rPr>
      </w:pPr>
    </w:p>
    <w:sectPr w:rsidR="0021168D" w:rsidSect="009E1DD9">
      <w:headerReference w:type="default" r:id="rId17"/>
      <w:pgSz w:w="11906" w:h="16838"/>
      <w:pgMar w:top="1440" w:right="1134" w:bottom="1440" w:left="1134" w:header="720" w:footer="72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9" w:author="Li, Paul(Peng)" w:date="2016-11-09T10:39:00Z" w:initials="LP">
    <w:p w14:paraId="6BDB17FC" w14:textId="224B2950" w:rsidR="00570D52" w:rsidRPr="00BA4C12" w:rsidRDefault="00570D52">
      <w:pPr>
        <w:pStyle w:val="ad"/>
        <w:rPr>
          <w:color w:val="FF0000"/>
        </w:rPr>
      </w:pPr>
      <w:r>
        <w:rPr>
          <w:rStyle w:val="ae"/>
        </w:rPr>
        <w:annotationRef/>
      </w:r>
      <w:r w:rsidRPr="00BA4C12">
        <w:rPr>
          <w:color w:val="FF0000"/>
        </w:rPr>
        <w:t>Ref to GC first…</w:t>
      </w:r>
    </w:p>
  </w:comment>
  <w:comment w:id="34" w:author="Li, Paul(Peng)" w:date="2016-11-09T11:21:00Z" w:initials="LP">
    <w:p w14:paraId="6E1F68A0" w14:textId="1EA7F095" w:rsidR="00570D52" w:rsidRPr="0088582C" w:rsidRDefault="00570D52">
      <w:pPr>
        <w:pStyle w:val="ad"/>
        <w:rPr>
          <w:rFonts w:eastAsiaTheme="minorEastAsia" w:hint="eastAsia"/>
          <w:lang w:eastAsia="zh-CN"/>
        </w:rPr>
      </w:pPr>
      <w:r>
        <w:rPr>
          <w:rStyle w:val="ae"/>
        </w:rPr>
        <w:annotationRef/>
      </w:r>
      <w:r>
        <w:rPr>
          <w:rFonts w:eastAsiaTheme="minorEastAsia"/>
          <w:lang w:eastAsia="zh-CN"/>
        </w:rPr>
        <w:t>R</w:t>
      </w:r>
      <w:r>
        <w:rPr>
          <w:rFonts w:eastAsiaTheme="minorEastAsia" w:hint="eastAsia"/>
          <w:lang w:eastAsia="zh-CN"/>
        </w:rPr>
        <w:t xml:space="preserve">ef </w:t>
      </w:r>
      <w:r>
        <w:rPr>
          <w:rFonts w:eastAsiaTheme="minorEastAsia"/>
          <w:lang w:eastAsia="zh-CN"/>
        </w:rPr>
        <w:t>to GC</w:t>
      </w:r>
    </w:p>
  </w:comment>
  <w:comment w:id="38" w:author="Li, Paul(Peng)" w:date="2016-11-07T09:30:00Z" w:initials="LP">
    <w:p w14:paraId="4BAB09BC" w14:textId="77777777" w:rsidR="00570D52" w:rsidRPr="003B0F13" w:rsidRDefault="00570D52">
      <w:pPr>
        <w:pStyle w:val="ad"/>
        <w:rPr>
          <w:rFonts w:eastAsiaTheme="minorEastAsia"/>
          <w:lang w:eastAsia="zh-CN"/>
        </w:rPr>
      </w:pPr>
      <w:r>
        <w:rPr>
          <w:rStyle w:val="ae"/>
        </w:rPr>
        <w:annotationRef/>
      </w:r>
      <w:r>
        <w:rPr>
          <w:rFonts w:eastAsiaTheme="minorEastAsia"/>
          <w:lang w:eastAsia="zh-CN"/>
        </w:rPr>
        <w:t>N</w:t>
      </w:r>
      <w:r>
        <w:rPr>
          <w:rFonts w:eastAsiaTheme="minorEastAsia" w:hint="eastAsia"/>
          <w:lang w:eastAsia="zh-CN"/>
        </w:rPr>
        <w:t xml:space="preserve">ot </w:t>
      </w:r>
      <w:r>
        <w:rPr>
          <w:rFonts w:eastAsiaTheme="minorEastAsia"/>
          <w:lang w:eastAsia="zh-CN"/>
        </w:rPr>
        <w:t>finalized yet!</w:t>
      </w:r>
    </w:p>
  </w:comment>
  <w:comment w:id="41" w:author="Li, Paul(Peng)" w:date="2016-11-09T17:13:00Z" w:initials="LP">
    <w:p w14:paraId="031A08C9" w14:textId="258178AD" w:rsidR="000B13DB" w:rsidRDefault="000B13DB">
      <w:pPr>
        <w:pStyle w:val="ad"/>
        <w:rPr>
          <w:rFonts w:eastAsiaTheme="minorEastAsia"/>
          <w:lang w:eastAsia="zh-CN"/>
        </w:rPr>
      </w:pPr>
      <w:r>
        <w:rPr>
          <w:rStyle w:val="ae"/>
        </w:rPr>
        <w:annotationRef/>
      </w:r>
      <w:r w:rsidR="001F4853">
        <w:rPr>
          <w:rFonts w:eastAsiaTheme="minorEastAsia" w:hint="eastAsia"/>
          <w:lang w:eastAsia="zh-CN"/>
        </w:rPr>
        <w:t xml:space="preserve">no </w:t>
      </w:r>
      <w:r w:rsidR="001F4853">
        <w:rPr>
          <w:rFonts w:eastAsiaTheme="minorEastAsia"/>
          <w:lang w:eastAsia="zh-CN"/>
        </w:rPr>
        <w:t xml:space="preserve">valid information from GC, I </w:t>
      </w:r>
      <w:r w:rsidR="001F4853">
        <w:rPr>
          <w:rFonts w:eastAsiaTheme="minorEastAsia"/>
          <w:lang w:eastAsia="zh-CN"/>
        </w:rPr>
        <w:t>def</w:t>
      </w:r>
      <w:r w:rsidR="001F4853">
        <w:rPr>
          <w:rFonts w:eastAsiaTheme="minorEastAsia"/>
          <w:lang w:eastAsia="zh-CN"/>
        </w:rPr>
        <w:t>i</w:t>
      </w:r>
      <w:r w:rsidR="001F4853">
        <w:rPr>
          <w:rFonts w:eastAsiaTheme="minorEastAsia"/>
          <w:lang w:eastAsia="zh-CN"/>
        </w:rPr>
        <w:t>n</w:t>
      </w:r>
      <w:r w:rsidR="001F4853">
        <w:rPr>
          <w:rFonts w:eastAsiaTheme="minorEastAsia"/>
          <w:lang w:eastAsia="zh-CN"/>
        </w:rPr>
        <w:t>e</w:t>
      </w:r>
      <w:r w:rsidR="001F4853">
        <w:rPr>
          <w:rFonts w:eastAsiaTheme="minorEastAsia"/>
          <w:lang w:eastAsia="zh-CN"/>
        </w:rPr>
        <w:t>d</w:t>
      </w:r>
      <w:r w:rsidR="001F4853">
        <w:rPr>
          <w:rFonts w:eastAsiaTheme="minorEastAsia"/>
          <w:lang w:eastAsia="zh-CN"/>
        </w:rPr>
        <w:t xml:space="preserve"> the functions, need to review</w:t>
      </w:r>
    </w:p>
    <w:p w14:paraId="72FF5817" w14:textId="77777777" w:rsidR="000B13DB" w:rsidRPr="00F16ACE" w:rsidRDefault="000B13DB">
      <w:pPr>
        <w:pStyle w:val="ad"/>
        <w:rPr>
          <w:rFonts w:eastAsiaTheme="minorEastAsia" w:hint="eastAsia"/>
          <w:lang w:eastAsia="zh-CN"/>
        </w:rPr>
      </w:pPr>
    </w:p>
  </w:comment>
  <w:comment w:id="49" w:author="Li, Paul(Peng)" w:date="2016-11-09T10:54:00Z" w:initials="LP">
    <w:p w14:paraId="5B1173E5" w14:textId="2D82D3AE" w:rsidR="00570D52" w:rsidRPr="00762F5A" w:rsidRDefault="00570D52">
      <w:pPr>
        <w:pStyle w:val="ad"/>
        <w:rPr>
          <w:rFonts w:eastAsiaTheme="minorEastAsia" w:hint="eastAsia"/>
          <w:lang w:eastAsia="zh-CN"/>
        </w:rPr>
      </w:pPr>
      <w:r>
        <w:rPr>
          <w:rStyle w:val="ae"/>
        </w:rPr>
        <w:annotationRef/>
      </w:r>
      <w:r>
        <w:rPr>
          <w:rFonts w:eastAsiaTheme="minorEastAsia" w:hint="eastAsia"/>
          <w:lang w:eastAsia="zh-CN"/>
        </w:rPr>
        <w:t>remove</w:t>
      </w:r>
    </w:p>
  </w:comment>
  <w:comment w:id="77" w:author="Liu, April(Yuanyuan)" w:date="2016-11-09T09:06:00Z" w:initials="LA">
    <w:p w14:paraId="11B40A7B" w14:textId="1DAC5D07" w:rsidR="00570D52" w:rsidRPr="00002EF4" w:rsidRDefault="00570D52">
      <w:pPr>
        <w:pStyle w:val="ad"/>
        <w:rPr>
          <w:rFonts w:eastAsiaTheme="minorEastAsia"/>
          <w:lang w:eastAsia="zh-CN"/>
        </w:rPr>
      </w:pPr>
      <w:r>
        <w:rPr>
          <w:rStyle w:val="ae"/>
        </w:rPr>
        <w:annotationRef/>
      </w:r>
      <w:r>
        <w:rPr>
          <w:rFonts w:eastAsiaTheme="minorEastAsia"/>
          <w:lang w:eastAsia="zh-CN"/>
        </w:rPr>
        <w:t>D</w:t>
      </w:r>
      <w:r>
        <w:rPr>
          <w:rFonts w:eastAsiaTheme="minorEastAsia" w:hint="eastAsia"/>
          <w:lang w:eastAsia="zh-CN"/>
        </w:rPr>
        <w:t xml:space="preserve">ilution </w:t>
      </w:r>
      <w:r>
        <w:rPr>
          <w:rFonts w:eastAsiaTheme="minorEastAsia" w:hint="eastAsia"/>
          <w:lang w:eastAsia="zh-CN"/>
        </w:rPr>
        <w:t>功能是否做成可配置的，否则不需要设置，若可配置，则相应的测试时间，</w:t>
      </w:r>
      <w:r>
        <w:rPr>
          <w:rFonts w:eastAsiaTheme="minorEastAsia" w:hint="eastAsia"/>
          <w:lang w:eastAsia="zh-CN"/>
        </w:rPr>
        <w:t>c</w:t>
      </w:r>
      <w:r>
        <w:rPr>
          <w:rFonts w:eastAsiaTheme="minorEastAsia"/>
          <w:lang w:eastAsia="zh-CN"/>
        </w:rPr>
        <w:t>alibration</w:t>
      </w:r>
      <w:r>
        <w:rPr>
          <w:rFonts w:eastAsiaTheme="minorEastAsia" w:hint="eastAsia"/>
          <w:lang w:eastAsia="zh-CN"/>
        </w:rPr>
        <w:t xml:space="preserve"> </w:t>
      </w:r>
      <w:r>
        <w:rPr>
          <w:rFonts w:eastAsiaTheme="minorEastAsia"/>
          <w:lang w:eastAsia="zh-CN"/>
        </w:rPr>
        <w:t>slope</w:t>
      </w:r>
      <w:r>
        <w:rPr>
          <w:rFonts w:eastAsiaTheme="minorEastAsia" w:hint="eastAsia"/>
          <w:lang w:eastAsia="zh-CN"/>
        </w:rPr>
        <w:t>调整范围都有影响</w:t>
      </w:r>
    </w:p>
  </w:comment>
  <w:comment w:id="111" w:author="Liu, April(Yuanyuan)" w:date="2016-11-09T08:48:00Z" w:initials="LA">
    <w:p w14:paraId="7BA1534D" w14:textId="77777777" w:rsidR="00570D52" w:rsidRPr="00B50840" w:rsidRDefault="00570D52">
      <w:pPr>
        <w:pStyle w:val="ad"/>
        <w:rPr>
          <w:rFonts w:eastAsiaTheme="minorEastAsia"/>
          <w:lang w:eastAsia="zh-CN"/>
        </w:rPr>
      </w:pPr>
      <w:r>
        <w:rPr>
          <w:rStyle w:val="ae"/>
        </w:rPr>
        <w:annotationRef/>
      </w:r>
      <w:r>
        <w:rPr>
          <w:rFonts w:eastAsiaTheme="minorEastAsia" w:hint="eastAsia"/>
          <w:lang w:eastAsia="zh-CN"/>
        </w:rPr>
        <w:t>如果时间错误或者设定错误可能永远无法启动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DB17FC" w15:done="0"/>
  <w15:commentEx w15:paraId="6E1F68A0" w15:done="0"/>
  <w15:commentEx w15:paraId="4BAB09BC" w15:done="0"/>
  <w15:commentEx w15:paraId="72FF5817" w15:done="0"/>
  <w15:commentEx w15:paraId="5B1173E5" w15:done="0"/>
  <w15:commentEx w15:paraId="11B40A7B" w15:done="0"/>
  <w15:commentEx w15:paraId="7BA1534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DAC352" w14:textId="77777777" w:rsidR="001F4853" w:rsidRDefault="001F4853">
      <w:r>
        <w:separator/>
      </w:r>
    </w:p>
  </w:endnote>
  <w:endnote w:type="continuationSeparator" w:id="0">
    <w:p w14:paraId="5141A60B" w14:textId="77777777" w:rsidR="001F4853" w:rsidRDefault="001F4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Helvetica-Obliqu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1BF527" w14:textId="77777777" w:rsidR="00570D52" w:rsidRDefault="00570D52" w:rsidP="006605B1">
    <w:r>
      <w:fldChar w:fldCharType="begin"/>
    </w:r>
    <w:r>
      <w:instrText xml:space="preserve">PAGE  </w:instrText>
    </w:r>
    <w:r>
      <w:fldChar w:fldCharType="separate"/>
    </w:r>
    <w:r>
      <w:rPr>
        <w:noProof/>
      </w:rPr>
      <w:t>1</w:t>
    </w:r>
    <w:r>
      <w:fldChar w:fldCharType="end"/>
    </w:r>
  </w:p>
  <w:p w14:paraId="0798C48B" w14:textId="77777777" w:rsidR="00570D52" w:rsidRDefault="00570D52" w:rsidP="006605B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BF3DBA" w14:textId="77777777" w:rsidR="00570D52" w:rsidRPr="000972FB" w:rsidRDefault="00570D52" w:rsidP="006605B1">
    <w:pPr>
      <w:pStyle w:val="Template-Footer"/>
      <w:rPr>
        <w:lang w:eastAsia="zh-CN"/>
      </w:rPr>
    </w:pPr>
    <w:r w:rsidRPr="00336D1B">
      <w:tab/>
      <w:t xml:space="preserve">Page </w:t>
    </w:r>
    <w:r>
      <w:fldChar w:fldCharType="begin"/>
    </w:r>
    <w:r>
      <w:instrText xml:space="preserve"> PAGE </w:instrText>
    </w:r>
    <w:r>
      <w:fldChar w:fldCharType="separate"/>
    </w:r>
    <w:r w:rsidR="00A3149F">
      <w:rPr>
        <w:noProof/>
      </w:rPr>
      <w:t>2</w:t>
    </w:r>
    <w:r>
      <w:rPr>
        <w:noProof/>
      </w:rPr>
      <w:fldChar w:fldCharType="end"/>
    </w:r>
    <w:r w:rsidRPr="00336D1B">
      <w:t xml:space="preserve"> / </w:t>
    </w:r>
    <w:fldSimple w:instr=" NUMPAGES ">
      <w:r w:rsidR="00A3149F">
        <w:rPr>
          <w:noProof/>
        </w:rPr>
        <w:t>18</w:t>
      </w:r>
    </w:fldSimple>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C7461" w14:textId="77777777" w:rsidR="00570D52" w:rsidRDefault="00570D52" w:rsidP="006605B1">
    <w:r>
      <w:t>Doc title</w:t>
    </w:r>
    <w:r>
      <w:rPr>
        <w:b/>
      </w:rPr>
      <w:t xml:space="preserve">: </w:t>
    </w:r>
    <w:r>
      <w:t>Project Management Plan</w:t>
    </w:r>
    <w:r>
      <w:rPr>
        <w:b/>
      </w:rPr>
      <w:tab/>
      <w:t xml:space="preserve">page </w:t>
    </w:r>
    <w:r>
      <w:rPr>
        <w:b/>
      </w:rPr>
      <w:fldChar w:fldCharType="begin"/>
    </w:r>
    <w:r>
      <w:rPr>
        <w:b/>
      </w:rPr>
      <w:instrText xml:space="preserve"> PAGE </w:instrText>
    </w:r>
    <w:r>
      <w:rPr>
        <w:b/>
      </w:rPr>
      <w:fldChar w:fldCharType="separate"/>
    </w:r>
    <w:r>
      <w:rPr>
        <w:b/>
        <w:noProof/>
      </w:rPr>
      <w:t>1</w:t>
    </w:r>
    <w:r>
      <w:rPr>
        <w:b/>
      </w:rPr>
      <w:fldChar w:fldCharType="end"/>
    </w:r>
    <w:r>
      <w:rPr>
        <w:b/>
      </w:rPr>
      <w:t>/</w:t>
    </w:r>
    <w:r>
      <w:rPr>
        <w:b/>
      </w:rPr>
      <w:fldChar w:fldCharType="begin"/>
    </w:r>
    <w:r>
      <w:rPr>
        <w:b/>
      </w:rPr>
      <w:instrText xml:space="preserve">\NUMPAGES </w:instrText>
    </w:r>
    <w:r>
      <w:rPr>
        <w:b/>
      </w:rPr>
      <w:fldChar w:fldCharType="separate"/>
    </w:r>
    <w:r>
      <w:rPr>
        <w:b/>
        <w:noProof/>
      </w:rPr>
      <w:t>67</w:t>
    </w:r>
    <w:r>
      <w:rPr>
        <w:b/>
      </w:rPr>
      <w:fldChar w:fldCharType="end"/>
    </w:r>
    <w:r>
      <w:rPr>
        <w:b/>
      </w:rPr>
      <w:tab/>
    </w:r>
    <w:r>
      <w:t xml:space="preserve">Doc. No. </w:t>
    </w:r>
    <w:r>
      <w:rPr>
        <w:b/>
      </w:rPr>
      <w:t xml:space="preserve">   </w:t>
    </w:r>
    <w:r>
      <w:rPr>
        <w:b/>
        <w:color w:val="FF00FF"/>
      </w:rPr>
      <w:t xml:space="preserve">3xxxxxx  </w:t>
    </w:r>
    <w:r>
      <w:rPr>
        <w:b/>
      </w:rPr>
      <w:t>P08  000</w:t>
    </w:r>
    <w:r>
      <w:t xml:space="preserve">       Version  </w:t>
    </w:r>
    <w:r>
      <w:rPr>
        <w:b/>
        <w:color w:val="FF00FF"/>
      </w:rPr>
      <w:t>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1186CC" w14:textId="77777777" w:rsidR="001F4853" w:rsidRDefault="001F4853">
      <w:r>
        <w:separator/>
      </w:r>
    </w:p>
  </w:footnote>
  <w:footnote w:type="continuationSeparator" w:id="0">
    <w:p w14:paraId="0F18B377" w14:textId="77777777" w:rsidR="001F4853" w:rsidRDefault="001F48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956DF4" w14:textId="77777777" w:rsidR="00570D52" w:rsidRDefault="00570D52" w:rsidP="006605B1">
    <w:r>
      <w:t>PROJET : 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999AB" w14:textId="77777777" w:rsidR="00570D52" w:rsidRDefault="00570D52" w:rsidP="008D0D8C">
    <w:pPr>
      <w:pStyle w:val="Pieddepage"/>
      <w:jc w:val="center"/>
    </w:pPr>
    <w:r>
      <w:t>Rainbow FW Requirements</w:t>
    </w:r>
    <w:r>
      <w:fldChar w:fldCharType="begin"/>
    </w:r>
    <w:r>
      <w:instrText xml:space="preserve"> SUBJECT  \* MERGEFORMAT </w:instrTex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84FCC"/>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B64279"/>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6A7F02"/>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4711CC3"/>
    <w:multiLevelType w:val="hybridMultilevel"/>
    <w:tmpl w:val="2A4AD64A"/>
    <w:lvl w:ilvl="0" w:tplc="D49888C0">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8E2BE7"/>
    <w:multiLevelType w:val="hybridMultilevel"/>
    <w:tmpl w:val="A600BDE2"/>
    <w:lvl w:ilvl="0" w:tplc="24C2920A">
      <w:start w:val="1"/>
      <w:numFmt w:val="decimal"/>
      <w:lvlText w:val="%1."/>
      <w:lvlJc w:val="left"/>
      <w:pPr>
        <w:ind w:left="360" w:hanging="360"/>
      </w:pPr>
      <w:rPr>
        <w:rFonts w:hint="default"/>
        <w:b w:val="0"/>
      </w:rPr>
    </w:lvl>
    <w:lvl w:ilvl="1" w:tplc="BA76BCD4">
      <w:start w:val="1"/>
      <w:numFmt w:val="decimal"/>
      <w:lvlText w:val="%2)"/>
      <w:lvlJc w:val="left"/>
      <w:pPr>
        <w:ind w:left="840" w:hanging="420"/>
      </w:pPr>
      <w:rPr>
        <w:b w:val="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73B1D80"/>
    <w:multiLevelType w:val="multilevel"/>
    <w:tmpl w:val="B5866958"/>
    <w:lvl w:ilvl="0">
      <w:start w:val="1"/>
      <w:numFmt w:val="decimal"/>
      <w:pStyle w:val="1"/>
      <w:lvlText w:val="%1"/>
      <w:lvlJc w:val="left"/>
      <w:pPr>
        <w:tabs>
          <w:tab w:val="num" w:pos="432"/>
        </w:tabs>
        <w:ind w:left="432" w:hanging="432"/>
      </w:pPr>
      <w:rPr>
        <w:rFonts w:hint="default"/>
        <w:b/>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AB73D8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CC47E47"/>
    <w:multiLevelType w:val="hybridMultilevel"/>
    <w:tmpl w:val="6EE0040C"/>
    <w:lvl w:ilvl="0" w:tplc="78BA13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10844B2D"/>
    <w:multiLevelType w:val="hybridMultilevel"/>
    <w:tmpl w:val="A3F0A1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121655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7C1085B"/>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7254DA"/>
    <w:multiLevelType w:val="hybridMultilevel"/>
    <w:tmpl w:val="2376B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7861A9"/>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3" w15:restartNumberingAfterBreak="0">
    <w:nsid w:val="26066C97"/>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331C55"/>
    <w:multiLevelType w:val="hybridMultilevel"/>
    <w:tmpl w:val="2F12107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8E92A0E"/>
    <w:multiLevelType w:val="hybridMultilevel"/>
    <w:tmpl w:val="38BA853A"/>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FA7BE0"/>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6C6C3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BB41C6"/>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19" w15:restartNumberingAfterBreak="0">
    <w:nsid w:val="301D7A21"/>
    <w:multiLevelType w:val="hybridMultilevel"/>
    <w:tmpl w:val="2ABE3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0CE0AE3"/>
    <w:multiLevelType w:val="hybridMultilevel"/>
    <w:tmpl w:val="9580F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571565"/>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90974"/>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81D5FF4"/>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64732B"/>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9DE4640"/>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E766812"/>
    <w:multiLevelType w:val="hybridMultilevel"/>
    <w:tmpl w:val="A11C5D3A"/>
    <w:lvl w:ilvl="0" w:tplc="DFC41D68">
      <w:start w:val="1"/>
      <w:numFmt w:val="decimal"/>
      <w:lvlText w:val="%1)"/>
      <w:lvlJc w:val="left"/>
      <w:pPr>
        <w:ind w:left="1080" w:hanging="36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103577A"/>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18715ED"/>
    <w:multiLevelType w:val="hybridMultilevel"/>
    <w:tmpl w:val="A3D257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DC5667"/>
    <w:multiLevelType w:val="hybridMultilevel"/>
    <w:tmpl w:val="877639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4472776"/>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31" w15:restartNumberingAfterBreak="0">
    <w:nsid w:val="44BF1FBD"/>
    <w:multiLevelType w:val="hybridMultilevel"/>
    <w:tmpl w:val="46E89A1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47DA2930"/>
    <w:multiLevelType w:val="hybridMultilevel"/>
    <w:tmpl w:val="87763942"/>
    <w:lvl w:ilvl="0" w:tplc="04090011">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33" w15:restartNumberingAfterBreak="0">
    <w:nsid w:val="49934033"/>
    <w:multiLevelType w:val="hybridMultilevel"/>
    <w:tmpl w:val="38BA853A"/>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DB240D"/>
    <w:multiLevelType w:val="hybridMultilevel"/>
    <w:tmpl w:val="615ED2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22636E8"/>
    <w:multiLevelType w:val="hybridMultilevel"/>
    <w:tmpl w:val="611A9C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2693B85"/>
    <w:multiLevelType w:val="hybridMultilevel"/>
    <w:tmpl w:val="FEEA1CFE"/>
    <w:lvl w:ilvl="0" w:tplc="746A9946">
      <w:start w:val="1"/>
      <w:numFmt w:val="decimal"/>
      <w:lvlText w:val="%1."/>
      <w:lvlJc w:val="left"/>
      <w:pPr>
        <w:ind w:left="720"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D049B8"/>
    <w:multiLevelType w:val="hybridMultilevel"/>
    <w:tmpl w:val="6EE0040C"/>
    <w:lvl w:ilvl="0" w:tplc="78BA13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15:restartNumberingAfterBreak="0">
    <w:nsid w:val="55EC7622"/>
    <w:multiLevelType w:val="hybridMultilevel"/>
    <w:tmpl w:val="6B3EA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9E20DF"/>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79E18BD"/>
    <w:multiLevelType w:val="hybridMultilevel"/>
    <w:tmpl w:val="79EA9EF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5888296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4861C1"/>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A1523B8"/>
    <w:multiLevelType w:val="hybridMultilevel"/>
    <w:tmpl w:val="9580F7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04C0C90"/>
    <w:multiLevelType w:val="hybridMultilevel"/>
    <w:tmpl w:val="8C808B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0DB7109"/>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2D375F3"/>
    <w:multiLevelType w:val="hybridMultilevel"/>
    <w:tmpl w:val="26ACDC94"/>
    <w:lvl w:ilvl="0" w:tplc="BEE298A4">
      <w:start w:val="1"/>
      <w:numFmt w:val="decimal"/>
      <w:lvlText w:val="%1)"/>
      <w:lvlJc w:val="left"/>
      <w:pPr>
        <w:ind w:left="444" w:hanging="360"/>
      </w:pPr>
      <w:rPr>
        <w:strike w:val="0"/>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47" w15:restartNumberingAfterBreak="0">
    <w:nsid w:val="64556B41"/>
    <w:multiLevelType w:val="hybridMultilevel"/>
    <w:tmpl w:val="87763942"/>
    <w:lvl w:ilvl="0" w:tplc="04090011">
      <w:start w:val="1"/>
      <w:numFmt w:val="decimal"/>
      <w:lvlText w:val="%1)"/>
      <w:lvlJc w:val="left"/>
      <w:pPr>
        <w:ind w:left="-192" w:hanging="360"/>
      </w:pPr>
    </w:lvl>
    <w:lvl w:ilvl="1" w:tplc="04090019" w:tentative="1">
      <w:start w:val="1"/>
      <w:numFmt w:val="lowerLetter"/>
      <w:lvlText w:val="%2."/>
      <w:lvlJc w:val="left"/>
      <w:pPr>
        <w:ind w:left="528" w:hanging="360"/>
      </w:pPr>
    </w:lvl>
    <w:lvl w:ilvl="2" w:tplc="0409001B" w:tentative="1">
      <w:start w:val="1"/>
      <w:numFmt w:val="lowerRoman"/>
      <w:lvlText w:val="%3."/>
      <w:lvlJc w:val="right"/>
      <w:pPr>
        <w:ind w:left="1248" w:hanging="180"/>
      </w:pPr>
    </w:lvl>
    <w:lvl w:ilvl="3" w:tplc="0409000F" w:tentative="1">
      <w:start w:val="1"/>
      <w:numFmt w:val="decimal"/>
      <w:lvlText w:val="%4."/>
      <w:lvlJc w:val="left"/>
      <w:pPr>
        <w:ind w:left="1968" w:hanging="360"/>
      </w:pPr>
    </w:lvl>
    <w:lvl w:ilvl="4" w:tplc="04090019" w:tentative="1">
      <w:start w:val="1"/>
      <w:numFmt w:val="lowerLetter"/>
      <w:lvlText w:val="%5."/>
      <w:lvlJc w:val="left"/>
      <w:pPr>
        <w:ind w:left="2688" w:hanging="360"/>
      </w:pPr>
    </w:lvl>
    <w:lvl w:ilvl="5" w:tplc="0409001B" w:tentative="1">
      <w:start w:val="1"/>
      <w:numFmt w:val="lowerRoman"/>
      <w:lvlText w:val="%6."/>
      <w:lvlJc w:val="right"/>
      <w:pPr>
        <w:ind w:left="3408" w:hanging="180"/>
      </w:pPr>
    </w:lvl>
    <w:lvl w:ilvl="6" w:tplc="0409000F" w:tentative="1">
      <w:start w:val="1"/>
      <w:numFmt w:val="decimal"/>
      <w:lvlText w:val="%7."/>
      <w:lvlJc w:val="left"/>
      <w:pPr>
        <w:ind w:left="4128" w:hanging="360"/>
      </w:pPr>
    </w:lvl>
    <w:lvl w:ilvl="7" w:tplc="04090019" w:tentative="1">
      <w:start w:val="1"/>
      <w:numFmt w:val="lowerLetter"/>
      <w:lvlText w:val="%8."/>
      <w:lvlJc w:val="left"/>
      <w:pPr>
        <w:ind w:left="4848" w:hanging="360"/>
      </w:pPr>
    </w:lvl>
    <w:lvl w:ilvl="8" w:tplc="0409001B" w:tentative="1">
      <w:start w:val="1"/>
      <w:numFmt w:val="lowerRoman"/>
      <w:lvlText w:val="%9."/>
      <w:lvlJc w:val="right"/>
      <w:pPr>
        <w:ind w:left="5568" w:hanging="180"/>
      </w:pPr>
    </w:lvl>
  </w:abstractNum>
  <w:abstractNum w:abstractNumId="48" w15:restartNumberingAfterBreak="0">
    <w:nsid w:val="6D8432BE"/>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3206298"/>
    <w:multiLevelType w:val="singleLevel"/>
    <w:tmpl w:val="2B20B1F4"/>
    <w:lvl w:ilvl="0">
      <w:start w:val="1"/>
      <w:numFmt w:val="bullet"/>
      <w:pStyle w:val="zHelpBulleted"/>
      <w:lvlText w:val=""/>
      <w:lvlJc w:val="left"/>
      <w:pPr>
        <w:tabs>
          <w:tab w:val="num" w:pos="360"/>
        </w:tabs>
        <w:ind w:left="360" w:hanging="360"/>
      </w:pPr>
      <w:rPr>
        <w:rFonts w:ascii="Symbol" w:hAnsi="Symbol" w:hint="default"/>
      </w:rPr>
    </w:lvl>
  </w:abstractNum>
  <w:abstractNum w:abstractNumId="50" w15:restartNumberingAfterBreak="0">
    <w:nsid w:val="73CD4514"/>
    <w:multiLevelType w:val="hybridMultilevel"/>
    <w:tmpl w:val="46E89A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5E054FD"/>
    <w:multiLevelType w:val="hybridMultilevel"/>
    <w:tmpl w:val="2376B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926861"/>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9685A5D"/>
    <w:multiLevelType w:val="hybridMultilevel"/>
    <w:tmpl w:val="8C808B0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BA244CB"/>
    <w:multiLevelType w:val="hybridMultilevel"/>
    <w:tmpl w:val="452633FE"/>
    <w:lvl w:ilvl="0" w:tplc="1696D5F8">
      <w:start w:val="1"/>
      <w:numFmt w:val="decimal"/>
      <w:lvlText w:val="%1)"/>
      <w:lvlJc w:val="left"/>
      <w:pPr>
        <w:ind w:left="804" w:hanging="360"/>
      </w:pPr>
      <w:rPr>
        <w:strike w:val="0"/>
      </w:r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55" w15:restartNumberingAfterBreak="0">
    <w:nsid w:val="7D904940"/>
    <w:multiLevelType w:val="hybridMultilevel"/>
    <w:tmpl w:val="E5EAC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9"/>
  </w:num>
  <w:num w:numId="2">
    <w:abstractNumId w:val="51"/>
  </w:num>
  <w:num w:numId="3">
    <w:abstractNumId w:val="15"/>
  </w:num>
  <w:num w:numId="4">
    <w:abstractNumId w:val="36"/>
  </w:num>
  <w:num w:numId="5">
    <w:abstractNumId w:val="24"/>
  </w:num>
  <w:num w:numId="6">
    <w:abstractNumId w:val="33"/>
  </w:num>
  <w:num w:numId="7">
    <w:abstractNumId w:val="20"/>
  </w:num>
  <w:num w:numId="8">
    <w:abstractNumId w:val="55"/>
  </w:num>
  <w:num w:numId="9">
    <w:abstractNumId w:val="38"/>
  </w:num>
  <w:num w:numId="10">
    <w:abstractNumId w:val="5"/>
  </w:num>
  <w:num w:numId="11">
    <w:abstractNumId w:val="4"/>
  </w:num>
  <w:num w:numId="12">
    <w:abstractNumId w:val="34"/>
  </w:num>
  <w:num w:numId="13">
    <w:abstractNumId w:val="22"/>
  </w:num>
  <w:num w:numId="14">
    <w:abstractNumId w:val="11"/>
  </w:num>
  <w:num w:numId="15">
    <w:abstractNumId w:val="1"/>
  </w:num>
  <w:num w:numId="16">
    <w:abstractNumId w:val="29"/>
  </w:num>
  <w:num w:numId="17">
    <w:abstractNumId w:val="27"/>
  </w:num>
  <w:num w:numId="18">
    <w:abstractNumId w:val="26"/>
  </w:num>
  <w:num w:numId="19">
    <w:abstractNumId w:val="25"/>
  </w:num>
  <w:num w:numId="20">
    <w:abstractNumId w:val="47"/>
  </w:num>
  <w:num w:numId="21">
    <w:abstractNumId w:val="8"/>
  </w:num>
  <w:num w:numId="22">
    <w:abstractNumId w:val="50"/>
  </w:num>
  <w:num w:numId="23">
    <w:abstractNumId w:val="30"/>
  </w:num>
  <w:num w:numId="24">
    <w:abstractNumId w:val="12"/>
  </w:num>
  <w:num w:numId="25">
    <w:abstractNumId w:val="39"/>
  </w:num>
  <w:num w:numId="26">
    <w:abstractNumId w:val="37"/>
  </w:num>
  <w:num w:numId="27">
    <w:abstractNumId w:val="7"/>
  </w:num>
  <w:num w:numId="28">
    <w:abstractNumId w:val="6"/>
  </w:num>
  <w:num w:numId="29">
    <w:abstractNumId w:val="31"/>
  </w:num>
  <w:num w:numId="30">
    <w:abstractNumId w:val="9"/>
  </w:num>
  <w:num w:numId="31">
    <w:abstractNumId w:val="32"/>
  </w:num>
  <w:num w:numId="32">
    <w:abstractNumId w:val="46"/>
  </w:num>
  <w:num w:numId="33">
    <w:abstractNumId w:val="18"/>
  </w:num>
  <w:num w:numId="34">
    <w:abstractNumId w:val="44"/>
  </w:num>
  <w:num w:numId="35">
    <w:abstractNumId w:val="41"/>
  </w:num>
  <w:num w:numId="36">
    <w:abstractNumId w:val="0"/>
  </w:num>
  <w:num w:numId="37">
    <w:abstractNumId w:val="43"/>
  </w:num>
  <w:num w:numId="38">
    <w:abstractNumId w:val="13"/>
  </w:num>
  <w:num w:numId="39">
    <w:abstractNumId w:val="17"/>
  </w:num>
  <w:num w:numId="40">
    <w:abstractNumId w:val="48"/>
  </w:num>
  <w:num w:numId="41">
    <w:abstractNumId w:val="21"/>
  </w:num>
  <w:num w:numId="42">
    <w:abstractNumId w:val="52"/>
  </w:num>
  <w:num w:numId="43">
    <w:abstractNumId w:val="53"/>
  </w:num>
  <w:num w:numId="44">
    <w:abstractNumId w:val="42"/>
  </w:num>
  <w:num w:numId="45">
    <w:abstractNumId w:val="16"/>
  </w:num>
  <w:num w:numId="46">
    <w:abstractNumId w:val="2"/>
  </w:num>
  <w:num w:numId="47">
    <w:abstractNumId w:val="45"/>
  </w:num>
  <w:num w:numId="48">
    <w:abstractNumId w:val="10"/>
  </w:num>
  <w:num w:numId="49">
    <w:abstractNumId w:val="23"/>
  </w:num>
  <w:num w:numId="50">
    <w:abstractNumId w:val="40"/>
  </w:num>
  <w:num w:numId="51">
    <w:abstractNumId w:val="54"/>
  </w:num>
  <w:num w:numId="52">
    <w:abstractNumId w:val="19"/>
  </w:num>
  <w:num w:numId="53">
    <w:abstractNumId w:val="28"/>
  </w:num>
  <w:num w:numId="54">
    <w:abstractNumId w:val="3"/>
  </w:num>
  <w:num w:numId="55">
    <w:abstractNumId w:val="35"/>
  </w:num>
  <w:num w:numId="56">
    <w:abstractNumId w:val="14"/>
  </w:num>
  <w:numIdMacAtCleanup w:val="5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 Paul(Peng)">
    <w15:presenceInfo w15:providerId="AD" w15:userId="S-1-5-21-3885628404-3467792289-2645945612-40264"/>
  </w15:person>
  <w15:person w15:author="Liu, April(Yuanyuan)">
    <w15:presenceInfo w15:providerId="AD" w15:userId="S-1-5-21-3885628404-3467792289-2645945612-22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06651C"/>
    <w:rsid w:val="00000FB3"/>
    <w:rsid w:val="00002373"/>
    <w:rsid w:val="00002ABA"/>
    <w:rsid w:val="00002DF7"/>
    <w:rsid w:val="00002EF4"/>
    <w:rsid w:val="000140CB"/>
    <w:rsid w:val="000315B7"/>
    <w:rsid w:val="00037C7D"/>
    <w:rsid w:val="00045C81"/>
    <w:rsid w:val="00046B5A"/>
    <w:rsid w:val="00055F93"/>
    <w:rsid w:val="0006651C"/>
    <w:rsid w:val="0007558E"/>
    <w:rsid w:val="000808D8"/>
    <w:rsid w:val="00081952"/>
    <w:rsid w:val="00097D2E"/>
    <w:rsid w:val="000A4104"/>
    <w:rsid w:val="000A473C"/>
    <w:rsid w:val="000A4869"/>
    <w:rsid w:val="000A5683"/>
    <w:rsid w:val="000A7AD5"/>
    <w:rsid w:val="000B13DB"/>
    <w:rsid w:val="000D6292"/>
    <w:rsid w:val="000E05E0"/>
    <w:rsid w:val="00123F77"/>
    <w:rsid w:val="00133C37"/>
    <w:rsid w:val="00145C6F"/>
    <w:rsid w:val="00146BBD"/>
    <w:rsid w:val="00147390"/>
    <w:rsid w:val="00150983"/>
    <w:rsid w:val="00153DB9"/>
    <w:rsid w:val="00173760"/>
    <w:rsid w:val="001739F9"/>
    <w:rsid w:val="001750D6"/>
    <w:rsid w:val="00177661"/>
    <w:rsid w:val="001A6CB2"/>
    <w:rsid w:val="001D26FB"/>
    <w:rsid w:val="001D67BC"/>
    <w:rsid w:val="001E4D52"/>
    <w:rsid w:val="001E6077"/>
    <w:rsid w:val="001E6171"/>
    <w:rsid w:val="001F4853"/>
    <w:rsid w:val="002030E1"/>
    <w:rsid w:val="00203B8B"/>
    <w:rsid w:val="002062A1"/>
    <w:rsid w:val="0021111E"/>
    <w:rsid w:val="0021168D"/>
    <w:rsid w:val="00214636"/>
    <w:rsid w:val="002174D4"/>
    <w:rsid w:val="00217B27"/>
    <w:rsid w:val="002235F5"/>
    <w:rsid w:val="00227178"/>
    <w:rsid w:val="00234A39"/>
    <w:rsid w:val="00237438"/>
    <w:rsid w:val="00247FD9"/>
    <w:rsid w:val="00252648"/>
    <w:rsid w:val="00262128"/>
    <w:rsid w:val="00263770"/>
    <w:rsid w:val="00264204"/>
    <w:rsid w:val="0026678C"/>
    <w:rsid w:val="00276309"/>
    <w:rsid w:val="00280301"/>
    <w:rsid w:val="002827C5"/>
    <w:rsid w:val="00292353"/>
    <w:rsid w:val="002A2EDF"/>
    <w:rsid w:val="002C2B55"/>
    <w:rsid w:val="002C2BE4"/>
    <w:rsid w:val="002C49CD"/>
    <w:rsid w:val="002D45AB"/>
    <w:rsid w:val="002D7ACC"/>
    <w:rsid w:val="002F1CB6"/>
    <w:rsid w:val="00300737"/>
    <w:rsid w:val="00304168"/>
    <w:rsid w:val="003041F8"/>
    <w:rsid w:val="00305CB0"/>
    <w:rsid w:val="00305F7B"/>
    <w:rsid w:val="003110DB"/>
    <w:rsid w:val="00311645"/>
    <w:rsid w:val="00311EF4"/>
    <w:rsid w:val="00313CE2"/>
    <w:rsid w:val="00316078"/>
    <w:rsid w:val="00325918"/>
    <w:rsid w:val="00330502"/>
    <w:rsid w:val="003420F5"/>
    <w:rsid w:val="00345CF8"/>
    <w:rsid w:val="00372427"/>
    <w:rsid w:val="00377112"/>
    <w:rsid w:val="00390837"/>
    <w:rsid w:val="003941E6"/>
    <w:rsid w:val="003955E0"/>
    <w:rsid w:val="003973FA"/>
    <w:rsid w:val="00397D94"/>
    <w:rsid w:val="003B0F13"/>
    <w:rsid w:val="003B0F38"/>
    <w:rsid w:val="003C6177"/>
    <w:rsid w:val="003D3FB6"/>
    <w:rsid w:val="003F2FD1"/>
    <w:rsid w:val="003F52A4"/>
    <w:rsid w:val="00403CB6"/>
    <w:rsid w:val="00420F5E"/>
    <w:rsid w:val="004249E0"/>
    <w:rsid w:val="00427A08"/>
    <w:rsid w:val="00430CF2"/>
    <w:rsid w:val="00431E7B"/>
    <w:rsid w:val="0043211B"/>
    <w:rsid w:val="004343E2"/>
    <w:rsid w:val="00435E62"/>
    <w:rsid w:val="00441F5D"/>
    <w:rsid w:val="00441FCC"/>
    <w:rsid w:val="0044711F"/>
    <w:rsid w:val="00450635"/>
    <w:rsid w:val="00451AEC"/>
    <w:rsid w:val="004605E6"/>
    <w:rsid w:val="00460BFD"/>
    <w:rsid w:val="00464B23"/>
    <w:rsid w:val="00471991"/>
    <w:rsid w:val="00477569"/>
    <w:rsid w:val="0048489E"/>
    <w:rsid w:val="0049211F"/>
    <w:rsid w:val="00496572"/>
    <w:rsid w:val="004A50E4"/>
    <w:rsid w:val="004A6ECF"/>
    <w:rsid w:val="004A76D3"/>
    <w:rsid w:val="004B1430"/>
    <w:rsid w:val="004D0186"/>
    <w:rsid w:val="004D2A72"/>
    <w:rsid w:val="004D654A"/>
    <w:rsid w:val="004D7899"/>
    <w:rsid w:val="004E1A64"/>
    <w:rsid w:val="004E1FAE"/>
    <w:rsid w:val="00500EAC"/>
    <w:rsid w:val="00513550"/>
    <w:rsid w:val="0053413D"/>
    <w:rsid w:val="0053465B"/>
    <w:rsid w:val="00537543"/>
    <w:rsid w:val="005441C5"/>
    <w:rsid w:val="0054535E"/>
    <w:rsid w:val="00551FA0"/>
    <w:rsid w:val="005538BE"/>
    <w:rsid w:val="00553F33"/>
    <w:rsid w:val="0056041D"/>
    <w:rsid w:val="00562BEB"/>
    <w:rsid w:val="00565EEF"/>
    <w:rsid w:val="00570D52"/>
    <w:rsid w:val="00572D85"/>
    <w:rsid w:val="00581E9F"/>
    <w:rsid w:val="005822C8"/>
    <w:rsid w:val="00583B09"/>
    <w:rsid w:val="005847AB"/>
    <w:rsid w:val="005855A3"/>
    <w:rsid w:val="00590C16"/>
    <w:rsid w:val="00595FDD"/>
    <w:rsid w:val="005964B2"/>
    <w:rsid w:val="005A0006"/>
    <w:rsid w:val="005A08E0"/>
    <w:rsid w:val="005A6683"/>
    <w:rsid w:val="005B2233"/>
    <w:rsid w:val="005B24ED"/>
    <w:rsid w:val="005B25A8"/>
    <w:rsid w:val="005C084B"/>
    <w:rsid w:val="005C439F"/>
    <w:rsid w:val="005D0192"/>
    <w:rsid w:val="005D7BCF"/>
    <w:rsid w:val="005E2FEB"/>
    <w:rsid w:val="005E45DF"/>
    <w:rsid w:val="005F1878"/>
    <w:rsid w:val="006116CC"/>
    <w:rsid w:val="00612213"/>
    <w:rsid w:val="00612536"/>
    <w:rsid w:val="006252BB"/>
    <w:rsid w:val="00627D65"/>
    <w:rsid w:val="00636B61"/>
    <w:rsid w:val="00637F67"/>
    <w:rsid w:val="006452D4"/>
    <w:rsid w:val="00651A7C"/>
    <w:rsid w:val="00651EEE"/>
    <w:rsid w:val="006537A3"/>
    <w:rsid w:val="00654000"/>
    <w:rsid w:val="00655141"/>
    <w:rsid w:val="006570F5"/>
    <w:rsid w:val="006605B1"/>
    <w:rsid w:val="00660F6A"/>
    <w:rsid w:val="00666254"/>
    <w:rsid w:val="00667966"/>
    <w:rsid w:val="00675527"/>
    <w:rsid w:val="00677E83"/>
    <w:rsid w:val="00691770"/>
    <w:rsid w:val="006928EE"/>
    <w:rsid w:val="00692C1A"/>
    <w:rsid w:val="006956D0"/>
    <w:rsid w:val="00696766"/>
    <w:rsid w:val="00697930"/>
    <w:rsid w:val="006A0759"/>
    <w:rsid w:val="006A2FD5"/>
    <w:rsid w:val="006A7573"/>
    <w:rsid w:val="006C3AB0"/>
    <w:rsid w:val="006C7597"/>
    <w:rsid w:val="006D1BA9"/>
    <w:rsid w:val="006D3521"/>
    <w:rsid w:val="006D696E"/>
    <w:rsid w:val="006D78A3"/>
    <w:rsid w:val="006E0D16"/>
    <w:rsid w:val="006E3431"/>
    <w:rsid w:val="00701683"/>
    <w:rsid w:val="00702708"/>
    <w:rsid w:val="00726479"/>
    <w:rsid w:val="00727CC4"/>
    <w:rsid w:val="00727E6F"/>
    <w:rsid w:val="00731755"/>
    <w:rsid w:val="00737500"/>
    <w:rsid w:val="00737FC6"/>
    <w:rsid w:val="00742A5D"/>
    <w:rsid w:val="00742BCF"/>
    <w:rsid w:val="0074511A"/>
    <w:rsid w:val="00747AF0"/>
    <w:rsid w:val="00750152"/>
    <w:rsid w:val="00750975"/>
    <w:rsid w:val="007510AD"/>
    <w:rsid w:val="00753C97"/>
    <w:rsid w:val="007624EC"/>
    <w:rsid w:val="00762F5A"/>
    <w:rsid w:val="0076383D"/>
    <w:rsid w:val="007642DD"/>
    <w:rsid w:val="0077047D"/>
    <w:rsid w:val="00771431"/>
    <w:rsid w:val="0077146B"/>
    <w:rsid w:val="00775A45"/>
    <w:rsid w:val="00792B4E"/>
    <w:rsid w:val="00792ED3"/>
    <w:rsid w:val="007A5CE8"/>
    <w:rsid w:val="007C4D15"/>
    <w:rsid w:val="007C7BEF"/>
    <w:rsid w:val="007D2755"/>
    <w:rsid w:val="007D485B"/>
    <w:rsid w:val="007F11E4"/>
    <w:rsid w:val="008042AC"/>
    <w:rsid w:val="00805A02"/>
    <w:rsid w:val="008101DD"/>
    <w:rsid w:val="00811B78"/>
    <w:rsid w:val="00823651"/>
    <w:rsid w:val="00824D7F"/>
    <w:rsid w:val="00827231"/>
    <w:rsid w:val="00827F70"/>
    <w:rsid w:val="00850095"/>
    <w:rsid w:val="00851FF8"/>
    <w:rsid w:val="008620D5"/>
    <w:rsid w:val="00863F18"/>
    <w:rsid w:val="00866DDF"/>
    <w:rsid w:val="00867FFC"/>
    <w:rsid w:val="00876C89"/>
    <w:rsid w:val="0088582C"/>
    <w:rsid w:val="008859C3"/>
    <w:rsid w:val="008872CC"/>
    <w:rsid w:val="008969E0"/>
    <w:rsid w:val="008A1DBB"/>
    <w:rsid w:val="008A71E3"/>
    <w:rsid w:val="008B0D9E"/>
    <w:rsid w:val="008B1077"/>
    <w:rsid w:val="008B5311"/>
    <w:rsid w:val="008C1D6A"/>
    <w:rsid w:val="008C3697"/>
    <w:rsid w:val="008C4E40"/>
    <w:rsid w:val="008C737D"/>
    <w:rsid w:val="008D0D8C"/>
    <w:rsid w:val="008D45D9"/>
    <w:rsid w:val="008D5677"/>
    <w:rsid w:val="008D71BA"/>
    <w:rsid w:val="008E3EAA"/>
    <w:rsid w:val="008E475A"/>
    <w:rsid w:val="008E4AAD"/>
    <w:rsid w:val="008E702E"/>
    <w:rsid w:val="008F0BFD"/>
    <w:rsid w:val="008F1BFF"/>
    <w:rsid w:val="009035FB"/>
    <w:rsid w:val="0091001B"/>
    <w:rsid w:val="00920938"/>
    <w:rsid w:val="0092296F"/>
    <w:rsid w:val="00931573"/>
    <w:rsid w:val="0093213A"/>
    <w:rsid w:val="00932A5A"/>
    <w:rsid w:val="00945549"/>
    <w:rsid w:val="0094580E"/>
    <w:rsid w:val="00960EDD"/>
    <w:rsid w:val="00983BD7"/>
    <w:rsid w:val="00985A70"/>
    <w:rsid w:val="0098737A"/>
    <w:rsid w:val="0099065E"/>
    <w:rsid w:val="00995908"/>
    <w:rsid w:val="00995D31"/>
    <w:rsid w:val="009A2061"/>
    <w:rsid w:val="009B4FA3"/>
    <w:rsid w:val="009C2586"/>
    <w:rsid w:val="009D06C4"/>
    <w:rsid w:val="009D402A"/>
    <w:rsid w:val="009D7F09"/>
    <w:rsid w:val="009E18CE"/>
    <w:rsid w:val="009E1DD9"/>
    <w:rsid w:val="009E321A"/>
    <w:rsid w:val="009F0A2A"/>
    <w:rsid w:val="009F6614"/>
    <w:rsid w:val="00A12FA4"/>
    <w:rsid w:val="00A227B5"/>
    <w:rsid w:val="00A265C4"/>
    <w:rsid w:val="00A26EFD"/>
    <w:rsid w:val="00A3149F"/>
    <w:rsid w:val="00A327E9"/>
    <w:rsid w:val="00A33492"/>
    <w:rsid w:val="00A34650"/>
    <w:rsid w:val="00A3661A"/>
    <w:rsid w:val="00A479E5"/>
    <w:rsid w:val="00A529F2"/>
    <w:rsid w:val="00A62E9C"/>
    <w:rsid w:val="00A62F66"/>
    <w:rsid w:val="00A6449E"/>
    <w:rsid w:val="00A663D6"/>
    <w:rsid w:val="00A760A6"/>
    <w:rsid w:val="00A77B71"/>
    <w:rsid w:val="00A84096"/>
    <w:rsid w:val="00A85918"/>
    <w:rsid w:val="00A867FE"/>
    <w:rsid w:val="00A8781D"/>
    <w:rsid w:val="00AA03C6"/>
    <w:rsid w:val="00AA0E20"/>
    <w:rsid w:val="00AA409A"/>
    <w:rsid w:val="00AA45F8"/>
    <w:rsid w:val="00AA68FB"/>
    <w:rsid w:val="00AB1FA0"/>
    <w:rsid w:val="00AB39BE"/>
    <w:rsid w:val="00AB4A28"/>
    <w:rsid w:val="00AB4CF9"/>
    <w:rsid w:val="00AC2F1E"/>
    <w:rsid w:val="00AD399D"/>
    <w:rsid w:val="00AE2581"/>
    <w:rsid w:val="00AE649A"/>
    <w:rsid w:val="00AE7F0B"/>
    <w:rsid w:val="00AF0756"/>
    <w:rsid w:val="00AF3555"/>
    <w:rsid w:val="00AF3C18"/>
    <w:rsid w:val="00AF72A0"/>
    <w:rsid w:val="00AF74E6"/>
    <w:rsid w:val="00B034F1"/>
    <w:rsid w:val="00B0459A"/>
    <w:rsid w:val="00B07EFC"/>
    <w:rsid w:val="00B138A6"/>
    <w:rsid w:val="00B224BD"/>
    <w:rsid w:val="00B250BE"/>
    <w:rsid w:val="00B3253C"/>
    <w:rsid w:val="00B35EF1"/>
    <w:rsid w:val="00B36F93"/>
    <w:rsid w:val="00B41D90"/>
    <w:rsid w:val="00B50840"/>
    <w:rsid w:val="00B51720"/>
    <w:rsid w:val="00B55501"/>
    <w:rsid w:val="00B66BBA"/>
    <w:rsid w:val="00B74A54"/>
    <w:rsid w:val="00B74B1E"/>
    <w:rsid w:val="00B82A0E"/>
    <w:rsid w:val="00B85A5D"/>
    <w:rsid w:val="00B86940"/>
    <w:rsid w:val="00B934D0"/>
    <w:rsid w:val="00BA1157"/>
    <w:rsid w:val="00BA3CE6"/>
    <w:rsid w:val="00BA4C12"/>
    <w:rsid w:val="00BA4FF3"/>
    <w:rsid w:val="00BA70DB"/>
    <w:rsid w:val="00BA7C36"/>
    <w:rsid w:val="00BB2BCA"/>
    <w:rsid w:val="00BC0E9F"/>
    <w:rsid w:val="00BC7E06"/>
    <w:rsid w:val="00BD7DF0"/>
    <w:rsid w:val="00BE3235"/>
    <w:rsid w:val="00BE4C49"/>
    <w:rsid w:val="00BF0738"/>
    <w:rsid w:val="00BF60FA"/>
    <w:rsid w:val="00BF6EF5"/>
    <w:rsid w:val="00C106AE"/>
    <w:rsid w:val="00C40292"/>
    <w:rsid w:val="00C405B1"/>
    <w:rsid w:val="00C63DB7"/>
    <w:rsid w:val="00C667AE"/>
    <w:rsid w:val="00C866B7"/>
    <w:rsid w:val="00C9008D"/>
    <w:rsid w:val="00C90138"/>
    <w:rsid w:val="00C9509B"/>
    <w:rsid w:val="00C97EA2"/>
    <w:rsid w:val="00CB4B05"/>
    <w:rsid w:val="00CB6E2B"/>
    <w:rsid w:val="00CD0A29"/>
    <w:rsid w:val="00CE017A"/>
    <w:rsid w:val="00CE366E"/>
    <w:rsid w:val="00CF7B26"/>
    <w:rsid w:val="00D12D01"/>
    <w:rsid w:val="00D258CB"/>
    <w:rsid w:val="00D30FAA"/>
    <w:rsid w:val="00D43111"/>
    <w:rsid w:val="00D43663"/>
    <w:rsid w:val="00D46DEC"/>
    <w:rsid w:val="00D52993"/>
    <w:rsid w:val="00D5449E"/>
    <w:rsid w:val="00D56255"/>
    <w:rsid w:val="00D67B29"/>
    <w:rsid w:val="00D703E2"/>
    <w:rsid w:val="00D713A5"/>
    <w:rsid w:val="00D81CF8"/>
    <w:rsid w:val="00D87F32"/>
    <w:rsid w:val="00D92E04"/>
    <w:rsid w:val="00D96158"/>
    <w:rsid w:val="00D964DC"/>
    <w:rsid w:val="00D96FF4"/>
    <w:rsid w:val="00D976A7"/>
    <w:rsid w:val="00DA7CB7"/>
    <w:rsid w:val="00DB30CB"/>
    <w:rsid w:val="00DC19B5"/>
    <w:rsid w:val="00DC238A"/>
    <w:rsid w:val="00DC686B"/>
    <w:rsid w:val="00DC6929"/>
    <w:rsid w:val="00DD1250"/>
    <w:rsid w:val="00DD4B4E"/>
    <w:rsid w:val="00DD516B"/>
    <w:rsid w:val="00DD7DDF"/>
    <w:rsid w:val="00DE1305"/>
    <w:rsid w:val="00DE4339"/>
    <w:rsid w:val="00DF0F83"/>
    <w:rsid w:val="00DF5E30"/>
    <w:rsid w:val="00DF70A3"/>
    <w:rsid w:val="00E0432F"/>
    <w:rsid w:val="00E12145"/>
    <w:rsid w:val="00E15790"/>
    <w:rsid w:val="00E16D36"/>
    <w:rsid w:val="00E17560"/>
    <w:rsid w:val="00E209DB"/>
    <w:rsid w:val="00E2586C"/>
    <w:rsid w:val="00E37AFC"/>
    <w:rsid w:val="00E37CBF"/>
    <w:rsid w:val="00E41F6A"/>
    <w:rsid w:val="00E5039D"/>
    <w:rsid w:val="00E51B60"/>
    <w:rsid w:val="00E52C1C"/>
    <w:rsid w:val="00E60369"/>
    <w:rsid w:val="00E6229B"/>
    <w:rsid w:val="00E67AE4"/>
    <w:rsid w:val="00E73F8B"/>
    <w:rsid w:val="00E85F51"/>
    <w:rsid w:val="00E90490"/>
    <w:rsid w:val="00E93CA6"/>
    <w:rsid w:val="00E943AF"/>
    <w:rsid w:val="00E969C8"/>
    <w:rsid w:val="00EA350A"/>
    <w:rsid w:val="00EA4090"/>
    <w:rsid w:val="00EB7C95"/>
    <w:rsid w:val="00EC3BBF"/>
    <w:rsid w:val="00EC4762"/>
    <w:rsid w:val="00ED2492"/>
    <w:rsid w:val="00EE57C6"/>
    <w:rsid w:val="00EE7EA9"/>
    <w:rsid w:val="00EF58DE"/>
    <w:rsid w:val="00EF6E1E"/>
    <w:rsid w:val="00F01D11"/>
    <w:rsid w:val="00F05405"/>
    <w:rsid w:val="00F11E3A"/>
    <w:rsid w:val="00F1476F"/>
    <w:rsid w:val="00F208CC"/>
    <w:rsid w:val="00F220A8"/>
    <w:rsid w:val="00F2413E"/>
    <w:rsid w:val="00F258AD"/>
    <w:rsid w:val="00F26BE3"/>
    <w:rsid w:val="00F30310"/>
    <w:rsid w:val="00F30BC0"/>
    <w:rsid w:val="00F31850"/>
    <w:rsid w:val="00F320FE"/>
    <w:rsid w:val="00F33B74"/>
    <w:rsid w:val="00F377E1"/>
    <w:rsid w:val="00F4277B"/>
    <w:rsid w:val="00F52773"/>
    <w:rsid w:val="00F6131B"/>
    <w:rsid w:val="00F73644"/>
    <w:rsid w:val="00F8669D"/>
    <w:rsid w:val="00F9580E"/>
    <w:rsid w:val="00F9680C"/>
    <w:rsid w:val="00F97A3D"/>
    <w:rsid w:val="00F97FB2"/>
    <w:rsid w:val="00FA02CE"/>
    <w:rsid w:val="00FA347E"/>
    <w:rsid w:val="00FA5887"/>
    <w:rsid w:val="00FA5F82"/>
    <w:rsid w:val="00FB0095"/>
    <w:rsid w:val="00FB13DC"/>
    <w:rsid w:val="00FB2D39"/>
    <w:rsid w:val="00FB5C58"/>
    <w:rsid w:val="00FD21EE"/>
    <w:rsid w:val="00FE22C7"/>
    <w:rsid w:val="00FF1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5E252"/>
  <w15:docId w15:val="{6410B7D7-DF13-4509-BF0E-2B9F9923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1DD9"/>
    <w:rPr>
      <w:rFonts w:ascii="Arial" w:hAnsi="Arial"/>
      <w:szCs w:val="24"/>
      <w:lang w:val="de-DE" w:eastAsia="de-DE"/>
    </w:rPr>
  </w:style>
  <w:style w:type="paragraph" w:styleId="1">
    <w:name w:val="heading 1"/>
    <w:basedOn w:val="a"/>
    <w:next w:val="a"/>
    <w:link w:val="1Char"/>
    <w:qFormat/>
    <w:rsid w:val="009E1DD9"/>
    <w:pPr>
      <w:keepNext/>
      <w:numPr>
        <w:numId w:val="10"/>
      </w:numPr>
      <w:autoSpaceDE w:val="0"/>
      <w:autoSpaceDN w:val="0"/>
      <w:adjustRightInd w:val="0"/>
      <w:outlineLvl w:val="0"/>
    </w:pPr>
    <w:rPr>
      <w:b/>
      <w:bCs/>
      <w:lang w:val="en-GB"/>
    </w:rPr>
  </w:style>
  <w:style w:type="paragraph" w:styleId="2">
    <w:name w:val="heading 2"/>
    <w:basedOn w:val="a"/>
    <w:next w:val="a"/>
    <w:link w:val="2Char"/>
    <w:qFormat/>
    <w:rsid w:val="009E1DD9"/>
    <w:pPr>
      <w:keepNext/>
      <w:numPr>
        <w:ilvl w:val="1"/>
        <w:numId w:val="10"/>
      </w:numPr>
      <w:spacing w:before="240" w:after="60"/>
      <w:outlineLvl w:val="1"/>
    </w:pPr>
    <w:rPr>
      <w:b/>
      <w:bCs/>
      <w:iCs/>
      <w:szCs w:val="28"/>
    </w:rPr>
  </w:style>
  <w:style w:type="paragraph" w:styleId="3">
    <w:name w:val="heading 3"/>
    <w:basedOn w:val="a"/>
    <w:next w:val="a"/>
    <w:qFormat/>
    <w:rsid w:val="009E1DD9"/>
    <w:pPr>
      <w:keepNext/>
      <w:numPr>
        <w:ilvl w:val="2"/>
        <w:numId w:val="10"/>
      </w:numPr>
      <w:outlineLvl w:val="2"/>
    </w:pPr>
    <w:rPr>
      <w:b/>
      <w:szCs w:val="20"/>
      <w:lang w:val="en-GB"/>
    </w:rPr>
  </w:style>
  <w:style w:type="paragraph" w:styleId="4">
    <w:name w:val="heading 4"/>
    <w:basedOn w:val="a"/>
    <w:next w:val="a"/>
    <w:qFormat/>
    <w:rsid w:val="009E1DD9"/>
    <w:pPr>
      <w:keepNext/>
      <w:numPr>
        <w:ilvl w:val="3"/>
        <w:numId w:val="10"/>
      </w:numPr>
      <w:spacing w:before="240" w:after="60"/>
      <w:outlineLvl w:val="3"/>
    </w:pPr>
    <w:rPr>
      <w:b/>
      <w:bCs/>
      <w:sz w:val="28"/>
      <w:szCs w:val="28"/>
    </w:rPr>
  </w:style>
  <w:style w:type="paragraph" w:styleId="5">
    <w:name w:val="heading 5"/>
    <w:basedOn w:val="a"/>
    <w:next w:val="a"/>
    <w:qFormat/>
    <w:rsid w:val="009E1DD9"/>
    <w:pPr>
      <w:keepNext/>
      <w:tabs>
        <w:tab w:val="center" w:pos="-1843"/>
        <w:tab w:val="center" w:pos="4962"/>
        <w:tab w:val="right" w:pos="8280"/>
      </w:tabs>
      <w:suppressAutoHyphens/>
      <w:jc w:val="center"/>
      <w:outlineLvl w:val="4"/>
    </w:pPr>
    <w:rPr>
      <w:rFonts w:cs="Arial"/>
      <w:b/>
      <w:spacing w:val="-3"/>
      <w:sz w:val="28"/>
      <w:lang w:val="en-US"/>
    </w:rPr>
  </w:style>
  <w:style w:type="paragraph" w:styleId="6">
    <w:name w:val="heading 6"/>
    <w:basedOn w:val="a"/>
    <w:next w:val="a"/>
    <w:qFormat/>
    <w:rsid w:val="009E1DD9"/>
    <w:pPr>
      <w:keepNext/>
      <w:jc w:val="center"/>
      <w:outlineLvl w:val="5"/>
    </w:pPr>
    <w:rPr>
      <w:sz w:val="28"/>
    </w:rPr>
  </w:style>
  <w:style w:type="paragraph" w:styleId="7">
    <w:name w:val="heading 7"/>
    <w:basedOn w:val="a"/>
    <w:next w:val="a"/>
    <w:qFormat/>
    <w:rsid w:val="009E1DD9"/>
    <w:pPr>
      <w:keepNext/>
      <w:jc w:val="center"/>
      <w:outlineLvl w:val="6"/>
    </w:pPr>
    <w:rPr>
      <w:sz w:val="24"/>
    </w:rPr>
  </w:style>
  <w:style w:type="paragraph" w:styleId="8">
    <w:name w:val="heading 8"/>
    <w:basedOn w:val="a"/>
    <w:next w:val="a"/>
    <w:qFormat/>
    <w:rsid w:val="009E1DD9"/>
    <w:pPr>
      <w:keepNext/>
      <w:suppressAutoHyphens/>
      <w:spacing w:before="120" w:after="120"/>
      <w:jc w:val="center"/>
      <w:outlineLvl w:val="7"/>
    </w:pPr>
    <w:rPr>
      <w:b/>
      <w:bCs/>
      <w:lang w:val="fr-FR"/>
    </w:rPr>
  </w:style>
  <w:style w:type="paragraph" w:styleId="9">
    <w:name w:val="heading 9"/>
    <w:basedOn w:val="a"/>
    <w:next w:val="a"/>
    <w:qFormat/>
    <w:rsid w:val="009E1DD9"/>
    <w:pPr>
      <w:keepNext/>
      <w:outlineLvl w:val="8"/>
    </w:pPr>
    <w:rPr>
      <w:i/>
      <w:iCs/>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9E1DD9"/>
    <w:rPr>
      <w:color w:val="0000FF"/>
      <w:u w:val="single"/>
    </w:rPr>
  </w:style>
  <w:style w:type="paragraph" w:styleId="a4">
    <w:name w:val="Body Text"/>
    <w:basedOn w:val="a"/>
    <w:rsid w:val="009E1DD9"/>
    <w:rPr>
      <w:lang w:val="en-US"/>
    </w:rPr>
  </w:style>
  <w:style w:type="paragraph" w:customStyle="1" w:styleId="Footer1">
    <w:name w:val="Footer1"/>
    <w:rsid w:val="009E1DD9"/>
    <w:pPr>
      <w:widowControl w:val="0"/>
      <w:tabs>
        <w:tab w:val="center" w:pos="4680"/>
        <w:tab w:val="left" w:pos="7368"/>
        <w:tab w:val="left" w:pos="7938"/>
        <w:tab w:val="left" w:pos="8502"/>
        <w:tab w:val="right" w:pos="9000"/>
      </w:tabs>
      <w:suppressAutoHyphens/>
    </w:pPr>
    <w:rPr>
      <w:rFonts w:ascii="Times" w:hAnsi="Times"/>
      <w:lang w:eastAsia="de-DE"/>
    </w:rPr>
  </w:style>
  <w:style w:type="paragraph" w:customStyle="1" w:styleId="Heading51">
    <w:name w:val="Heading 51"/>
    <w:rsid w:val="009E1DD9"/>
    <w:pPr>
      <w:widowControl w:val="0"/>
      <w:tabs>
        <w:tab w:val="left" w:pos="360"/>
        <w:tab w:val="left" w:pos="924"/>
        <w:tab w:val="left" w:pos="1080"/>
        <w:tab w:val="left" w:pos="1494"/>
        <w:tab w:val="left" w:pos="2058"/>
        <w:tab w:val="left" w:pos="2628"/>
        <w:tab w:val="left" w:pos="3192"/>
        <w:tab w:val="left" w:pos="3762"/>
        <w:tab w:val="left" w:pos="4326"/>
        <w:tab w:val="left" w:pos="4896"/>
        <w:tab w:val="left" w:pos="5460"/>
        <w:tab w:val="left" w:pos="6030"/>
        <w:tab w:val="left" w:pos="6594"/>
        <w:tab w:val="left" w:pos="7164"/>
        <w:tab w:val="left" w:pos="7728"/>
        <w:tab w:val="left" w:pos="7938"/>
        <w:tab w:val="left" w:pos="8298"/>
        <w:tab w:val="left" w:pos="8502"/>
        <w:tab w:val="left" w:pos="8862"/>
        <w:tab w:val="left" w:pos="9432"/>
      </w:tabs>
      <w:suppressAutoHyphens/>
    </w:pPr>
    <w:rPr>
      <w:rFonts w:ascii="Times" w:hAnsi="Times"/>
      <w:b/>
      <w:lang w:eastAsia="de-DE"/>
    </w:rPr>
  </w:style>
  <w:style w:type="paragraph" w:styleId="a5">
    <w:name w:val="header"/>
    <w:basedOn w:val="a"/>
    <w:rsid w:val="009E1DD9"/>
    <w:pPr>
      <w:tabs>
        <w:tab w:val="center" w:pos="4153"/>
        <w:tab w:val="right" w:pos="8306"/>
      </w:tabs>
    </w:pPr>
  </w:style>
  <w:style w:type="paragraph" w:styleId="a6">
    <w:name w:val="footer"/>
    <w:basedOn w:val="a"/>
    <w:rsid w:val="009E1DD9"/>
    <w:pPr>
      <w:tabs>
        <w:tab w:val="center" w:pos="4153"/>
        <w:tab w:val="right" w:pos="8306"/>
      </w:tabs>
    </w:pPr>
  </w:style>
  <w:style w:type="paragraph" w:styleId="10">
    <w:name w:val="toc 1"/>
    <w:basedOn w:val="a"/>
    <w:next w:val="a"/>
    <w:autoRedefine/>
    <w:uiPriority w:val="39"/>
    <w:rsid w:val="009E1DD9"/>
  </w:style>
  <w:style w:type="paragraph" w:styleId="20">
    <w:name w:val="toc 2"/>
    <w:basedOn w:val="a"/>
    <w:next w:val="a"/>
    <w:autoRedefine/>
    <w:uiPriority w:val="39"/>
    <w:rsid w:val="009E1DD9"/>
    <w:pPr>
      <w:ind w:left="200"/>
    </w:pPr>
  </w:style>
  <w:style w:type="paragraph" w:styleId="30">
    <w:name w:val="toc 3"/>
    <w:basedOn w:val="a"/>
    <w:next w:val="a"/>
    <w:autoRedefine/>
    <w:uiPriority w:val="39"/>
    <w:rsid w:val="009E1DD9"/>
    <w:pPr>
      <w:ind w:left="400"/>
    </w:pPr>
  </w:style>
  <w:style w:type="paragraph" w:styleId="40">
    <w:name w:val="toc 4"/>
    <w:basedOn w:val="a"/>
    <w:next w:val="a"/>
    <w:autoRedefine/>
    <w:semiHidden/>
    <w:rsid w:val="009E1DD9"/>
    <w:pPr>
      <w:ind w:left="600"/>
    </w:pPr>
  </w:style>
  <w:style w:type="paragraph" w:styleId="50">
    <w:name w:val="toc 5"/>
    <w:basedOn w:val="a"/>
    <w:next w:val="a"/>
    <w:autoRedefine/>
    <w:semiHidden/>
    <w:rsid w:val="009E1DD9"/>
    <w:pPr>
      <w:ind w:left="800"/>
    </w:pPr>
  </w:style>
  <w:style w:type="paragraph" w:styleId="60">
    <w:name w:val="toc 6"/>
    <w:basedOn w:val="a"/>
    <w:next w:val="a"/>
    <w:autoRedefine/>
    <w:semiHidden/>
    <w:rsid w:val="009E1DD9"/>
    <w:pPr>
      <w:ind w:left="1000"/>
    </w:pPr>
  </w:style>
  <w:style w:type="paragraph" w:styleId="70">
    <w:name w:val="toc 7"/>
    <w:basedOn w:val="a"/>
    <w:next w:val="a"/>
    <w:autoRedefine/>
    <w:semiHidden/>
    <w:rsid w:val="009E1DD9"/>
    <w:pPr>
      <w:ind w:left="1200"/>
    </w:pPr>
  </w:style>
  <w:style w:type="paragraph" w:styleId="80">
    <w:name w:val="toc 8"/>
    <w:basedOn w:val="a"/>
    <w:next w:val="a"/>
    <w:autoRedefine/>
    <w:semiHidden/>
    <w:rsid w:val="009E1DD9"/>
    <w:pPr>
      <w:ind w:left="1400"/>
    </w:pPr>
  </w:style>
  <w:style w:type="paragraph" w:styleId="90">
    <w:name w:val="toc 9"/>
    <w:basedOn w:val="a"/>
    <w:next w:val="a"/>
    <w:autoRedefine/>
    <w:semiHidden/>
    <w:rsid w:val="009E1DD9"/>
    <w:pPr>
      <w:ind w:left="1600"/>
    </w:pPr>
  </w:style>
  <w:style w:type="character" w:styleId="a7">
    <w:name w:val="page number"/>
    <w:basedOn w:val="a0"/>
    <w:rsid w:val="009E1DD9"/>
  </w:style>
  <w:style w:type="paragraph" w:styleId="21">
    <w:name w:val="Body Text 2"/>
    <w:basedOn w:val="a"/>
    <w:rsid w:val="009E1DD9"/>
    <w:rPr>
      <w:i/>
      <w:color w:val="3366FF"/>
      <w:lang w:val="en-GB"/>
    </w:rPr>
  </w:style>
  <w:style w:type="paragraph" w:styleId="31">
    <w:name w:val="Body Text 3"/>
    <w:basedOn w:val="a"/>
    <w:rsid w:val="009E1DD9"/>
    <w:rPr>
      <w:color w:val="3366FF"/>
      <w:lang w:val="en-GB"/>
    </w:rPr>
  </w:style>
  <w:style w:type="paragraph" w:customStyle="1" w:styleId="TOCEntry">
    <w:name w:val="TOCEntry"/>
    <w:basedOn w:val="a"/>
    <w:rsid w:val="009E1DD9"/>
    <w:pPr>
      <w:keepNext/>
      <w:keepLines/>
      <w:spacing w:before="120" w:after="240" w:line="240" w:lineRule="atLeast"/>
    </w:pPr>
    <w:rPr>
      <w:rFonts w:ascii="Times" w:hAnsi="Times"/>
      <w:b/>
      <w:sz w:val="36"/>
      <w:lang w:val="en-US"/>
    </w:rPr>
  </w:style>
  <w:style w:type="paragraph" w:customStyle="1" w:styleId="template">
    <w:name w:val="template"/>
    <w:basedOn w:val="a"/>
    <w:rsid w:val="009E1DD9"/>
    <w:pPr>
      <w:spacing w:line="240" w:lineRule="exact"/>
    </w:pPr>
    <w:rPr>
      <w:i/>
      <w:sz w:val="22"/>
      <w:lang w:val="en-US"/>
    </w:rPr>
  </w:style>
  <w:style w:type="paragraph" w:customStyle="1" w:styleId="Kopfli">
    <w:name w:val="Kopfli"/>
    <w:rsid w:val="009E1DD9"/>
    <w:pPr>
      <w:tabs>
        <w:tab w:val="center" w:pos="851"/>
      </w:tabs>
      <w:spacing w:before="90" w:line="240" w:lineRule="atLeast"/>
      <w:jc w:val="center"/>
    </w:pPr>
    <w:rPr>
      <w:rFonts w:ascii="Arial" w:hAnsi="Arial"/>
      <w:b/>
      <w:sz w:val="28"/>
      <w:lang w:val="de-DE" w:eastAsia="de-DE"/>
    </w:rPr>
  </w:style>
  <w:style w:type="paragraph" w:customStyle="1" w:styleId="Kopfmi">
    <w:name w:val="Kopfmi"/>
    <w:rsid w:val="009E1DD9"/>
    <w:pPr>
      <w:tabs>
        <w:tab w:val="center" w:pos="2835"/>
      </w:tabs>
      <w:spacing w:before="120" w:after="72" w:line="240" w:lineRule="atLeast"/>
    </w:pPr>
    <w:rPr>
      <w:rFonts w:ascii="Arial" w:hAnsi="Arial"/>
      <w:b/>
      <w:sz w:val="28"/>
      <w:lang w:val="de-DE" w:eastAsia="de-DE"/>
    </w:rPr>
  </w:style>
  <w:style w:type="paragraph" w:customStyle="1" w:styleId="Kopfre">
    <w:name w:val="Kopfre"/>
    <w:rsid w:val="009E1DD9"/>
    <w:pPr>
      <w:tabs>
        <w:tab w:val="center" w:pos="1418"/>
      </w:tabs>
      <w:spacing w:before="120" w:after="72" w:line="240" w:lineRule="atLeast"/>
    </w:pPr>
    <w:rPr>
      <w:rFonts w:ascii="Arial" w:hAnsi="Arial"/>
      <w:b/>
      <w:sz w:val="28"/>
      <w:lang w:val="de-DE" w:eastAsia="de-DE"/>
    </w:rPr>
  </w:style>
  <w:style w:type="paragraph" w:customStyle="1" w:styleId="Kopfzeil1">
    <w:name w:val="Kopfzeil1"/>
    <w:rsid w:val="009E1DD9"/>
    <w:pPr>
      <w:tabs>
        <w:tab w:val="left" w:pos="142"/>
        <w:tab w:val="left" w:pos="2410"/>
        <w:tab w:val="left" w:pos="4111"/>
        <w:tab w:val="left" w:pos="5103"/>
        <w:tab w:val="left" w:pos="7655"/>
        <w:tab w:val="left" w:pos="9185"/>
      </w:tabs>
      <w:spacing w:before="32"/>
    </w:pPr>
    <w:rPr>
      <w:rFonts w:ascii="Arial" w:hAnsi="Arial"/>
      <w:sz w:val="12"/>
      <w:lang w:val="de-DE" w:eastAsia="de-DE"/>
    </w:rPr>
  </w:style>
  <w:style w:type="paragraph" w:customStyle="1" w:styleId="Kopfzeil2">
    <w:name w:val="Kopfzeil2"/>
    <w:rsid w:val="009E1DD9"/>
    <w:pPr>
      <w:tabs>
        <w:tab w:val="left" w:pos="142"/>
        <w:tab w:val="left" w:pos="2410"/>
        <w:tab w:val="left" w:pos="5103"/>
        <w:tab w:val="left" w:pos="8392"/>
      </w:tabs>
      <w:spacing w:before="32"/>
    </w:pPr>
    <w:rPr>
      <w:rFonts w:ascii="Arial" w:hAnsi="Arial"/>
      <w:sz w:val="12"/>
      <w:lang w:val="de-DE" w:eastAsia="de-DE"/>
    </w:rPr>
  </w:style>
  <w:style w:type="paragraph" w:customStyle="1" w:styleId="Kopfzeil1A">
    <w:name w:val="Kopfzeil1A"/>
    <w:rsid w:val="009E1DD9"/>
    <w:pPr>
      <w:tabs>
        <w:tab w:val="left" w:pos="142"/>
        <w:tab w:val="left" w:pos="2410"/>
        <w:tab w:val="left" w:pos="4111"/>
        <w:tab w:val="left" w:pos="5103"/>
        <w:tab w:val="left" w:pos="7655"/>
        <w:tab w:val="left" w:pos="9185"/>
      </w:tabs>
      <w:spacing w:before="80" w:after="32" w:line="240" w:lineRule="atLeast"/>
    </w:pPr>
    <w:rPr>
      <w:rFonts w:ascii="Arial" w:hAnsi="Arial"/>
      <w:lang w:val="de-DE" w:eastAsia="de-DE"/>
    </w:rPr>
  </w:style>
  <w:style w:type="paragraph" w:customStyle="1" w:styleId="Kopfzeil2A">
    <w:name w:val="Kopfzeil2A"/>
    <w:rsid w:val="009E1DD9"/>
    <w:pPr>
      <w:tabs>
        <w:tab w:val="left" w:pos="142"/>
        <w:tab w:val="left" w:pos="2410"/>
        <w:tab w:val="left" w:pos="5103"/>
        <w:tab w:val="left" w:pos="8392"/>
      </w:tabs>
      <w:spacing w:before="80" w:after="32" w:line="240" w:lineRule="atLeast"/>
    </w:pPr>
    <w:rPr>
      <w:rFonts w:ascii="Arial" w:hAnsi="Arial"/>
      <w:lang w:val="de-DE" w:eastAsia="de-DE"/>
    </w:rPr>
  </w:style>
  <w:style w:type="paragraph" w:customStyle="1" w:styleId="Text">
    <w:name w:val="Text"/>
    <w:basedOn w:val="a"/>
    <w:rsid w:val="009E1DD9"/>
    <w:pPr>
      <w:tabs>
        <w:tab w:val="left" w:pos="851"/>
      </w:tabs>
      <w:spacing w:after="20"/>
    </w:pPr>
    <w:rPr>
      <w:sz w:val="22"/>
      <w:lang w:val="en-US"/>
    </w:rPr>
  </w:style>
  <w:style w:type="paragraph" w:customStyle="1" w:styleId="copyright1">
    <w:name w:val="copyright1"/>
    <w:basedOn w:val="a"/>
    <w:rsid w:val="009E1DD9"/>
    <w:pPr>
      <w:pBdr>
        <w:bottom w:val="single" w:sz="6" w:space="1" w:color="auto"/>
      </w:pBdr>
      <w:tabs>
        <w:tab w:val="center" w:pos="5103"/>
        <w:tab w:val="right" w:pos="10206"/>
      </w:tabs>
    </w:pPr>
    <w:rPr>
      <w:b/>
      <w:sz w:val="28"/>
      <w:lang w:val="en-US"/>
    </w:rPr>
  </w:style>
  <w:style w:type="paragraph" w:customStyle="1" w:styleId="Kopffrnderungen">
    <w:name w:val="Kopf für Änderungen"/>
    <w:rsid w:val="009E1DD9"/>
    <w:pPr>
      <w:tabs>
        <w:tab w:val="left" w:pos="113"/>
        <w:tab w:val="left" w:pos="680"/>
        <w:tab w:val="left" w:pos="794"/>
        <w:tab w:val="left" w:pos="1814"/>
        <w:tab w:val="left" w:pos="1985"/>
        <w:tab w:val="left" w:pos="7938"/>
        <w:tab w:val="left" w:pos="8051"/>
        <w:tab w:val="left" w:pos="9185"/>
        <w:tab w:val="right" w:pos="11453"/>
      </w:tabs>
      <w:spacing w:line="240" w:lineRule="exact"/>
      <w:ind w:right="-1701"/>
    </w:pPr>
    <w:rPr>
      <w:rFonts w:ascii="Helv" w:hAnsi="Helv"/>
      <w:b/>
      <w:lang w:val="de-DE" w:eastAsia="de-DE"/>
    </w:rPr>
  </w:style>
  <w:style w:type="paragraph" w:customStyle="1" w:styleId="Body">
    <w:name w:val="Body"/>
    <w:basedOn w:val="a"/>
    <w:rsid w:val="009E1DD9"/>
    <w:pPr>
      <w:spacing w:before="120" w:line="280" w:lineRule="atLeast"/>
      <w:ind w:left="709"/>
    </w:pPr>
    <w:rPr>
      <w:sz w:val="22"/>
      <w:lang w:val="en-US"/>
    </w:rPr>
  </w:style>
  <w:style w:type="paragraph" w:customStyle="1" w:styleId="HelpText">
    <w:name w:val="Help Text"/>
    <w:basedOn w:val="a"/>
    <w:next w:val="Body"/>
    <w:rsid w:val="009E1DD9"/>
    <w:pPr>
      <w:ind w:left="737" w:hanging="737"/>
    </w:pPr>
    <w:rPr>
      <w:i/>
      <w:vanish/>
      <w:color w:val="0000FF"/>
      <w:lang w:val="en-US"/>
    </w:rPr>
  </w:style>
  <w:style w:type="paragraph" w:customStyle="1" w:styleId="CellBody">
    <w:name w:val="CellBody"/>
    <w:basedOn w:val="a"/>
    <w:rsid w:val="009E1DD9"/>
    <w:pPr>
      <w:spacing w:before="60" w:after="40"/>
      <w:ind w:left="29" w:right="29"/>
    </w:pPr>
    <w:rPr>
      <w:lang w:val="en-US"/>
    </w:rPr>
  </w:style>
  <w:style w:type="paragraph" w:customStyle="1" w:styleId="CellHeading">
    <w:name w:val="CellHeading"/>
    <w:basedOn w:val="a"/>
    <w:rsid w:val="009E1DD9"/>
    <w:pPr>
      <w:tabs>
        <w:tab w:val="left" w:pos="3856"/>
        <w:tab w:val="left" w:pos="5103"/>
        <w:tab w:val="left" w:pos="6407"/>
        <w:tab w:val="left" w:pos="7711"/>
        <w:tab w:val="left" w:pos="8959"/>
      </w:tabs>
      <w:spacing w:before="60" w:after="40"/>
      <w:ind w:left="29" w:right="14"/>
    </w:pPr>
    <w:rPr>
      <w:b/>
      <w:lang w:val="en-US"/>
    </w:rPr>
  </w:style>
  <w:style w:type="paragraph" w:customStyle="1" w:styleId="zHelpBulleted">
    <w:name w:val="zHelp Bulleted"/>
    <w:basedOn w:val="zHelpCont"/>
    <w:rsid w:val="009E1DD9"/>
    <w:pPr>
      <w:numPr>
        <w:numId w:val="1"/>
      </w:numPr>
      <w:tabs>
        <w:tab w:val="clear" w:pos="360"/>
        <w:tab w:val="left" w:pos="2434"/>
        <w:tab w:val="left" w:pos="3874"/>
        <w:tab w:val="left" w:pos="5486"/>
      </w:tabs>
      <w:spacing w:before="20"/>
      <w:ind w:left="2448" w:hanging="288"/>
    </w:pPr>
  </w:style>
  <w:style w:type="paragraph" w:customStyle="1" w:styleId="zHelpCont">
    <w:name w:val="zHelp Cont."/>
    <w:basedOn w:val="a"/>
    <w:rsid w:val="009E1DD9"/>
    <w:pPr>
      <w:spacing w:before="60"/>
      <w:ind w:left="1987" w:right="115"/>
    </w:pPr>
    <w:rPr>
      <w:i/>
      <w:vanish/>
      <w:color w:val="0000FF"/>
      <w:lang w:val="en-US"/>
    </w:rPr>
  </w:style>
  <w:style w:type="paragraph" w:styleId="a8">
    <w:name w:val="footnote text"/>
    <w:basedOn w:val="a"/>
    <w:semiHidden/>
    <w:rsid w:val="009E1DD9"/>
    <w:rPr>
      <w:szCs w:val="20"/>
    </w:rPr>
  </w:style>
  <w:style w:type="character" w:styleId="a9">
    <w:name w:val="footnote reference"/>
    <w:basedOn w:val="a0"/>
    <w:semiHidden/>
    <w:rsid w:val="009E1DD9"/>
    <w:rPr>
      <w:vertAlign w:val="superscript"/>
    </w:rPr>
  </w:style>
  <w:style w:type="paragraph" w:styleId="aa">
    <w:name w:val="Document Map"/>
    <w:basedOn w:val="a"/>
    <w:semiHidden/>
    <w:rsid w:val="0006651C"/>
    <w:pPr>
      <w:shd w:val="clear" w:color="auto" w:fill="000080"/>
    </w:pPr>
  </w:style>
  <w:style w:type="paragraph" w:customStyle="1" w:styleId="AppendixHeading">
    <w:name w:val="Appendix Heading"/>
    <w:basedOn w:val="1"/>
    <w:autoRedefine/>
    <w:rsid w:val="00F220A8"/>
    <w:pPr>
      <w:numPr>
        <w:numId w:val="0"/>
      </w:numPr>
      <w:autoSpaceDE/>
      <w:autoSpaceDN/>
      <w:adjustRightInd/>
      <w:spacing w:before="240" w:after="60"/>
    </w:pPr>
    <w:rPr>
      <w:bCs w:val="0"/>
      <w:kern w:val="28"/>
      <w:sz w:val="28"/>
      <w:szCs w:val="20"/>
      <w:lang w:eastAsia="en-US"/>
    </w:rPr>
  </w:style>
  <w:style w:type="character" w:customStyle="1" w:styleId="2Char">
    <w:name w:val="标题 2 Char"/>
    <w:link w:val="2"/>
    <w:locked/>
    <w:rsid w:val="005855A3"/>
    <w:rPr>
      <w:rFonts w:ascii="Arial" w:hAnsi="Arial"/>
      <w:b/>
      <w:bCs/>
      <w:iCs/>
      <w:szCs w:val="28"/>
      <w:lang w:val="de-DE" w:eastAsia="de-DE"/>
    </w:rPr>
  </w:style>
  <w:style w:type="paragraph" w:customStyle="1" w:styleId="Sottoparagrafo">
    <w:name w:val="Sottoparagrafo"/>
    <w:basedOn w:val="a"/>
    <w:uiPriority w:val="99"/>
    <w:rsid w:val="008B5311"/>
    <w:pPr>
      <w:keepNext/>
      <w:tabs>
        <w:tab w:val="left" w:pos="5660"/>
        <w:tab w:val="left" w:pos="6820"/>
      </w:tabs>
      <w:spacing w:before="120" w:after="120"/>
      <w:jc w:val="both"/>
    </w:pPr>
    <w:rPr>
      <w:b/>
      <w:szCs w:val="20"/>
      <w:lang w:val="en-GB" w:eastAsia="en-US"/>
    </w:rPr>
  </w:style>
  <w:style w:type="paragraph" w:customStyle="1" w:styleId="figura">
    <w:name w:val="figura"/>
    <w:basedOn w:val="a"/>
    <w:next w:val="a"/>
    <w:uiPriority w:val="99"/>
    <w:rsid w:val="008B5311"/>
    <w:pPr>
      <w:keepNext/>
      <w:tabs>
        <w:tab w:val="left" w:pos="5660"/>
        <w:tab w:val="left" w:pos="6820"/>
      </w:tabs>
      <w:spacing w:before="360"/>
      <w:jc w:val="center"/>
    </w:pPr>
    <w:rPr>
      <w:szCs w:val="20"/>
      <w:lang w:val="en-GB" w:eastAsia="en-US"/>
    </w:rPr>
  </w:style>
  <w:style w:type="paragraph" w:styleId="ab">
    <w:name w:val="List Paragraph"/>
    <w:basedOn w:val="a"/>
    <w:uiPriority w:val="99"/>
    <w:qFormat/>
    <w:rsid w:val="000808D8"/>
    <w:pPr>
      <w:ind w:left="720"/>
      <w:contextualSpacing/>
    </w:pPr>
  </w:style>
  <w:style w:type="paragraph" w:styleId="ac">
    <w:name w:val="Balloon Text"/>
    <w:basedOn w:val="a"/>
    <w:link w:val="Char"/>
    <w:rsid w:val="00037C7D"/>
    <w:rPr>
      <w:rFonts w:ascii="Tahoma" w:hAnsi="Tahoma" w:cs="Tahoma"/>
      <w:sz w:val="16"/>
      <w:szCs w:val="16"/>
    </w:rPr>
  </w:style>
  <w:style w:type="character" w:customStyle="1" w:styleId="Char">
    <w:name w:val="批注框文本 Char"/>
    <w:basedOn w:val="a0"/>
    <w:link w:val="ac"/>
    <w:rsid w:val="00037C7D"/>
    <w:rPr>
      <w:rFonts w:ascii="Tahoma" w:hAnsi="Tahoma" w:cs="Tahoma"/>
      <w:sz w:val="16"/>
      <w:szCs w:val="16"/>
      <w:lang w:val="de-DE" w:eastAsia="de-DE"/>
    </w:rPr>
  </w:style>
  <w:style w:type="character" w:customStyle="1" w:styleId="1Char">
    <w:name w:val="标题 1 Char"/>
    <w:link w:val="1"/>
    <w:rsid w:val="006D78A3"/>
    <w:rPr>
      <w:rFonts w:ascii="Arial" w:hAnsi="Arial"/>
      <w:b/>
      <w:bCs/>
      <w:szCs w:val="24"/>
      <w:lang w:val="en-GB" w:eastAsia="de-DE"/>
    </w:rPr>
  </w:style>
  <w:style w:type="paragraph" w:styleId="ad">
    <w:name w:val="annotation text"/>
    <w:basedOn w:val="a"/>
    <w:link w:val="Char0"/>
    <w:rsid w:val="0053413D"/>
    <w:rPr>
      <w:rFonts w:eastAsia="Times New Roman"/>
      <w:noProof/>
      <w:szCs w:val="20"/>
      <w:lang w:val="en-US"/>
    </w:rPr>
  </w:style>
  <w:style w:type="character" w:customStyle="1" w:styleId="Char0">
    <w:name w:val="批注文字 Char"/>
    <w:basedOn w:val="a0"/>
    <w:link w:val="ad"/>
    <w:rsid w:val="0053413D"/>
    <w:rPr>
      <w:rFonts w:ascii="Arial" w:eastAsia="Times New Roman" w:hAnsi="Arial"/>
      <w:noProof/>
      <w:lang w:eastAsia="de-DE"/>
    </w:rPr>
  </w:style>
  <w:style w:type="character" w:styleId="ae">
    <w:name w:val="annotation reference"/>
    <w:basedOn w:val="a0"/>
    <w:rsid w:val="00304168"/>
    <w:rPr>
      <w:sz w:val="16"/>
      <w:szCs w:val="16"/>
    </w:rPr>
  </w:style>
  <w:style w:type="paragraph" w:styleId="af">
    <w:name w:val="annotation subject"/>
    <w:basedOn w:val="ad"/>
    <w:next w:val="ad"/>
    <w:link w:val="Char1"/>
    <w:rsid w:val="00304168"/>
    <w:rPr>
      <w:rFonts w:eastAsia="宋体"/>
      <w:b/>
      <w:bCs/>
      <w:noProof w:val="0"/>
      <w:lang w:val="de-DE"/>
    </w:rPr>
  </w:style>
  <w:style w:type="character" w:customStyle="1" w:styleId="Char1">
    <w:name w:val="批注主题 Char"/>
    <w:basedOn w:val="Char0"/>
    <w:link w:val="af"/>
    <w:rsid w:val="00304168"/>
    <w:rPr>
      <w:rFonts w:ascii="Arial" w:eastAsia="Times New Roman" w:hAnsi="Arial"/>
      <w:b/>
      <w:bCs/>
      <w:noProof/>
      <w:lang w:val="de-DE" w:eastAsia="de-DE"/>
    </w:rPr>
  </w:style>
  <w:style w:type="paragraph" w:customStyle="1" w:styleId="ASAhiddentext">
    <w:name w:val="ASA hidden text"/>
    <w:basedOn w:val="a"/>
    <w:rsid w:val="006605B1"/>
    <w:pPr>
      <w:tabs>
        <w:tab w:val="left" w:pos="0"/>
      </w:tabs>
      <w:spacing w:before="28" w:after="56"/>
      <w:jc w:val="both"/>
    </w:pPr>
    <w:rPr>
      <w:bCs/>
      <w:vanish/>
      <w:color w:val="000080"/>
      <w:sz w:val="18"/>
      <w:szCs w:val="20"/>
      <w:lang w:val="en-US" w:eastAsia="zh-CN"/>
    </w:rPr>
  </w:style>
  <w:style w:type="paragraph" w:customStyle="1" w:styleId="Pieddepage">
    <w:name w:val="Pied_de_page"/>
    <w:basedOn w:val="a"/>
    <w:rsid w:val="006605B1"/>
    <w:pPr>
      <w:tabs>
        <w:tab w:val="left" w:pos="0"/>
        <w:tab w:val="right" w:pos="9497"/>
      </w:tabs>
      <w:spacing w:before="28" w:after="56"/>
    </w:pPr>
    <w:rPr>
      <w:bCs/>
      <w:color w:val="000000"/>
      <w:sz w:val="16"/>
      <w:szCs w:val="20"/>
      <w:lang w:val="en-GB" w:eastAsia="zh-CN"/>
    </w:rPr>
  </w:style>
  <w:style w:type="paragraph" w:customStyle="1" w:styleId="Template-ProjectName">
    <w:name w:val="Template-ProjectName"/>
    <w:basedOn w:val="a"/>
    <w:rsid w:val="006605B1"/>
    <w:pPr>
      <w:spacing w:before="480" w:after="480"/>
      <w:jc w:val="center"/>
    </w:pPr>
    <w:rPr>
      <w:b/>
      <w:color w:val="0000FF"/>
      <w:sz w:val="48"/>
      <w:szCs w:val="48"/>
      <w:lang w:val="en-GB" w:eastAsia="fr-FR"/>
    </w:rPr>
  </w:style>
  <w:style w:type="paragraph" w:customStyle="1" w:styleId="Template-References">
    <w:name w:val="Template-References"/>
    <w:basedOn w:val="a"/>
    <w:rsid w:val="006605B1"/>
    <w:rPr>
      <w:b/>
      <w:sz w:val="22"/>
      <w:szCs w:val="20"/>
      <w:lang w:val="en-US" w:eastAsia="fr-FR"/>
    </w:rPr>
  </w:style>
  <w:style w:type="paragraph" w:customStyle="1" w:styleId="Template-Topic">
    <w:name w:val="Template-Topic"/>
    <w:basedOn w:val="a"/>
    <w:rsid w:val="006605B1"/>
    <w:pPr>
      <w:spacing w:before="60" w:after="60"/>
      <w:jc w:val="right"/>
    </w:pPr>
    <w:rPr>
      <w:b/>
      <w:color w:val="000000"/>
      <w:sz w:val="18"/>
      <w:szCs w:val="20"/>
      <w:lang w:val="en-GB" w:eastAsia="fr-FR"/>
    </w:rPr>
  </w:style>
  <w:style w:type="character" w:customStyle="1" w:styleId="Template-TopicCarCar">
    <w:name w:val="Template-Topic Car Car"/>
    <w:rsid w:val="006605B1"/>
    <w:rPr>
      <w:rFonts w:ascii="Arial" w:hAnsi="Arial"/>
      <w:b/>
      <w:color w:val="000000"/>
      <w:sz w:val="18"/>
      <w:lang w:val="en-GB" w:eastAsia="fr-FR" w:bidi="ar-SA"/>
    </w:rPr>
  </w:style>
  <w:style w:type="paragraph" w:customStyle="1" w:styleId="Template-Version">
    <w:name w:val="Template-Version"/>
    <w:basedOn w:val="Template-References"/>
    <w:rsid w:val="006605B1"/>
    <w:rPr>
      <w:color w:val="0000FF"/>
    </w:rPr>
  </w:style>
  <w:style w:type="paragraph" w:customStyle="1" w:styleId="Template-Topic-centered">
    <w:name w:val="Template-Topic-centered"/>
    <w:basedOn w:val="Template-Topic"/>
    <w:rsid w:val="006605B1"/>
    <w:pPr>
      <w:jc w:val="center"/>
    </w:pPr>
    <w:rPr>
      <w:sz w:val="22"/>
    </w:rPr>
  </w:style>
  <w:style w:type="paragraph" w:customStyle="1" w:styleId="Template-StageGate">
    <w:name w:val="Template-StageGate"/>
    <w:basedOn w:val="a"/>
    <w:rsid w:val="006605B1"/>
    <w:pPr>
      <w:jc w:val="center"/>
    </w:pPr>
    <w:rPr>
      <w:color w:val="000000"/>
      <w:sz w:val="18"/>
      <w:szCs w:val="20"/>
      <w:lang w:val="en-GB" w:eastAsia="fr-FR"/>
    </w:rPr>
  </w:style>
  <w:style w:type="paragraph" w:customStyle="1" w:styleId="Template-Footer">
    <w:name w:val="Template-Footer"/>
    <w:basedOn w:val="a"/>
    <w:rsid w:val="006605B1"/>
    <w:pPr>
      <w:tabs>
        <w:tab w:val="center" w:pos="4536"/>
        <w:tab w:val="right" w:pos="9639"/>
      </w:tabs>
    </w:pPr>
    <w:rPr>
      <w:color w:val="000000"/>
      <w:sz w:val="16"/>
      <w:szCs w:val="20"/>
      <w:lang w:val="en-US" w:eastAsia="fr-FR"/>
    </w:rPr>
  </w:style>
  <w:style w:type="paragraph" w:customStyle="1" w:styleId="Template-Topic-small">
    <w:name w:val="Template-Topic-small"/>
    <w:basedOn w:val="Template-Topic-centered"/>
    <w:rsid w:val="006605B1"/>
    <w:rPr>
      <w:sz w:val="18"/>
      <w:lang w:val="en-US"/>
    </w:rPr>
  </w:style>
  <w:style w:type="character" w:styleId="af0">
    <w:name w:val="Strong"/>
    <w:qFormat/>
    <w:rsid w:val="006605B1"/>
    <w:rPr>
      <w:b/>
      <w:bCs/>
    </w:rPr>
  </w:style>
  <w:style w:type="paragraph" w:customStyle="1" w:styleId="EmbeddedText">
    <w:name w:val="Embedded Text"/>
    <w:basedOn w:val="a"/>
    <w:rsid w:val="00AF3C18"/>
    <w:pPr>
      <w:tabs>
        <w:tab w:val="left" w:pos="0"/>
      </w:tabs>
      <w:spacing w:before="240" w:after="56"/>
      <w:ind w:left="454"/>
    </w:pPr>
    <w:rPr>
      <w:bCs/>
      <w:color w:val="000000"/>
      <w:sz w:val="22"/>
      <w:szCs w:val="20"/>
      <w:lang w:val="en-US" w:eastAsia="zh-CN"/>
    </w:rPr>
  </w:style>
  <w:style w:type="paragraph" w:styleId="af1">
    <w:name w:val="Revision"/>
    <w:hidden/>
    <w:uiPriority w:val="99"/>
    <w:semiHidden/>
    <w:rsid w:val="000B13DB"/>
    <w:rPr>
      <w:rFonts w:ascii="Arial" w:hAnsi="Arial"/>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ntentTypeId xmlns="http://schemas.microsoft.com/sharepoint/v3">0x010100C14448E290AFF741BDE27D50AEC77133</ContentTypeId>
    <TemplateUrl xmlns="http://schemas.microsoft.com/sharepoint/v3" xsi:nil="true"/>
    <DocVersion xmlns="3be707fd-1bd2-4c78-bed5-5837e5f277f2">0.7</DocVersion>
    <DocType xmlns="3be707fd-1bd2-4c78-bed5-5837e5f277f2">other</DocTyp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GPG xmlns="3be707fd-1bd2-4c78-bed5-5837e5f277f2">n/a</GPG>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4448E290AFF741BDE27D50AEC77133" ma:contentTypeVersion="7" ma:contentTypeDescription="Create a new document." ma:contentTypeScope="" ma:versionID="1d796c1d0734f6b082df0321c479191c">
  <xsd:schema xmlns:xsd="http://www.w3.org/2001/XMLSchema" xmlns:xs="http://www.w3.org/2001/XMLSchema" xmlns:p="http://schemas.microsoft.com/office/2006/metadata/properties" xmlns:ns1="http://schemas.microsoft.com/sharepoint/v3" xmlns:ns3="3be707fd-1bd2-4c78-bed5-5837e5f277f2" targetNamespace="http://schemas.microsoft.com/office/2006/metadata/properties" ma:root="true" ma:fieldsID="e0cacf93e477c7261222291580540752" ns1:_="" ns3:_="">
    <xsd:import namespace="http://schemas.microsoft.com/sharepoint/v3"/>
    <xsd:import namespace="3be707fd-1bd2-4c78-bed5-5837e5f277f2"/>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3:DocType"/>
                <xsd:element ref="ns3:DocVersion"/>
                <xsd:element ref="ns3:GPG"/>
                <xsd:element ref="ns1:_ModerationStatus"/>
                <xsd:element ref="ns1:ID" minOccurs="0"/>
                <xsd:element ref="ns1:Author" minOccurs="0"/>
                <xsd:element ref="ns1:Editor" minOccurs="0"/>
                <xsd:element ref="ns1:_HasCopyDestinations" minOccurs="0"/>
                <xsd:element ref="ns1:_CopySource"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9" nillable="true" ma:displayName="Content Type ID" ma:hidden="true" ma:internalName="ContentTypeId" ma:readOnly="true">
      <xsd:simpleType>
        <xsd:restriction base="dms:Unknown"/>
      </xsd:simpleType>
    </xsd:element>
    <xsd:element name="TemplateUrl" ma:index="10" nillable="true" ma:displayName="Template Link" ma:hidden="true" ma:internalName="TemplateUrl">
      <xsd:simpleType>
        <xsd:restriction base="dms:Text"/>
      </xsd:simpleType>
    </xsd:element>
    <xsd:element name="xd_ProgID" ma:index="11" nillable="true" ma:displayName="HTML File Link" ma:hidden="true" ma:internalName="xd_ProgID">
      <xsd:simpleType>
        <xsd:restriction base="dms:Text"/>
      </xsd:simpleType>
    </xsd:element>
    <xsd:element name="xd_Signature" ma:index="12" nillable="true" ma:displayName="Is Signed" ma:hidden="true" ma:internalName="xd_Signature" ma:readOnly="true">
      <xsd:simpleType>
        <xsd:restriction base="dms:Boolean"/>
      </xsd:simpleType>
    </xsd:element>
    <xsd:element name="_ModerationStatus" ma:index="18" ma:displayName="Approval Status" ma:default="0" ma:internalName="_ModerationStatus" ma:readOnly="true">
      <xsd:simpleType>
        <xsd:restriction base="dms:Unknown"/>
      </xsd:simpleType>
    </xsd:element>
    <xsd:element name="ID" ma:index="20" nillable="true" ma:displayName="ID" ma:internalName="ID" ma:readOnly="true">
      <xsd:simpleType>
        <xsd:restriction base="dms:Unknown"/>
      </xsd:simpleType>
    </xsd:element>
    <xsd:element name="Author" ma:index="23"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5"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6" nillable="true" ma:displayName="Has Copy Destinations" ma:hidden="true" ma:internalName="_HasCopyDestinations" ma:readOnly="true">
      <xsd:simpleType>
        <xsd:restriction base="dms:Boolean"/>
      </xsd:simpleType>
    </xsd:element>
    <xsd:element name="_CopySource" ma:index="27" nillable="true" ma:displayName="Copy Source" ma:internalName="_CopySource" ma:readOnly="true">
      <xsd:simpleType>
        <xsd:restriction base="dms:Text"/>
      </xsd:simpleType>
    </xsd:element>
    <xsd:element name="FileRef" ma:index="28" nillable="true" ma:displayName="URL Path" ma:hidden="true" ma:list="Docs" ma:internalName="FileRef" ma:readOnly="true" ma:showField="FullUrl">
      <xsd:simpleType>
        <xsd:restriction base="dms:Lookup"/>
      </xsd:simpleType>
    </xsd:element>
    <xsd:element name="FileDirRef" ma:index="29" nillable="true" ma:displayName="Path" ma:hidden="true" ma:list="Docs" ma:internalName="FileDirRef" ma:readOnly="true" ma:showField="DirName">
      <xsd:simpleType>
        <xsd:restriction base="dms:Lookup"/>
      </xsd:simpleType>
    </xsd:element>
    <xsd:element name="Last_x0020_Modified" ma:index="30" nillable="true" ma:displayName="Modified" ma:format="TRUE" ma:hidden="true" ma:list="Docs" ma:internalName="Last_x0020_Modified" ma:readOnly="true" ma:showField="TimeLastModified">
      <xsd:simpleType>
        <xsd:restriction base="dms:Lookup"/>
      </xsd:simpleType>
    </xsd:element>
    <xsd:element name="Created_x0020_Date" ma:index="31" nillable="true" ma:displayName="Created" ma:format="TRUE" ma:hidden="true" ma:list="Docs" ma:internalName="Created_x0020_Date" ma:readOnly="true" ma:showField="TimeCreated">
      <xsd:simpleType>
        <xsd:restriction base="dms:Lookup"/>
      </xsd:simpleType>
    </xsd:element>
    <xsd:element name="File_x0020_Size" ma:index="32" nillable="true" ma:displayName="File Size" ma:format="TRUE" ma:hidden="true" ma:list="Docs" ma:internalName="File_x0020_Size" ma:readOnly="true" ma:showField="SizeInKB">
      <xsd:simpleType>
        <xsd:restriction base="dms:Lookup"/>
      </xsd:simpleType>
    </xsd:element>
    <xsd:element name="FSObjType" ma:index="33" nillable="true" ma:displayName="Item Type" ma:hidden="true" ma:list="Docs" ma:internalName="FSObjType" ma:readOnly="true" ma:showField="FSType">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ProgId" ma:index="39" nillable="true" ma:displayName="ProgId" ma:hidden="true" ma:list="Docs" ma:internalName="ProgId" ma:readOnly="true" ma:showField="ProgId">
      <xsd:simpleType>
        <xsd:restriction base="dms:Lookup"/>
      </xsd:simpleType>
    </xsd:element>
    <xsd:element name="ScopeId" ma:index="40" nillable="true" ma:displayName="ScopeId" ma:hidden="true" ma:list="Docs" ma:internalName="ScopeId" ma:readOnly="true" ma:showField="ScopeId">
      <xsd:simpleType>
        <xsd:restriction base="dms:Lookup"/>
      </xsd:simpleType>
    </xsd:element>
    <xsd:element name="VirusStatus" ma:index="41" nillable="true" ma:displayName="Virus Status" ma:format="TRUE" ma:hidden="true" ma:list="Docs" ma:internalName="VirusStatus" ma:readOnly="true" ma:showField="Size">
      <xsd:simpleType>
        <xsd:restriction base="dms:Lookup"/>
      </xsd:simpleType>
    </xsd:element>
    <xsd:element name="CheckedOutTitle" ma:index="42" nillable="true" ma:displayName="Checked Out To" ma:format="TRUE" ma:hidden="true" ma:list="Docs" ma:internalName="CheckedOutTitle" ma:readOnly="true" ma:showField="CheckedOutTitle">
      <xsd:simpleType>
        <xsd:restriction base="dms:Lookup"/>
      </xsd:simpleType>
    </xsd:element>
    <xsd:element name="_CheckinComment" ma:index="43" nillable="true" ma:displayName="Check In Comment" ma:format="TRUE" ma:list="Docs" ma:internalName="_CheckinComment" ma:readOnly="true" ma:showField="CheckinComment">
      <xsd:simpleType>
        <xsd:restriction base="dms:Lookup"/>
      </xsd:simpleType>
    </xsd:element>
    <xsd:element name="MetaInfo" ma:index="54" nillable="true" ma:displayName="Property Bag" ma:hidden="true" ma:list="Docs" ma:internalName="MetaInfo" ma:showField="MetaInfo">
      <xsd:simpleType>
        <xsd:restriction base="dms:Lookup"/>
      </xsd:simpleType>
    </xsd:element>
    <xsd:element name="_Level" ma:index="55" nillable="true" ma:displayName="Level" ma:hidden="true" ma:internalName="_Level" ma:readOnly="true">
      <xsd:simpleType>
        <xsd:restriction base="dms:Unknown"/>
      </xsd:simpleType>
    </xsd:element>
    <xsd:element name="_IsCurrentVersion" ma:index="56" nillable="true" ma:displayName="Is Current Version" ma:hidden="true" ma:internalName="_IsCurrentVersion" ma:readOnly="true">
      <xsd:simpleType>
        <xsd:restriction base="dms:Boolean"/>
      </xsd:simpleType>
    </xsd:element>
    <xsd:element name="owshiddenversion" ma:index="60" nillable="true" ma:displayName="owshiddenversion" ma:hidden="true" ma:internalName="owshiddenversion" ma:readOnly="true">
      <xsd:simpleType>
        <xsd:restriction base="dms:Unknown"/>
      </xsd:simpleType>
    </xsd:element>
    <xsd:element name="_UIVersion" ma:index="61" nillable="true" ma:displayName="UI Version" ma:hidden="true" ma:internalName="_UIVersion" ma:readOnly="true">
      <xsd:simpleType>
        <xsd:restriction base="dms:Unknown"/>
      </xsd:simpleType>
    </xsd:element>
    <xsd:element name="_UIVersionString" ma:index="62" nillable="true" ma:displayName="Version" ma:internalName="_UIVersionString" ma:readOnly="true">
      <xsd:simpleType>
        <xsd:restriction base="dms:Text"/>
      </xsd:simpleType>
    </xsd:element>
    <xsd:element name="InstanceID" ma:index="63" nillable="true" ma:displayName="Instance ID" ma:hidden="true" ma:internalName="InstanceID" ma:readOnly="true">
      <xsd:simpleType>
        <xsd:restriction base="dms:Unknown"/>
      </xsd:simpleType>
    </xsd:element>
    <xsd:element name="Order" ma:index="64" nillable="true" ma:displayName="Order" ma:hidden="true" ma:internalName="Order">
      <xsd:simpleType>
        <xsd:restriction base="dms:Number"/>
      </xsd:simpleType>
    </xsd:element>
    <xsd:element name="GUID" ma:index="65" nillable="true" ma:displayName="GUID" ma:hidden="true" ma:internalName="GUID" ma:readOnly="true">
      <xsd:simpleType>
        <xsd:restriction base="dms:Unknown"/>
      </xsd:simpleType>
    </xsd:element>
    <xsd:element name="WorkflowVersion" ma:index="66" nillable="true" ma:displayName="Workflow Version" ma:hidden="true" ma:internalName="WorkflowVersion" ma:readOnly="true">
      <xsd:simpleType>
        <xsd:restriction base="dms:Unknown"/>
      </xsd:simpleType>
    </xsd:element>
    <xsd:element name="WorkflowInstanceID" ma:index="67" nillable="true" ma:displayName="Workflow Instance ID" ma:hidden="true" ma:internalName="WorkflowInstanceID" ma:readOnly="true">
      <xsd:simpleType>
        <xsd:restriction base="dms:Unknown"/>
      </xsd:simpleType>
    </xsd:element>
    <xsd:element name="ParentVersionString" ma:index="68" nillable="true" ma:displayName="Source Version (Converted Document)" ma:hidden="true" ma:list="Docs" ma:internalName="ParentVersionString" ma:readOnly="true" ma:showField="ParentVersionString">
      <xsd:simpleType>
        <xsd:restriction base="dms:Lookup"/>
      </xsd:simpleType>
    </xsd:element>
    <xsd:element name="ParentLeafName" ma:index="69"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be707fd-1bd2-4c78-bed5-5837e5f277f2" elementFormDefault="qualified">
    <xsd:import namespace="http://schemas.microsoft.com/office/2006/documentManagement/types"/>
    <xsd:import namespace="http://schemas.microsoft.com/office/infopath/2007/PartnerControls"/>
    <xsd:element name="DocType" ma:index="15" ma:displayName="DocType" ma:description="Document type" ma:format="Dropdown" ma:internalName="DocType">
      <xsd:simpleType>
        <xsd:restriction base="dms:Choice">
          <xsd:enumeration value="action list"/>
          <xsd:enumeration value="Bill of Material"/>
          <xsd:enumeration value="Change Project"/>
          <xsd:enumeration value="Description"/>
          <xsd:enumeration value="Drawing"/>
          <xsd:enumeration value="Folder"/>
          <xsd:enumeration value="Gate"/>
          <xsd:enumeration value="MRS"/>
          <xsd:enumeration value="PCB"/>
          <xsd:enumeration value="PM document"/>
          <xsd:enumeration value="project report"/>
          <xsd:enumeration value="PRS"/>
          <xsd:enumeration value="Quality"/>
          <xsd:enumeration value="ROI"/>
          <xsd:enumeration value="schedule"/>
          <xsd:enumeration value="SM document"/>
          <xsd:enumeration value="Specification"/>
          <xsd:enumeration value="STR"/>
          <xsd:enumeration value="TRS"/>
          <xsd:enumeration value="other"/>
        </xsd:restriction>
      </xsd:simpleType>
    </xsd:element>
    <xsd:element name="DocVersion" ma:index="16" ma:displayName="DocVersion" ma:description="Use this field to indicate the ABB internal version number of your document." ma:internalName="DocVersion">
      <xsd:simpleType>
        <xsd:restriction base="dms:Text">
          <xsd:maxLength value="10"/>
        </xsd:restriction>
      </xsd:simpleType>
    </xsd:element>
    <xsd:element name="GPG" ma:index="17" ma:displayName="GPG" ma:format="Dropdown" ma:internalName="GPG0">
      <xsd:simpleType>
        <xsd:restriction base="dms:Choice">
          <xsd:enumeration value="A&amp;P"/>
          <xsd:enumeration value="Analytical"/>
          <xsd:enumeration value="Flow"/>
          <xsd:enumeration value="Pressure"/>
          <xsd:enumeration value="R&amp;C"/>
          <xsd:enumeration value="Service"/>
          <xsd:enumeration value="Temperature"/>
          <xsd:enumeration value="n/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A8A1AD-0B35-4294-9F67-84E1A34C713A}">
  <ds:schemaRefs>
    <ds:schemaRef ds:uri="http://schemas.microsoft.com/sharepoint/v3/contenttype/forms"/>
  </ds:schemaRefs>
</ds:datastoreItem>
</file>

<file path=customXml/itemProps2.xml><?xml version="1.0" encoding="utf-8"?>
<ds:datastoreItem xmlns:ds="http://schemas.openxmlformats.org/officeDocument/2006/customXml" ds:itemID="{005EFCD4-8ABD-41BA-860B-93CE5DDCA8A0}">
  <ds:schemaRefs>
    <ds:schemaRef ds:uri="http://schemas.microsoft.com/office/2006/metadata/properties"/>
    <ds:schemaRef ds:uri="http://schemas.microsoft.com/office/infopath/2007/PartnerControls"/>
    <ds:schemaRef ds:uri="http://schemas.microsoft.com/sharepoint/v3"/>
    <ds:schemaRef ds:uri="3be707fd-1bd2-4c78-bed5-5837e5f277f2"/>
  </ds:schemaRefs>
</ds:datastoreItem>
</file>

<file path=customXml/itemProps3.xml><?xml version="1.0" encoding="utf-8"?>
<ds:datastoreItem xmlns:ds="http://schemas.openxmlformats.org/officeDocument/2006/customXml" ds:itemID="{11352577-C065-4543-A3FE-8FFED45E42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e707fd-1bd2-4c78-bed5-5837e5f277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200D4E-A854-4734-AA1F-81FA6D516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18</Pages>
  <Words>3430</Words>
  <Characters>19554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Requirements Specification V1.3</vt:lpstr>
    </vt:vector>
  </TitlesOfParts>
  <Company>ABB Automation Products</Company>
  <LinksUpToDate>false</LinksUpToDate>
  <CharactersWithSpaces>22939</CharactersWithSpaces>
  <SharedDoc>false</SharedDoc>
  <HLinks>
    <vt:vector size="126" baseType="variant">
      <vt:variant>
        <vt:i4>1048631</vt:i4>
      </vt:variant>
      <vt:variant>
        <vt:i4>122</vt:i4>
      </vt:variant>
      <vt:variant>
        <vt:i4>0</vt:i4>
      </vt:variant>
      <vt:variant>
        <vt:i4>5</vt:i4>
      </vt:variant>
      <vt:variant>
        <vt:lpwstr/>
      </vt:variant>
      <vt:variant>
        <vt:lpwstr>_Toc262045343</vt:lpwstr>
      </vt:variant>
      <vt:variant>
        <vt:i4>1048631</vt:i4>
      </vt:variant>
      <vt:variant>
        <vt:i4>116</vt:i4>
      </vt:variant>
      <vt:variant>
        <vt:i4>0</vt:i4>
      </vt:variant>
      <vt:variant>
        <vt:i4>5</vt:i4>
      </vt:variant>
      <vt:variant>
        <vt:lpwstr/>
      </vt:variant>
      <vt:variant>
        <vt:lpwstr>_Toc262045342</vt:lpwstr>
      </vt:variant>
      <vt:variant>
        <vt:i4>1048631</vt:i4>
      </vt:variant>
      <vt:variant>
        <vt:i4>110</vt:i4>
      </vt:variant>
      <vt:variant>
        <vt:i4>0</vt:i4>
      </vt:variant>
      <vt:variant>
        <vt:i4>5</vt:i4>
      </vt:variant>
      <vt:variant>
        <vt:lpwstr/>
      </vt:variant>
      <vt:variant>
        <vt:lpwstr>_Toc262045341</vt:lpwstr>
      </vt:variant>
      <vt:variant>
        <vt:i4>1048631</vt:i4>
      </vt:variant>
      <vt:variant>
        <vt:i4>104</vt:i4>
      </vt:variant>
      <vt:variant>
        <vt:i4>0</vt:i4>
      </vt:variant>
      <vt:variant>
        <vt:i4>5</vt:i4>
      </vt:variant>
      <vt:variant>
        <vt:lpwstr/>
      </vt:variant>
      <vt:variant>
        <vt:lpwstr>_Toc262045340</vt:lpwstr>
      </vt:variant>
      <vt:variant>
        <vt:i4>1507383</vt:i4>
      </vt:variant>
      <vt:variant>
        <vt:i4>98</vt:i4>
      </vt:variant>
      <vt:variant>
        <vt:i4>0</vt:i4>
      </vt:variant>
      <vt:variant>
        <vt:i4>5</vt:i4>
      </vt:variant>
      <vt:variant>
        <vt:lpwstr/>
      </vt:variant>
      <vt:variant>
        <vt:lpwstr>_Toc262045339</vt:lpwstr>
      </vt:variant>
      <vt:variant>
        <vt:i4>1507383</vt:i4>
      </vt:variant>
      <vt:variant>
        <vt:i4>92</vt:i4>
      </vt:variant>
      <vt:variant>
        <vt:i4>0</vt:i4>
      </vt:variant>
      <vt:variant>
        <vt:i4>5</vt:i4>
      </vt:variant>
      <vt:variant>
        <vt:lpwstr/>
      </vt:variant>
      <vt:variant>
        <vt:lpwstr>_Toc262045338</vt:lpwstr>
      </vt:variant>
      <vt:variant>
        <vt:i4>1507383</vt:i4>
      </vt:variant>
      <vt:variant>
        <vt:i4>86</vt:i4>
      </vt:variant>
      <vt:variant>
        <vt:i4>0</vt:i4>
      </vt:variant>
      <vt:variant>
        <vt:i4>5</vt:i4>
      </vt:variant>
      <vt:variant>
        <vt:lpwstr/>
      </vt:variant>
      <vt:variant>
        <vt:lpwstr>_Toc262045337</vt:lpwstr>
      </vt:variant>
      <vt:variant>
        <vt:i4>1507383</vt:i4>
      </vt:variant>
      <vt:variant>
        <vt:i4>80</vt:i4>
      </vt:variant>
      <vt:variant>
        <vt:i4>0</vt:i4>
      </vt:variant>
      <vt:variant>
        <vt:i4>5</vt:i4>
      </vt:variant>
      <vt:variant>
        <vt:lpwstr/>
      </vt:variant>
      <vt:variant>
        <vt:lpwstr>_Toc262045336</vt:lpwstr>
      </vt:variant>
      <vt:variant>
        <vt:i4>1507383</vt:i4>
      </vt:variant>
      <vt:variant>
        <vt:i4>74</vt:i4>
      </vt:variant>
      <vt:variant>
        <vt:i4>0</vt:i4>
      </vt:variant>
      <vt:variant>
        <vt:i4>5</vt:i4>
      </vt:variant>
      <vt:variant>
        <vt:lpwstr/>
      </vt:variant>
      <vt:variant>
        <vt:lpwstr>_Toc262045335</vt:lpwstr>
      </vt:variant>
      <vt:variant>
        <vt:i4>1507383</vt:i4>
      </vt:variant>
      <vt:variant>
        <vt:i4>68</vt:i4>
      </vt:variant>
      <vt:variant>
        <vt:i4>0</vt:i4>
      </vt:variant>
      <vt:variant>
        <vt:i4>5</vt:i4>
      </vt:variant>
      <vt:variant>
        <vt:lpwstr/>
      </vt:variant>
      <vt:variant>
        <vt:lpwstr>_Toc262045334</vt:lpwstr>
      </vt:variant>
      <vt:variant>
        <vt:i4>1507383</vt:i4>
      </vt:variant>
      <vt:variant>
        <vt:i4>62</vt:i4>
      </vt:variant>
      <vt:variant>
        <vt:i4>0</vt:i4>
      </vt:variant>
      <vt:variant>
        <vt:i4>5</vt:i4>
      </vt:variant>
      <vt:variant>
        <vt:lpwstr/>
      </vt:variant>
      <vt:variant>
        <vt:lpwstr>_Toc262045333</vt:lpwstr>
      </vt:variant>
      <vt:variant>
        <vt:i4>1507383</vt:i4>
      </vt:variant>
      <vt:variant>
        <vt:i4>56</vt:i4>
      </vt:variant>
      <vt:variant>
        <vt:i4>0</vt:i4>
      </vt:variant>
      <vt:variant>
        <vt:i4>5</vt:i4>
      </vt:variant>
      <vt:variant>
        <vt:lpwstr/>
      </vt:variant>
      <vt:variant>
        <vt:lpwstr>_Toc262045332</vt:lpwstr>
      </vt:variant>
      <vt:variant>
        <vt:i4>1507383</vt:i4>
      </vt:variant>
      <vt:variant>
        <vt:i4>50</vt:i4>
      </vt:variant>
      <vt:variant>
        <vt:i4>0</vt:i4>
      </vt:variant>
      <vt:variant>
        <vt:i4>5</vt:i4>
      </vt:variant>
      <vt:variant>
        <vt:lpwstr/>
      </vt:variant>
      <vt:variant>
        <vt:lpwstr>_Toc262045331</vt:lpwstr>
      </vt:variant>
      <vt:variant>
        <vt:i4>1507383</vt:i4>
      </vt:variant>
      <vt:variant>
        <vt:i4>44</vt:i4>
      </vt:variant>
      <vt:variant>
        <vt:i4>0</vt:i4>
      </vt:variant>
      <vt:variant>
        <vt:i4>5</vt:i4>
      </vt:variant>
      <vt:variant>
        <vt:lpwstr/>
      </vt:variant>
      <vt:variant>
        <vt:lpwstr>_Toc262045330</vt:lpwstr>
      </vt:variant>
      <vt:variant>
        <vt:i4>1441847</vt:i4>
      </vt:variant>
      <vt:variant>
        <vt:i4>38</vt:i4>
      </vt:variant>
      <vt:variant>
        <vt:i4>0</vt:i4>
      </vt:variant>
      <vt:variant>
        <vt:i4>5</vt:i4>
      </vt:variant>
      <vt:variant>
        <vt:lpwstr/>
      </vt:variant>
      <vt:variant>
        <vt:lpwstr>_Toc262045329</vt:lpwstr>
      </vt:variant>
      <vt:variant>
        <vt:i4>1441847</vt:i4>
      </vt:variant>
      <vt:variant>
        <vt:i4>32</vt:i4>
      </vt:variant>
      <vt:variant>
        <vt:i4>0</vt:i4>
      </vt:variant>
      <vt:variant>
        <vt:i4>5</vt:i4>
      </vt:variant>
      <vt:variant>
        <vt:lpwstr/>
      </vt:variant>
      <vt:variant>
        <vt:lpwstr>_Toc262045328</vt:lpwstr>
      </vt:variant>
      <vt:variant>
        <vt:i4>1441847</vt:i4>
      </vt:variant>
      <vt:variant>
        <vt:i4>26</vt:i4>
      </vt:variant>
      <vt:variant>
        <vt:i4>0</vt:i4>
      </vt:variant>
      <vt:variant>
        <vt:i4>5</vt:i4>
      </vt:variant>
      <vt:variant>
        <vt:lpwstr/>
      </vt:variant>
      <vt:variant>
        <vt:lpwstr>_Toc262045327</vt:lpwstr>
      </vt:variant>
      <vt:variant>
        <vt:i4>1441847</vt:i4>
      </vt:variant>
      <vt:variant>
        <vt:i4>20</vt:i4>
      </vt:variant>
      <vt:variant>
        <vt:i4>0</vt:i4>
      </vt:variant>
      <vt:variant>
        <vt:i4>5</vt:i4>
      </vt:variant>
      <vt:variant>
        <vt:lpwstr/>
      </vt:variant>
      <vt:variant>
        <vt:lpwstr>_Toc262045326</vt:lpwstr>
      </vt:variant>
      <vt:variant>
        <vt:i4>1441847</vt:i4>
      </vt:variant>
      <vt:variant>
        <vt:i4>14</vt:i4>
      </vt:variant>
      <vt:variant>
        <vt:i4>0</vt:i4>
      </vt:variant>
      <vt:variant>
        <vt:i4>5</vt:i4>
      </vt:variant>
      <vt:variant>
        <vt:lpwstr/>
      </vt:variant>
      <vt:variant>
        <vt:lpwstr>_Toc262045325</vt:lpwstr>
      </vt:variant>
      <vt:variant>
        <vt:i4>1441847</vt:i4>
      </vt:variant>
      <vt:variant>
        <vt:i4>8</vt:i4>
      </vt:variant>
      <vt:variant>
        <vt:i4>0</vt:i4>
      </vt:variant>
      <vt:variant>
        <vt:i4>5</vt:i4>
      </vt:variant>
      <vt:variant>
        <vt:lpwstr/>
      </vt:variant>
      <vt:variant>
        <vt:lpwstr>_Toc262045324</vt:lpwstr>
      </vt:variant>
      <vt:variant>
        <vt:i4>1441847</vt:i4>
      </vt:variant>
      <vt:variant>
        <vt:i4>2</vt:i4>
      </vt:variant>
      <vt:variant>
        <vt:i4>0</vt:i4>
      </vt:variant>
      <vt:variant>
        <vt:i4>5</vt:i4>
      </vt:variant>
      <vt:variant>
        <vt:lpwstr/>
      </vt:variant>
      <vt:variant>
        <vt:lpwstr>_Toc262045323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 V1.3</dc:title>
  <dc:subject/>
  <dc:creator>Andreas Stelter</dc:creator>
  <cp:keywords/>
  <dc:description/>
  <cp:lastModifiedBy>Li, Paul(Peng)</cp:lastModifiedBy>
  <cp:revision>18</cp:revision>
  <cp:lastPrinted>2012-12-06T00:55:00Z</cp:lastPrinted>
  <dcterms:created xsi:type="dcterms:W3CDTF">2016-11-08T08:36:00Z</dcterms:created>
  <dcterms:modified xsi:type="dcterms:W3CDTF">2016-11-09T09:15:00Z</dcterms:modified>
</cp:coreProperties>
</file>