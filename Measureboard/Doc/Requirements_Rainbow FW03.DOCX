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7D4122B" w14:textId="77777777" w:rsidR="006605B1" w:rsidRPr="00023568" w:rsidRDefault="006605B1" w:rsidP="006605B1">
      <w:pPr>
        <w:pStyle w:val="Template-ProjectName"/>
      </w:pPr>
      <w:bookmarkStart w:id="0" w:name="_Toc448390363"/>
      <w:bookmarkStart w:id="1" w:name="_Toc448410247"/>
      <w:r>
        <w:rPr>
          <w:rFonts w:hint="eastAsia"/>
        </w:rPr>
        <w:t xml:space="preserve">Rainbow </w:t>
      </w:r>
      <w:bookmarkStart w:id="2" w:name="_Toc448390364"/>
      <w:bookmarkStart w:id="3" w:name="_Toc448410248"/>
      <w:bookmarkEnd w:id="0"/>
      <w:bookmarkEnd w:id="1"/>
      <w:r>
        <w:t>FW</w:t>
      </w:r>
      <w:r w:rsidRPr="00023568">
        <w:t xml:space="preserve"> Specification</w:t>
      </w:r>
      <w:bookmarkEnd w:id="2"/>
      <w:bookmarkEnd w:id="3"/>
    </w:p>
    <w:p w14:paraId="5DC9BBE8" w14:textId="77777777" w:rsidR="006605B1" w:rsidRPr="00023568" w:rsidRDefault="006605B1" w:rsidP="006605B1"/>
    <w:tbl>
      <w:tblPr>
        <w:tblW w:w="0" w:type="auto"/>
        <w:tblLayout w:type="fixed"/>
        <w:tblCellMar>
          <w:left w:w="70" w:type="dxa"/>
          <w:right w:w="70" w:type="dxa"/>
        </w:tblCellMar>
        <w:tblLook w:val="0000" w:firstRow="0" w:lastRow="0" w:firstColumn="0" w:lastColumn="0" w:noHBand="0" w:noVBand="0"/>
      </w:tblPr>
      <w:tblGrid>
        <w:gridCol w:w="2427"/>
        <w:gridCol w:w="2427"/>
        <w:gridCol w:w="2427"/>
        <w:gridCol w:w="2428"/>
      </w:tblGrid>
      <w:tr w:rsidR="006605B1" w:rsidRPr="00683E08" w14:paraId="05F61C4E" w14:textId="77777777" w:rsidTr="006605B1">
        <w:tc>
          <w:tcPr>
            <w:tcW w:w="2427" w:type="dxa"/>
            <w:vAlign w:val="center"/>
          </w:tcPr>
          <w:p w14:paraId="1F3AADA4" w14:textId="77777777" w:rsidR="006605B1" w:rsidRPr="00023568" w:rsidRDefault="006605B1" w:rsidP="006605B1">
            <w:pPr>
              <w:pStyle w:val="Template-Topic"/>
              <w:rPr>
                <w:lang w:val="en-US"/>
              </w:rPr>
            </w:pPr>
            <w:r w:rsidRPr="00023568">
              <w:rPr>
                <w:lang w:val="en-US"/>
              </w:rPr>
              <w:t>Department:</w:t>
            </w:r>
          </w:p>
        </w:tc>
        <w:tc>
          <w:tcPr>
            <w:tcW w:w="2427" w:type="dxa"/>
            <w:vAlign w:val="center"/>
          </w:tcPr>
          <w:p w14:paraId="292437CF" w14:textId="77777777" w:rsidR="006605B1" w:rsidRPr="00023568" w:rsidRDefault="006605B1" w:rsidP="006605B1">
            <w:pPr>
              <w:pStyle w:val="Template-References"/>
              <w:rPr>
                <w:rStyle w:val="Template-TopicCarCar"/>
                <w:rFonts w:cs="Arial"/>
                <w:lang w:eastAsia="zh-CN"/>
              </w:rPr>
            </w:pPr>
            <w:r w:rsidRPr="00023568">
              <w:t>HACH</w:t>
            </w:r>
          </w:p>
        </w:tc>
        <w:tc>
          <w:tcPr>
            <w:tcW w:w="2427" w:type="dxa"/>
            <w:vAlign w:val="center"/>
          </w:tcPr>
          <w:p w14:paraId="6D7DC1C2" w14:textId="77777777" w:rsidR="006605B1" w:rsidRPr="00023568" w:rsidRDefault="006605B1" w:rsidP="006605B1">
            <w:pPr>
              <w:pStyle w:val="Template-Topic"/>
              <w:rPr>
                <w:lang w:val="en-US"/>
              </w:rPr>
            </w:pPr>
          </w:p>
        </w:tc>
        <w:tc>
          <w:tcPr>
            <w:tcW w:w="2428" w:type="dxa"/>
            <w:vAlign w:val="center"/>
          </w:tcPr>
          <w:p w14:paraId="0C7F2D36" w14:textId="77777777" w:rsidR="006605B1" w:rsidRPr="00023568" w:rsidRDefault="006605B1" w:rsidP="006605B1">
            <w:pPr>
              <w:pStyle w:val="Template-References"/>
            </w:pPr>
          </w:p>
        </w:tc>
      </w:tr>
      <w:tr w:rsidR="006605B1" w:rsidRPr="00683E08" w14:paraId="5B81D0F4" w14:textId="77777777" w:rsidTr="006605B1">
        <w:tc>
          <w:tcPr>
            <w:tcW w:w="2427" w:type="dxa"/>
            <w:vAlign w:val="center"/>
          </w:tcPr>
          <w:p w14:paraId="4DA88BD7" w14:textId="77777777" w:rsidR="006605B1" w:rsidRPr="00023568" w:rsidRDefault="006605B1" w:rsidP="006605B1">
            <w:pPr>
              <w:pStyle w:val="Template-Topic"/>
              <w:rPr>
                <w:lang w:val="en-US"/>
              </w:rPr>
            </w:pPr>
            <w:r w:rsidRPr="00023568">
              <w:rPr>
                <w:lang w:val="en-US"/>
              </w:rPr>
              <w:t xml:space="preserve">Project </w:t>
            </w:r>
            <w:r w:rsidRPr="00023568">
              <w:rPr>
                <w:lang w:val="en-US" w:eastAsia="zh-CN"/>
              </w:rPr>
              <w:t>Name</w:t>
            </w:r>
            <w:r w:rsidRPr="00023568">
              <w:rPr>
                <w:lang w:val="en-US"/>
              </w:rPr>
              <w:t>:</w:t>
            </w:r>
          </w:p>
        </w:tc>
        <w:tc>
          <w:tcPr>
            <w:tcW w:w="2427" w:type="dxa"/>
            <w:vAlign w:val="center"/>
          </w:tcPr>
          <w:p w14:paraId="56099716" w14:textId="77777777" w:rsidR="006605B1" w:rsidRPr="00023568" w:rsidRDefault="006605B1" w:rsidP="006605B1">
            <w:pPr>
              <w:pStyle w:val="Template-References"/>
            </w:pPr>
            <w:r>
              <w:rPr>
                <w:rFonts w:hint="eastAsia"/>
              </w:rPr>
              <w:t>Rainbow</w:t>
            </w:r>
          </w:p>
        </w:tc>
        <w:tc>
          <w:tcPr>
            <w:tcW w:w="2427" w:type="dxa"/>
            <w:vAlign w:val="center"/>
          </w:tcPr>
          <w:p w14:paraId="48F61AFB" w14:textId="77777777" w:rsidR="006605B1" w:rsidRPr="00023568" w:rsidRDefault="006605B1" w:rsidP="006605B1">
            <w:pPr>
              <w:pStyle w:val="Template-Topic"/>
              <w:rPr>
                <w:rStyle w:val="Template-TopicCarCar"/>
                <w:rFonts w:cs="Arial"/>
                <w:lang w:val="en-US"/>
              </w:rPr>
            </w:pPr>
            <w:r w:rsidRPr="00023568">
              <w:rPr>
                <w:lang w:val="en-US"/>
              </w:rPr>
              <w:t>Version:</w:t>
            </w:r>
          </w:p>
        </w:tc>
        <w:tc>
          <w:tcPr>
            <w:tcW w:w="2428" w:type="dxa"/>
            <w:vAlign w:val="center"/>
          </w:tcPr>
          <w:p w14:paraId="2475EFEB" w14:textId="50B8EB31" w:rsidR="006605B1" w:rsidRPr="00023568" w:rsidRDefault="006605B1" w:rsidP="00944FD6">
            <w:pPr>
              <w:pStyle w:val="Template-Version"/>
              <w:rPr>
                <w:lang w:eastAsia="zh-CN"/>
              </w:rPr>
            </w:pPr>
            <w:r w:rsidRPr="00023568">
              <w:rPr>
                <w:noProof/>
              </w:rPr>
              <w:t>V0.</w:t>
            </w:r>
            <w:r w:rsidR="00944FD6">
              <w:rPr>
                <w:noProof/>
                <w:lang w:eastAsia="zh-CN"/>
              </w:rPr>
              <w:t>3</w:t>
            </w:r>
          </w:p>
        </w:tc>
      </w:tr>
      <w:tr w:rsidR="006605B1" w:rsidRPr="00683E08" w14:paraId="1C3EB832" w14:textId="77777777" w:rsidTr="006605B1">
        <w:tc>
          <w:tcPr>
            <w:tcW w:w="2427" w:type="dxa"/>
            <w:vAlign w:val="center"/>
          </w:tcPr>
          <w:p w14:paraId="1E39FE87" w14:textId="77777777" w:rsidR="006605B1" w:rsidRPr="00023568" w:rsidRDefault="006605B1" w:rsidP="006605B1">
            <w:pPr>
              <w:pStyle w:val="Template-Topic"/>
              <w:rPr>
                <w:lang w:val="en-US"/>
              </w:rPr>
            </w:pPr>
            <w:r w:rsidRPr="00023568">
              <w:rPr>
                <w:lang w:val="en-US"/>
              </w:rPr>
              <w:t>Doc Reference Nb.:</w:t>
            </w:r>
          </w:p>
        </w:tc>
        <w:tc>
          <w:tcPr>
            <w:tcW w:w="2427" w:type="dxa"/>
            <w:vAlign w:val="center"/>
          </w:tcPr>
          <w:p w14:paraId="31E64B5F" w14:textId="77777777" w:rsidR="006605B1" w:rsidRPr="00023568" w:rsidRDefault="006605B1" w:rsidP="00737500">
            <w:pPr>
              <w:pStyle w:val="Template-References"/>
            </w:pPr>
            <w:r>
              <w:rPr>
                <w:rFonts w:hint="eastAsia"/>
              </w:rPr>
              <w:t>RB</w:t>
            </w:r>
            <w:r w:rsidR="00737500">
              <w:t xml:space="preserve"> FW </w:t>
            </w:r>
            <w:r>
              <w:t>Spec</w:t>
            </w:r>
          </w:p>
        </w:tc>
        <w:tc>
          <w:tcPr>
            <w:tcW w:w="2427" w:type="dxa"/>
            <w:vAlign w:val="center"/>
          </w:tcPr>
          <w:p w14:paraId="6AE65C8B" w14:textId="77777777" w:rsidR="006605B1" w:rsidRPr="00023568" w:rsidRDefault="006605B1" w:rsidP="006605B1">
            <w:pPr>
              <w:pStyle w:val="Template-Topic"/>
              <w:rPr>
                <w:lang w:val="en-US"/>
              </w:rPr>
            </w:pPr>
            <w:r w:rsidRPr="00023568">
              <w:rPr>
                <w:lang w:val="en-US"/>
              </w:rPr>
              <w:t>Date:</w:t>
            </w:r>
          </w:p>
        </w:tc>
        <w:tc>
          <w:tcPr>
            <w:tcW w:w="2428" w:type="dxa"/>
            <w:vAlign w:val="center"/>
          </w:tcPr>
          <w:p w14:paraId="227922F4" w14:textId="77777777" w:rsidR="006605B1" w:rsidRPr="00023568" w:rsidRDefault="006605B1" w:rsidP="00BB2BCA">
            <w:pPr>
              <w:pStyle w:val="Template-References"/>
              <w:rPr>
                <w:lang w:eastAsia="zh-CN"/>
              </w:rPr>
            </w:pPr>
            <w:r>
              <w:rPr>
                <w:rFonts w:hint="eastAsia"/>
              </w:rPr>
              <w:t>2016-</w:t>
            </w:r>
            <w:r w:rsidR="00BB2BCA">
              <w:t>11-08</w:t>
            </w:r>
          </w:p>
        </w:tc>
      </w:tr>
    </w:tbl>
    <w:p w14:paraId="2D2D0991" w14:textId="77777777" w:rsidR="006605B1" w:rsidRPr="00023568" w:rsidRDefault="006605B1" w:rsidP="006605B1"/>
    <w:p w14:paraId="33D4CA61" w14:textId="77777777" w:rsidR="006605B1" w:rsidRPr="00023568" w:rsidRDefault="006605B1" w:rsidP="006605B1">
      <w:pPr>
        <w:rPr>
          <w:rStyle w:val="af0"/>
          <w:rFonts w:cs="Arial"/>
          <w:b w:val="0"/>
        </w:rPr>
      </w:pPr>
      <w:r w:rsidRPr="00023568">
        <w:rPr>
          <w:snapToGrid w:val="0"/>
        </w:rPr>
        <w:t>Executive definition &amp; objectives:</w:t>
      </w:r>
    </w:p>
    <w:p w14:paraId="0564C8C1" w14:textId="77777777" w:rsidR="006605B1" w:rsidRPr="00023568" w:rsidRDefault="006605B1" w:rsidP="006605B1">
      <w:pPr>
        <w:rPr>
          <w:b/>
          <w:snapToGrid w:val="0"/>
          <w:sz w:val="18"/>
        </w:rPr>
      </w:pPr>
      <w:bookmarkStart w:id="4" w:name="_Toc448390365"/>
      <w:bookmarkStart w:id="5" w:name="_Toc448410249"/>
      <w:r w:rsidRPr="00023568">
        <w:rPr>
          <w:rStyle w:val="af0"/>
          <w:rFonts w:cs="Arial"/>
          <w:b w:val="0"/>
        </w:rPr>
        <w:t>This template is intended for</w:t>
      </w:r>
      <w:bookmarkEnd w:id="4"/>
      <w:bookmarkEnd w:id="5"/>
    </w:p>
    <w:p w14:paraId="06763B9B" w14:textId="77777777" w:rsidR="006605B1" w:rsidRPr="00023568" w:rsidRDefault="006605B1" w:rsidP="006605B1">
      <w:r w:rsidRPr="00023568">
        <w:t xml:space="preserve">Show the </w:t>
      </w:r>
      <w:r>
        <w:t xml:space="preserve">firmware spec </w:t>
      </w:r>
      <w:r w:rsidRPr="00023568">
        <w:t xml:space="preserve">against the </w:t>
      </w:r>
      <w:r>
        <w:t>Product</w:t>
      </w:r>
      <w:r w:rsidRPr="00023568">
        <w:t xml:space="preserve"> Specification</w:t>
      </w:r>
      <w:r>
        <w:rPr>
          <w:rFonts w:hint="eastAsia"/>
        </w:rPr>
        <w:t xml:space="preserve"> from BU</w:t>
      </w:r>
      <w:r w:rsidRPr="00023568">
        <w:t>.</w:t>
      </w:r>
    </w:p>
    <w:p w14:paraId="00D95239" w14:textId="77777777" w:rsidR="006605B1" w:rsidRPr="00023568" w:rsidRDefault="006605B1" w:rsidP="006605B1">
      <w:pPr>
        <w:rPr>
          <w:b/>
        </w:rPr>
      </w:pPr>
      <w:r w:rsidRPr="00023568">
        <w:t>This document has to contain the product architecture that will later be used as a reference and major input for the Implementation &amp; Validation phase.</w:t>
      </w:r>
    </w:p>
    <w:p w14:paraId="2C340EEE" w14:textId="77777777" w:rsidR="006605B1" w:rsidRPr="00023568" w:rsidRDefault="006605B1" w:rsidP="006605B1">
      <w:pPr>
        <w:rPr>
          <w:b/>
        </w:rPr>
      </w:pPr>
      <w:r w:rsidRPr="00023568">
        <w:t>For identified critical component the detailed design at component level will be described in Technical Specification.</w:t>
      </w:r>
    </w:p>
    <w:p w14:paraId="642D791B" w14:textId="77777777" w:rsidR="006605B1" w:rsidRPr="00023568" w:rsidRDefault="006605B1" w:rsidP="006605B1"/>
    <w:tbl>
      <w:tblPr>
        <w:tblW w:w="10065"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73"/>
        <w:gridCol w:w="6219"/>
        <w:gridCol w:w="1134"/>
        <w:gridCol w:w="539"/>
      </w:tblGrid>
      <w:tr w:rsidR="006605B1" w:rsidRPr="00683E08" w14:paraId="63D4DE3D" w14:textId="77777777" w:rsidTr="006605B1">
        <w:trPr>
          <w:gridAfter w:val="1"/>
          <w:wAfter w:w="539" w:type="dxa"/>
          <w:cantSplit/>
          <w:trHeight w:val="290"/>
        </w:trPr>
        <w:tc>
          <w:tcPr>
            <w:tcW w:w="2173" w:type="dxa"/>
            <w:vMerge w:val="restart"/>
            <w:shd w:val="pct5" w:color="auto" w:fill="FFFFFF"/>
            <w:vAlign w:val="center"/>
          </w:tcPr>
          <w:p w14:paraId="3F8BF270" w14:textId="77777777" w:rsidR="006605B1" w:rsidRPr="00023568" w:rsidRDefault="006605B1" w:rsidP="006605B1">
            <w:pPr>
              <w:pStyle w:val="Template-Topic-centered"/>
              <w:rPr>
                <w:lang w:val="en-US"/>
              </w:rPr>
            </w:pPr>
            <w:r w:rsidRPr="00023568">
              <w:rPr>
                <w:lang w:val="en-US"/>
              </w:rPr>
              <w:t>Deliverable Name</w:t>
            </w:r>
          </w:p>
        </w:tc>
        <w:tc>
          <w:tcPr>
            <w:tcW w:w="6219" w:type="dxa"/>
            <w:vMerge w:val="restart"/>
            <w:vAlign w:val="center"/>
          </w:tcPr>
          <w:p w14:paraId="76E08AF3" w14:textId="77777777" w:rsidR="006605B1" w:rsidRPr="007220CB" w:rsidRDefault="006605B1" w:rsidP="006605B1">
            <w:pPr>
              <w:pStyle w:val="Template-ProjectName"/>
            </w:pPr>
            <w:r>
              <w:rPr>
                <w:rFonts w:hint="eastAsia"/>
              </w:rPr>
              <w:t xml:space="preserve">Rainbow </w:t>
            </w:r>
            <w:r>
              <w:t>FW</w:t>
            </w:r>
            <w:r w:rsidRPr="00023568">
              <w:t xml:space="preserve"> Specification</w:t>
            </w:r>
          </w:p>
        </w:tc>
        <w:tc>
          <w:tcPr>
            <w:tcW w:w="1134" w:type="dxa"/>
            <w:shd w:val="pct5" w:color="auto" w:fill="FFFFFF"/>
            <w:vAlign w:val="center"/>
          </w:tcPr>
          <w:p w14:paraId="1F3F8B6F" w14:textId="77777777" w:rsidR="006605B1" w:rsidRPr="00023568" w:rsidRDefault="006605B1" w:rsidP="006605B1">
            <w:pPr>
              <w:pStyle w:val="Template-StageGate"/>
              <w:rPr>
                <w:b/>
                <w:lang w:val="en-US"/>
              </w:rPr>
            </w:pPr>
            <w:r w:rsidRPr="00023568">
              <w:rPr>
                <w:lang w:val="en-US" w:eastAsia="zh-CN"/>
              </w:rPr>
              <w:t>Toll</w:t>
            </w:r>
            <w:r w:rsidRPr="00023568">
              <w:rPr>
                <w:lang w:val="en-US"/>
              </w:rPr>
              <w:t xml:space="preserve"> Gate</w:t>
            </w:r>
          </w:p>
        </w:tc>
      </w:tr>
      <w:tr w:rsidR="006605B1" w:rsidRPr="00683E08" w14:paraId="569CDAE4" w14:textId="77777777" w:rsidTr="006605B1">
        <w:trPr>
          <w:cantSplit/>
          <w:trHeight w:val="286"/>
        </w:trPr>
        <w:tc>
          <w:tcPr>
            <w:tcW w:w="2173" w:type="dxa"/>
            <w:vMerge/>
            <w:shd w:val="pct5" w:color="auto" w:fill="FFFFFF"/>
          </w:tcPr>
          <w:p w14:paraId="785EBDD9" w14:textId="77777777" w:rsidR="006605B1" w:rsidRPr="00683E08" w:rsidRDefault="006605B1" w:rsidP="006605B1"/>
        </w:tc>
        <w:tc>
          <w:tcPr>
            <w:tcW w:w="6219" w:type="dxa"/>
            <w:vMerge/>
            <w:vAlign w:val="center"/>
          </w:tcPr>
          <w:p w14:paraId="65A6190D" w14:textId="77777777" w:rsidR="006605B1" w:rsidRPr="00683E08" w:rsidRDefault="006605B1" w:rsidP="006605B1"/>
        </w:tc>
        <w:tc>
          <w:tcPr>
            <w:tcW w:w="1134" w:type="dxa"/>
            <w:vAlign w:val="center"/>
          </w:tcPr>
          <w:p w14:paraId="301C053B" w14:textId="77777777" w:rsidR="006605B1" w:rsidRPr="00023568" w:rsidRDefault="006605B1" w:rsidP="006605B1">
            <w:pPr>
              <w:pStyle w:val="Template-StageGate"/>
              <w:rPr>
                <w:lang w:val="en-US"/>
              </w:rPr>
            </w:pPr>
            <w:r w:rsidRPr="00023568">
              <w:rPr>
                <w:lang w:val="en-US"/>
              </w:rPr>
              <w:t>TG1</w:t>
            </w:r>
          </w:p>
        </w:tc>
        <w:tc>
          <w:tcPr>
            <w:tcW w:w="539" w:type="dxa"/>
            <w:vAlign w:val="center"/>
          </w:tcPr>
          <w:p w14:paraId="3E01656D" w14:textId="77777777" w:rsidR="006605B1" w:rsidRPr="00683E08" w:rsidRDefault="00203B8B" w:rsidP="006605B1">
            <w:r w:rsidRPr="00683E08">
              <w:fldChar w:fldCharType="begin">
                <w:ffData>
                  <w:name w:val=""/>
                  <w:enabled/>
                  <w:calcOnExit w:val="0"/>
                  <w:checkBox>
                    <w:size w:val="20"/>
                    <w:default w:val="1"/>
                  </w:checkBox>
                </w:ffData>
              </w:fldChar>
            </w:r>
            <w:r w:rsidR="006605B1" w:rsidRPr="00683E08">
              <w:instrText xml:space="preserve"> FORMCHECKBOX </w:instrText>
            </w:r>
            <w:r w:rsidR="00AD2298">
              <w:fldChar w:fldCharType="separate"/>
            </w:r>
            <w:r w:rsidRPr="00683E08">
              <w:fldChar w:fldCharType="end"/>
            </w:r>
          </w:p>
        </w:tc>
      </w:tr>
      <w:tr w:rsidR="006605B1" w:rsidRPr="00683E08" w14:paraId="5000655B" w14:textId="77777777" w:rsidTr="006605B1">
        <w:trPr>
          <w:cantSplit/>
          <w:trHeight w:val="286"/>
        </w:trPr>
        <w:tc>
          <w:tcPr>
            <w:tcW w:w="2173" w:type="dxa"/>
            <w:vMerge/>
            <w:shd w:val="pct5" w:color="auto" w:fill="FFFFFF"/>
          </w:tcPr>
          <w:p w14:paraId="5A8643EE" w14:textId="77777777" w:rsidR="006605B1" w:rsidRPr="00683E08" w:rsidRDefault="006605B1" w:rsidP="006605B1"/>
        </w:tc>
        <w:tc>
          <w:tcPr>
            <w:tcW w:w="6219" w:type="dxa"/>
            <w:vMerge/>
            <w:vAlign w:val="center"/>
          </w:tcPr>
          <w:p w14:paraId="6BE8D8E6" w14:textId="77777777" w:rsidR="006605B1" w:rsidRPr="00683E08" w:rsidRDefault="006605B1" w:rsidP="006605B1"/>
        </w:tc>
        <w:tc>
          <w:tcPr>
            <w:tcW w:w="1134" w:type="dxa"/>
            <w:vAlign w:val="center"/>
          </w:tcPr>
          <w:p w14:paraId="5ED5EEC8" w14:textId="77777777" w:rsidR="006605B1" w:rsidRPr="00023568" w:rsidRDefault="006605B1" w:rsidP="006605B1">
            <w:pPr>
              <w:pStyle w:val="Template-StageGate"/>
              <w:rPr>
                <w:lang w:val="en-US"/>
              </w:rPr>
            </w:pPr>
            <w:r w:rsidRPr="00023568">
              <w:rPr>
                <w:lang w:val="en-US"/>
              </w:rPr>
              <w:t>TG2</w:t>
            </w:r>
          </w:p>
        </w:tc>
        <w:tc>
          <w:tcPr>
            <w:tcW w:w="539" w:type="dxa"/>
            <w:vAlign w:val="center"/>
          </w:tcPr>
          <w:p w14:paraId="503658FB" w14:textId="77777777" w:rsidR="006605B1" w:rsidRPr="00683E08" w:rsidRDefault="00203B8B" w:rsidP="006605B1">
            <w:r w:rsidRPr="00683E08">
              <w:fldChar w:fldCharType="begin">
                <w:ffData>
                  <w:name w:val="CaseACocher11"/>
                  <w:enabled/>
                  <w:calcOnExit w:val="0"/>
                  <w:checkBox>
                    <w:size w:val="20"/>
                    <w:default w:val="0"/>
                  </w:checkBox>
                </w:ffData>
              </w:fldChar>
            </w:r>
            <w:r w:rsidR="006605B1" w:rsidRPr="00683E08">
              <w:instrText xml:space="preserve"> FORMCHECKBOX </w:instrText>
            </w:r>
            <w:r w:rsidR="00AD2298">
              <w:fldChar w:fldCharType="separate"/>
            </w:r>
            <w:r w:rsidRPr="00683E08">
              <w:fldChar w:fldCharType="end"/>
            </w:r>
          </w:p>
        </w:tc>
      </w:tr>
      <w:tr w:rsidR="006605B1" w:rsidRPr="00683E08" w14:paraId="3FD76EA1" w14:textId="77777777" w:rsidTr="006605B1">
        <w:trPr>
          <w:cantSplit/>
          <w:trHeight w:val="286"/>
        </w:trPr>
        <w:tc>
          <w:tcPr>
            <w:tcW w:w="2173" w:type="dxa"/>
            <w:vMerge/>
            <w:shd w:val="pct5" w:color="auto" w:fill="FFFFFF"/>
          </w:tcPr>
          <w:p w14:paraId="3A3D3B89" w14:textId="77777777" w:rsidR="006605B1" w:rsidRPr="00683E08" w:rsidRDefault="006605B1" w:rsidP="006605B1"/>
        </w:tc>
        <w:tc>
          <w:tcPr>
            <w:tcW w:w="6219" w:type="dxa"/>
            <w:vMerge/>
            <w:vAlign w:val="center"/>
          </w:tcPr>
          <w:p w14:paraId="5A21CAB0" w14:textId="77777777" w:rsidR="006605B1" w:rsidRPr="00683E08" w:rsidRDefault="006605B1" w:rsidP="006605B1"/>
        </w:tc>
        <w:tc>
          <w:tcPr>
            <w:tcW w:w="1134" w:type="dxa"/>
            <w:vAlign w:val="center"/>
          </w:tcPr>
          <w:p w14:paraId="5D69AC8F" w14:textId="77777777" w:rsidR="006605B1" w:rsidRPr="00023568" w:rsidRDefault="006605B1" w:rsidP="006605B1">
            <w:pPr>
              <w:pStyle w:val="Template-StageGate"/>
              <w:rPr>
                <w:lang w:val="en-US"/>
              </w:rPr>
            </w:pPr>
            <w:r w:rsidRPr="00023568">
              <w:rPr>
                <w:lang w:val="en-US"/>
              </w:rPr>
              <w:t>TG3</w:t>
            </w:r>
          </w:p>
        </w:tc>
        <w:tc>
          <w:tcPr>
            <w:tcW w:w="539" w:type="dxa"/>
            <w:vAlign w:val="center"/>
          </w:tcPr>
          <w:p w14:paraId="3A0DD5FF" w14:textId="77777777" w:rsidR="006605B1" w:rsidRPr="00683E08" w:rsidRDefault="00203B8B" w:rsidP="006605B1">
            <w:r w:rsidRPr="00683E08">
              <w:fldChar w:fldCharType="begin">
                <w:ffData>
                  <w:name w:val="CaseACocher11"/>
                  <w:enabled/>
                  <w:calcOnExit w:val="0"/>
                  <w:checkBox>
                    <w:size w:val="20"/>
                    <w:default w:val="0"/>
                  </w:checkBox>
                </w:ffData>
              </w:fldChar>
            </w:r>
            <w:r w:rsidR="006605B1" w:rsidRPr="00683E08">
              <w:instrText xml:space="preserve"> FORMCHECKBOX </w:instrText>
            </w:r>
            <w:r w:rsidR="00AD2298">
              <w:fldChar w:fldCharType="separate"/>
            </w:r>
            <w:r w:rsidRPr="00683E08">
              <w:fldChar w:fldCharType="end"/>
            </w:r>
          </w:p>
        </w:tc>
      </w:tr>
      <w:tr w:rsidR="006605B1" w:rsidRPr="00683E08" w14:paraId="0AE3AC82" w14:textId="77777777" w:rsidTr="006605B1">
        <w:trPr>
          <w:cantSplit/>
          <w:trHeight w:val="286"/>
        </w:trPr>
        <w:tc>
          <w:tcPr>
            <w:tcW w:w="2173" w:type="dxa"/>
            <w:vMerge/>
            <w:shd w:val="pct5" w:color="auto" w:fill="FFFFFF"/>
          </w:tcPr>
          <w:p w14:paraId="46BBEBE8" w14:textId="77777777" w:rsidR="006605B1" w:rsidRPr="00683E08" w:rsidRDefault="006605B1" w:rsidP="006605B1"/>
        </w:tc>
        <w:tc>
          <w:tcPr>
            <w:tcW w:w="6219" w:type="dxa"/>
            <w:vMerge/>
            <w:vAlign w:val="center"/>
          </w:tcPr>
          <w:p w14:paraId="3255FFD2" w14:textId="77777777" w:rsidR="006605B1" w:rsidRPr="00683E08" w:rsidRDefault="006605B1" w:rsidP="006605B1"/>
        </w:tc>
        <w:tc>
          <w:tcPr>
            <w:tcW w:w="1134" w:type="dxa"/>
            <w:vAlign w:val="center"/>
          </w:tcPr>
          <w:p w14:paraId="2843DB48" w14:textId="77777777" w:rsidR="006605B1" w:rsidRPr="00023568" w:rsidRDefault="006605B1" w:rsidP="006605B1">
            <w:pPr>
              <w:pStyle w:val="Template-StageGate"/>
              <w:rPr>
                <w:lang w:val="en-US"/>
              </w:rPr>
            </w:pPr>
            <w:r w:rsidRPr="00023568">
              <w:rPr>
                <w:lang w:val="en-US"/>
              </w:rPr>
              <w:t xml:space="preserve">TG4 </w:t>
            </w:r>
          </w:p>
        </w:tc>
        <w:tc>
          <w:tcPr>
            <w:tcW w:w="539" w:type="dxa"/>
            <w:vAlign w:val="center"/>
          </w:tcPr>
          <w:p w14:paraId="4E401147" w14:textId="77777777" w:rsidR="006605B1" w:rsidRPr="00683E08" w:rsidRDefault="00203B8B" w:rsidP="006605B1">
            <w:r w:rsidRPr="00683E08">
              <w:fldChar w:fldCharType="begin">
                <w:ffData>
                  <w:name w:val="CaseACocher11"/>
                  <w:enabled/>
                  <w:calcOnExit w:val="0"/>
                  <w:checkBox>
                    <w:size w:val="20"/>
                    <w:default w:val="0"/>
                  </w:checkBox>
                </w:ffData>
              </w:fldChar>
            </w:r>
            <w:r w:rsidR="006605B1" w:rsidRPr="00683E08">
              <w:instrText xml:space="preserve"> FORMCHECKBOX </w:instrText>
            </w:r>
            <w:r w:rsidR="00AD2298">
              <w:fldChar w:fldCharType="separate"/>
            </w:r>
            <w:r w:rsidRPr="00683E08">
              <w:fldChar w:fldCharType="end"/>
            </w:r>
          </w:p>
        </w:tc>
      </w:tr>
      <w:tr w:rsidR="006605B1" w:rsidRPr="00683E08" w14:paraId="51886DA4" w14:textId="77777777" w:rsidTr="006605B1">
        <w:trPr>
          <w:cantSplit/>
          <w:trHeight w:val="286"/>
        </w:trPr>
        <w:tc>
          <w:tcPr>
            <w:tcW w:w="2173" w:type="dxa"/>
            <w:vMerge/>
            <w:shd w:val="pct5" w:color="auto" w:fill="FFFFFF"/>
          </w:tcPr>
          <w:p w14:paraId="5B5DB74A" w14:textId="77777777" w:rsidR="006605B1" w:rsidRPr="00683E08" w:rsidRDefault="006605B1" w:rsidP="006605B1"/>
        </w:tc>
        <w:tc>
          <w:tcPr>
            <w:tcW w:w="6219" w:type="dxa"/>
            <w:vMerge/>
            <w:vAlign w:val="center"/>
          </w:tcPr>
          <w:p w14:paraId="354D7756" w14:textId="77777777" w:rsidR="006605B1" w:rsidRPr="00683E08" w:rsidRDefault="006605B1" w:rsidP="006605B1"/>
        </w:tc>
        <w:tc>
          <w:tcPr>
            <w:tcW w:w="1134" w:type="dxa"/>
            <w:vAlign w:val="center"/>
          </w:tcPr>
          <w:p w14:paraId="77E7F5D5" w14:textId="77777777" w:rsidR="006605B1" w:rsidRPr="00023568" w:rsidRDefault="006605B1" w:rsidP="006605B1">
            <w:pPr>
              <w:pStyle w:val="Template-StageGate"/>
              <w:rPr>
                <w:lang w:val="en-US"/>
              </w:rPr>
            </w:pPr>
            <w:r w:rsidRPr="00023568">
              <w:rPr>
                <w:lang w:val="en-US"/>
              </w:rPr>
              <w:t>TG5</w:t>
            </w:r>
          </w:p>
        </w:tc>
        <w:tc>
          <w:tcPr>
            <w:tcW w:w="539" w:type="dxa"/>
            <w:vAlign w:val="center"/>
          </w:tcPr>
          <w:p w14:paraId="18CED32F" w14:textId="77777777" w:rsidR="006605B1" w:rsidRPr="00683E08" w:rsidRDefault="00203B8B" w:rsidP="006605B1">
            <w:r w:rsidRPr="00683E08">
              <w:fldChar w:fldCharType="begin">
                <w:ffData>
                  <w:name w:val="CaseACocher11"/>
                  <w:enabled/>
                  <w:calcOnExit w:val="0"/>
                  <w:checkBox>
                    <w:size w:val="20"/>
                    <w:default w:val="0"/>
                  </w:checkBox>
                </w:ffData>
              </w:fldChar>
            </w:r>
            <w:r w:rsidR="006605B1" w:rsidRPr="00683E08">
              <w:instrText xml:space="preserve"> FORMCHECKBOX </w:instrText>
            </w:r>
            <w:r w:rsidR="00AD2298">
              <w:fldChar w:fldCharType="separate"/>
            </w:r>
            <w:r w:rsidRPr="00683E08">
              <w:fldChar w:fldCharType="end"/>
            </w:r>
          </w:p>
        </w:tc>
      </w:tr>
      <w:tr w:rsidR="006605B1" w:rsidRPr="00683E08" w14:paraId="4F762853" w14:textId="77777777" w:rsidTr="006605B1">
        <w:trPr>
          <w:cantSplit/>
          <w:trHeight w:val="286"/>
        </w:trPr>
        <w:tc>
          <w:tcPr>
            <w:tcW w:w="2173" w:type="dxa"/>
            <w:vMerge/>
            <w:shd w:val="pct5" w:color="auto" w:fill="FFFFFF"/>
          </w:tcPr>
          <w:p w14:paraId="79E315ED" w14:textId="77777777" w:rsidR="006605B1" w:rsidRPr="00683E08" w:rsidRDefault="006605B1" w:rsidP="006605B1"/>
        </w:tc>
        <w:tc>
          <w:tcPr>
            <w:tcW w:w="6219" w:type="dxa"/>
            <w:vMerge/>
            <w:vAlign w:val="center"/>
          </w:tcPr>
          <w:p w14:paraId="17CD0DC6" w14:textId="77777777" w:rsidR="006605B1" w:rsidRPr="00683E08" w:rsidRDefault="006605B1" w:rsidP="006605B1"/>
        </w:tc>
        <w:tc>
          <w:tcPr>
            <w:tcW w:w="1134" w:type="dxa"/>
            <w:vAlign w:val="center"/>
          </w:tcPr>
          <w:p w14:paraId="30963554" w14:textId="77777777" w:rsidR="006605B1" w:rsidRPr="00023568" w:rsidRDefault="006605B1" w:rsidP="006605B1">
            <w:pPr>
              <w:pStyle w:val="Template-StageGate"/>
              <w:rPr>
                <w:lang w:val="en-US"/>
              </w:rPr>
            </w:pPr>
            <w:r w:rsidRPr="00023568">
              <w:rPr>
                <w:lang w:val="en-US"/>
              </w:rPr>
              <w:t>TG6</w:t>
            </w:r>
          </w:p>
        </w:tc>
        <w:tc>
          <w:tcPr>
            <w:tcW w:w="539" w:type="dxa"/>
            <w:vAlign w:val="center"/>
          </w:tcPr>
          <w:p w14:paraId="0D88AD89" w14:textId="77777777" w:rsidR="006605B1" w:rsidRPr="00683E08" w:rsidRDefault="00203B8B" w:rsidP="006605B1">
            <w:r w:rsidRPr="00683E08">
              <w:fldChar w:fldCharType="begin">
                <w:ffData>
                  <w:name w:val="CaseACocher11"/>
                  <w:enabled/>
                  <w:calcOnExit w:val="0"/>
                  <w:checkBox>
                    <w:size w:val="20"/>
                    <w:default w:val="0"/>
                  </w:checkBox>
                </w:ffData>
              </w:fldChar>
            </w:r>
            <w:r w:rsidR="006605B1" w:rsidRPr="00683E08">
              <w:instrText xml:space="preserve"> FORMCHECKBOX </w:instrText>
            </w:r>
            <w:r w:rsidR="00AD2298">
              <w:fldChar w:fldCharType="separate"/>
            </w:r>
            <w:r w:rsidRPr="00683E08">
              <w:fldChar w:fldCharType="end"/>
            </w:r>
          </w:p>
        </w:tc>
      </w:tr>
    </w:tbl>
    <w:p w14:paraId="02F5E3E7" w14:textId="77777777" w:rsidR="006605B1" w:rsidRPr="00023568" w:rsidRDefault="006605B1" w:rsidP="006605B1"/>
    <w:p w14:paraId="2E34D00A" w14:textId="77777777" w:rsidR="006605B1" w:rsidRPr="00023568" w:rsidRDefault="006605B1" w:rsidP="006605B1"/>
    <w:tbl>
      <w:tblPr>
        <w:tblW w:w="0" w:type="auto"/>
        <w:tblInd w:w="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1" w:type="dxa"/>
          <w:right w:w="71" w:type="dxa"/>
        </w:tblCellMar>
        <w:tblLook w:val="0000" w:firstRow="0" w:lastRow="0" w:firstColumn="0" w:lastColumn="0" w:noHBand="0" w:noVBand="0"/>
      </w:tblPr>
      <w:tblGrid>
        <w:gridCol w:w="2127"/>
        <w:gridCol w:w="2504"/>
        <w:gridCol w:w="2504"/>
        <w:gridCol w:w="2504"/>
      </w:tblGrid>
      <w:tr w:rsidR="006605B1" w:rsidRPr="00683E08" w14:paraId="0E4C88B8" w14:textId="77777777" w:rsidTr="006605B1">
        <w:trPr>
          <w:cantSplit/>
          <w:trHeight w:val="274"/>
        </w:trPr>
        <w:tc>
          <w:tcPr>
            <w:tcW w:w="2127" w:type="dxa"/>
            <w:shd w:val="pct5" w:color="auto" w:fill="FFFFFF"/>
            <w:vAlign w:val="center"/>
          </w:tcPr>
          <w:p w14:paraId="3B1DCF2D" w14:textId="77777777" w:rsidR="006605B1" w:rsidRPr="00023568" w:rsidRDefault="006605B1" w:rsidP="006605B1">
            <w:pPr>
              <w:pStyle w:val="Template-Topic-centered"/>
              <w:rPr>
                <w:lang w:val="en-US"/>
              </w:rPr>
            </w:pPr>
            <w:r w:rsidRPr="00023568">
              <w:rPr>
                <w:lang w:val="en-US"/>
              </w:rPr>
              <w:t>Status</w:t>
            </w:r>
          </w:p>
        </w:tc>
        <w:tc>
          <w:tcPr>
            <w:tcW w:w="2504" w:type="dxa"/>
            <w:vAlign w:val="center"/>
          </w:tcPr>
          <w:p w14:paraId="01A1BD08" w14:textId="77777777" w:rsidR="006605B1" w:rsidRPr="00683E08" w:rsidRDefault="006605B1" w:rsidP="006605B1">
            <w:pPr>
              <w:rPr>
                <w:b/>
              </w:rPr>
            </w:pPr>
            <w:r w:rsidRPr="00683E08">
              <w:tab/>
              <w:t xml:space="preserve">Draft </w:t>
            </w:r>
            <w:r w:rsidR="00203B8B" w:rsidRPr="00683E08">
              <w:fldChar w:fldCharType="begin">
                <w:ffData>
                  <w:name w:val="CaseACocher3"/>
                  <w:enabled/>
                  <w:calcOnExit w:val="0"/>
                  <w:checkBox>
                    <w:sizeAuto/>
                    <w:default w:val="1"/>
                  </w:checkBox>
                </w:ffData>
              </w:fldChar>
            </w:r>
            <w:r w:rsidRPr="00683E08">
              <w:instrText xml:space="preserve"> FORMCHECKBOX </w:instrText>
            </w:r>
            <w:r w:rsidR="00AD2298">
              <w:fldChar w:fldCharType="separate"/>
            </w:r>
            <w:r w:rsidR="00203B8B" w:rsidRPr="00683E08">
              <w:fldChar w:fldCharType="end"/>
            </w:r>
            <w:r w:rsidRPr="00683E08">
              <w:t xml:space="preserve">  </w:t>
            </w:r>
          </w:p>
        </w:tc>
        <w:tc>
          <w:tcPr>
            <w:tcW w:w="2504" w:type="dxa"/>
            <w:vAlign w:val="center"/>
          </w:tcPr>
          <w:p w14:paraId="34DD7A8E" w14:textId="77777777" w:rsidR="006605B1" w:rsidRPr="00683E08" w:rsidRDefault="006605B1" w:rsidP="006605B1">
            <w:r w:rsidRPr="00683E08">
              <w:tab/>
              <w:t xml:space="preserve">In Review </w:t>
            </w:r>
            <w:bookmarkStart w:id="6" w:name="CaseACocher2"/>
            <w:r w:rsidR="00203B8B" w:rsidRPr="00683E08">
              <w:fldChar w:fldCharType="begin">
                <w:ffData>
                  <w:name w:val="CaseACocher2"/>
                  <w:enabled/>
                  <w:calcOnExit w:val="0"/>
                  <w:checkBox>
                    <w:sizeAuto/>
                    <w:default w:val="0"/>
                  </w:checkBox>
                </w:ffData>
              </w:fldChar>
            </w:r>
            <w:r w:rsidRPr="00683E08">
              <w:instrText xml:space="preserve"> FORMCHECKBOX </w:instrText>
            </w:r>
            <w:r w:rsidR="00AD2298">
              <w:fldChar w:fldCharType="separate"/>
            </w:r>
            <w:r w:rsidR="00203B8B" w:rsidRPr="00683E08">
              <w:fldChar w:fldCharType="end"/>
            </w:r>
            <w:bookmarkEnd w:id="6"/>
          </w:p>
        </w:tc>
        <w:tc>
          <w:tcPr>
            <w:tcW w:w="2504" w:type="dxa"/>
            <w:vAlign w:val="center"/>
          </w:tcPr>
          <w:p w14:paraId="2FB3583A" w14:textId="77777777" w:rsidR="006605B1" w:rsidRPr="00683E08" w:rsidRDefault="006605B1" w:rsidP="006605B1">
            <w:r w:rsidRPr="00683E08">
              <w:tab/>
              <w:t xml:space="preserve">Official </w:t>
            </w:r>
            <w:bookmarkStart w:id="7" w:name="CaseACocher12"/>
            <w:r w:rsidR="00203B8B" w:rsidRPr="00683E08">
              <w:fldChar w:fldCharType="begin">
                <w:ffData>
                  <w:name w:val="CaseACocher12"/>
                  <w:enabled w:val="0"/>
                  <w:calcOnExit w:val="0"/>
                  <w:checkBox>
                    <w:sizeAuto/>
                    <w:default w:val="0"/>
                  </w:checkBox>
                </w:ffData>
              </w:fldChar>
            </w:r>
            <w:r w:rsidRPr="00683E08">
              <w:instrText xml:space="preserve"> FORMCHECKBOX </w:instrText>
            </w:r>
            <w:r w:rsidR="00AD2298">
              <w:fldChar w:fldCharType="separate"/>
            </w:r>
            <w:r w:rsidR="00203B8B" w:rsidRPr="00683E08">
              <w:fldChar w:fldCharType="end"/>
            </w:r>
            <w:bookmarkEnd w:id="7"/>
          </w:p>
        </w:tc>
      </w:tr>
    </w:tbl>
    <w:p w14:paraId="2925BC4C" w14:textId="77777777" w:rsidR="006605B1" w:rsidRPr="00023568" w:rsidRDefault="006605B1" w:rsidP="006605B1"/>
    <w:p w14:paraId="27B56958" w14:textId="77777777" w:rsidR="006605B1" w:rsidRPr="00023568" w:rsidRDefault="006605B1" w:rsidP="006605B1"/>
    <w:tbl>
      <w:tblPr>
        <w:tblW w:w="4927" w:type="pct"/>
        <w:tblInd w:w="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1" w:type="dxa"/>
          <w:right w:w="71" w:type="dxa"/>
        </w:tblCellMar>
        <w:tblLook w:val="0000" w:firstRow="0" w:lastRow="0" w:firstColumn="0" w:lastColumn="0" w:noHBand="0" w:noVBand="0"/>
      </w:tblPr>
      <w:tblGrid>
        <w:gridCol w:w="2055"/>
        <w:gridCol w:w="3683"/>
        <w:gridCol w:w="3750"/>
      </w:tblGrid>
      <w:tr w:rsidR="006605B1" w:rsidRPr="00683E08" w14:paraId="2D829CC7" w14:textId="77777777" w:rsidTr="006605B1">
        <w:trPr>
          <w:cantSplit/>
          <w:trHeight w:val="389"/>
        </w:trPr>
        <w:tc>
          <w:tcPr>
            <w:tcW w:w="1083" w:type="pct"/>
            <w:tcBorders>
              <w:top w:val="single" w:sz="4" w:space="0" w:color="808080"/>
              <w:left w:val="single" w:sz="4" w:space="0" w:color="808080"/>
              <w:bottom w:val="single" w:sz="4" w:space="0" w:color="808080"/>
              <w:right w:val="nil"/>
            </w:tcBorders>
            <w:shd w:val="pct5" w:color="auto" w:fill="FFFFFF"/>
            <w:vAlign w:val="center"/>
          </w:tcPr>
          <w:p w14:paraId="759719DD" w14:textId="77777777" w:rsidR="006605B1" w:rsidRPr="00023568" w:rsidRDefault="006605B1" w:rsidP="006605B1">
            <w:pPr>
              <w:pStyle w:val="Template-Topic-centered"/>
              <w:rPr>
                <w:lang w:val="en-US"/>
              </w:rPr>
            </w:pPr>
            <w:r w:rsidRPr="00023568">
              <w:rPr>
                <w:lang w:val="en-US"/>
              </w:rPr>
              <w:t>Roles</w:t>
            </w:r>
          </w:p>
        </w:tc>
        <w:tc>
          <w:tcPr>
            <w:tcW w:w="1941" w:type="pct"/>
            <w:tcBorders>
              <w:top w:val="single" w:sz="4" w:space="0" w:color="808080"/>
              <w:left w:val="single" w:sz="4" w:space="0" w:color="808080"/>
              <w:bottom w:val="single" w:sz="4" w:space="0" w:color="808080"/>
              <w:right w:val="single" w:sz="4" w:space="0" w:color="808080"/>
            </w:tcBorders>
            <w:shd w:val="pct5" w:color="auto" w:fill="FFFFFF"/>
            <w:vAlign w:val="center"/>
          </w:tcPr>
          <w:p w14:paraId="40C82105" w14:textId="77777777" w:rsidR="006605B1" w:rsidRPr="00023568" w:rsidRDefault="006605B1" w:rsidP="006605B1">
            <w:pPr>
              <w:pStyle w:val="Template-Topic-centered"/>
              <w:rPr>
                <w:lang w:val="en-US"/>
              </w:rPr>
            </w:pPr>
            <w:r w:rsidRPr="00023568">
              <w:rPr>
                <w:lang w:val="en-US"/>
              </w:rPr>
              <w:t>Function</w:t>
            </w:r>
          </w:p>
        </w:tc>
        <w:tc>
          <w:tcPr>
            <w:tcW w:w="1976" w:type="pct"/>
            <w:tcBorders>
              <w:top w:val="single" w:sz="4" w:space="0" w:color="808080"/>
              <w:left w:val="single" w:sz="4" w:space="0" w:color="808080"/>
              <w:bottom w:val="single" w:sz="4" w:space="0" w:color="808080"/>
              <w:right w:val="single" w:sz="4" w:space="0" w:color="808080"/>
            </w:tcBorders>
            <w:shd w:val="pct5" w:color="auto" w:fill="FFFFFF"/>
            <w:vAlign w:val="center"/>
          </w:tcPr>
          <w:p w14:paraId="58A78412" w14:textId="77777777" w:rsidR="006605B1" w:rsidRPr="00023568" w:rsidRDefault="006605B1" w:rsidP="006605B1">
            <w:pPr>
              <w:pStyle w:val="Template-Topic-centered"/>
              <w:rPr>
                <w:lang w:val="en-US"/>
              </w:rPr>
            </w:pPr>
            <w:r w:rsidRPr="00023568">
              <w:rPr>
                <w:lang w:val="en-US"/>
              </w:rPr>
              <w:t>Name</w:t>
            </w:r>
          </w:p>
        </w:tc>
      </w:tr>
      <w:tr w:rsidR="006605B1" w:rsidRPr="00683E08" w14:paraId="6E44FDBC" w14:textId="77777777" w:rsidTr="006605B1">
        <w:trPr>
          <w:cantSplit/>
        </w:trPr>
        <w:tc>
          <w:tcPr>
            <w:tcW w:w="1083" w:type="pct"/>
            <w:tcBorders>
              <w:top w:val="single" w:sz="4" w:space="0" w:color="808080"/>
              <w:left w:val="single" w:sz="4" w:space="0" w:color="808080"/>
              <w:bottom w:val="single" w:sz="4" w:space="0" w:color="808080"/>
              <w:right w:val="nil"/>
            </w:tcBorders>
            <w:shd w:val="pct5" w:color="auto" w:fill="FFFFFF"/>
            <w:vAlign w:val="center"/>
          </w:tcPr>
          <w:p w14:paraId="06C549E6" w14:textId="77777777" w:rsidR="006605B1" w:rsidRPr="00023568" w:rsidRDefault="006605B1" w:rsidP="006605B1">
            <w:pPr>
              <w:pStyle w:val="Template-Topic-centered"/>
              <w:rPr>
                <w:lang w:val="en-US"/>
              </w:rPr>
            </w:pPr>
            <w:r w:rsidRPr="00023568">
              <w:rPr>
                <w:lang w:val="en-US"/>
              </w:rPr>
              <w:t>Authors</w:t>
            </w:r>
          </w:p>
        </w:tc>
        <w:tc>
          <w:tcPr>
            <w:tcW w:w="1941" w:type="pct"/>
            <w:tcBorders>
              <w:top w:val="single" w:sz="4" w:space="0" w:color="808080"/>
              <w:left w:val="single" w:sz="4" w:space="0" w:color="808080"/>
              <w:bottom w:val="single" w:sz="4" w:space="0" w:color="808080"/>
              <w:right w:val="single" w:sz="4" w:space="0" w:color="808080"/>
            </w:tcBorders>
            <w:vAlign w:val="center"/>
          </w:tcPr>
          <w:p w14:paraId="59B0BA98" w14:textId="77777777" w:rsidR="006605B1" w:rsidRPr="00683E08" w:rsidRDefault="006605B1" w:rsidP="006605B1">
            <w:r>
              <w:t>FW</w:t>
            </w:r>
            <w:r>
              <w:rPr>
                <w:rFonts w:hint="eastAsia"/>
              </w:rPr>
              <w:t xml:space="preserve"> Engineer</w:t>
            </w:r>
          </w:p>
        </w:tc>
        <w:tc>
          <w:tcPr>
            <w:tcW w:w="1976" w:type="pct"/>
            <w:tcBorders>
              <w:top w:val="single" w:sz="4" w:space="0" w:color="808080"/>
              <w:left w:val="single" w:sz="4" w:space="0" w:color="808080"/>
              <w:bottom w:val="single" w:sz="4" w:space="0" w:color="808080"/>
              <w:right w:val="single" w:sz="4" w:space="0" w:color="808080"/>
            </w:tcBorders>
            <w:vAlign w:val="center"/>
          </w:tcPr>
          <w:p w14:paraId="6BF34257" w14:textId="77777777" w:rsidR="006605B1" w:rsidRPr="00683E08" w:rsidRDefault="006605B1" w:rsidP="006605B1">
            <w:r>
              <w:t>Paul Li</w:t>
            </w:r>
          </w:p>
        </w:tc>
      </w:tr>
      <w:tr w:rsidR="006605B1" w:rsidRPr="00683E08" w14:paraId="3EE06AE8" w14:textId="77777777" w:rsidTr="006605B1">
        <w:trPr>
          <w:cantSplit/>
        </w:trPr>
        <w:tc>
          <w:tcPr>
            <w:tcW w:w="1083" w:type="pct"/>
            <w:tcBorders>
              <w:top w:val="single" w:sz="4" w:space="0" w:color="808080"/>
              <w:left w:val="single" w:sz="4" w:space="0" w:color="808080"/>
              <w:bottom w:val="single" w:sz="4" w:space="0" w:color="808080"/>
              <w:right w:val="nil"/>
            </w:tcBorders>
            <w:shd w:val="pct5" w:color="auto" w:fill="FFFFFF"/>
            <w:vAlign w:val="center"/>
          </w:tcPr>
          <w:p w14:paraId="67C7187F" w14:textId="77777777" w:rsidR="006605B1" w:rsidRPr="00023568" w:rsidRDefault="006605B1" w:rsidP="006605B1">
            <w:pPr>
              <w:pStyle w:val="Template-Topic-centered"/>
              <w:rPr>
                <w:lang w:val="en-US"/>
              </w:rPr>
            </w:pPr>
            <w:r w:rsidRPr="00023568">
              <w:rPr>
                <w:lang w:val="en-US"/>
              </w:rPr>
              <w:t>Reviewers</w:t>
            </w:r>
          </w:p>
        </w:tc>
        <w:tc>
          <w:tcPr>
            <w:tcW w:w="1941" w:type="pct"/>
            <w:tcBorders>
              <w:top w:val="single" w:sz="4" w:space="0" w:color="808080"/>
              <w:left w:val="single" w:sz="4" w:space="0" w:color="808080"/>
              <w:bottom w:val="single" w:sz="4" w:space="0" w:color="808080"/>
              <w:right w:val="single" w:sz="4" w:space="0" w:color="808080"/>
            </w:tcBorders>
            <w:vAlign w:val="center"/>
          </w:tcPr>
          <w:p w14:paraId="5C039C13" w14:textId="77777777" w:rsidR="006605B1" w:rsidRPr="00683E08" w:rsidRDefault="006605B1" w:rsidP="006605B1">
            <w:r w:rsidRPr="00683E08">
              <w:t>R&amp;D Team</w:t>
            </w:r>
          </w:p>
          <w:p w14:paraId="118759E0" w14:textId="77777777" w:rsidR="006605B1" w:rsidRPr="00683E08" w:rsidRDefault="006605B1" w:rsidP="006605B1">
            <w:r w:rsidRPr="00683E08">
              <w:t>Product Planner</w:t>
            </w:r>
          </w:p>
          <w:p w14:paraId="108F991B" w14:textId="77777777" w:rsidR="006605B1" w:rsidRPr="00683E08" w:rsidRDefault="006605B1" w:rsidP="006605B1"/>
          <w:p w14:paraId="6FF15328" w14:textId="77777777" w:rsidR="006605B1" w:rsidRPr="00683E08" w:rsidRDefault="006605B1" w:rsidP="006605B1"/>
        </w:tc>
        <w:tc>
          <w:tcPr>
            <w:tcW w:w="1976" w:type="pct"/>
            <w:tcBorders>
              <w:top w:val="single" w:sz="4" w:space="0" w:color="808080"/>
              <w:left w:val="single" w:sz="4" w:space="0" w:color="808080"/>
              <w:bottom w:val="single" w:sz="4" w:space="0" w:color="808080"/>
              <w:right w:val="single" w:sz="4" w:space="0" w:color="808080"/>
            </w:tcBorders>
            <w:vAlign w:val="center"/>
          </w:tcPr>
          <w:p w14:paraId="18102822" w14:textId="77777777" w:rsidR="006605B1" w:rsidRPr="00683E08" w:rsidRDefault="006605B1" w:rsidP="006605B1">
            <w:pPr>
              <w:rPr>
                <w:lang w:val="fr-FR"/>
              </w:rPr>
            </w:pPr>
            <w:r w:rsidRPr="00683E08">
              <w:t>Geng Lei</w:t>
            </w:r>
            <w:r>
              <w:rPr>
                <w:rFonts w:hint="eastAsia"/>
              </w:rPr>
              <w:t>/</w:t>
            </w:r>
            <w:r w:rsidRPr="00683E08">
              <w:t>Qiu Xun</w:t>
            </w:r>
            <w:r>
              <w:rPr>
                <w:rFonts w:hint="eastAsia"/>
              </w:rPr>
              <w:t>/Yuan Xianfei/Li Peng/Liu Yuanyuan</w:t>
            </w:r>
          </w:p>
        </w:tc>
      </w:tr>
      <w:tr w:rsidR="006605B1" w:rsidRPr="00683E08" w14:paraId="39B9BF74" w14:textId="77777777" w:rsidTr="006605B1">
        <w:trPr>
          <w:cantSplit/>
        </w:trPr>
        <w:tc>
          <w:tcPr>
            <w:tcW w:w="1083" w:type="pct"/>
            <w:tcBorders>
              <w:top w:val="single" w:sz="4" w:space="0" w:color="808080"/>
              <w:left w:val="single" w:sz="4" w:space="0" w:color="808080"/>
              <w:bottom w:val="single" w:sz="4" w:space="0" w:color="808080"/>
              <w:right w:val="nil"/>
            </w:tcBorders>
            <w:shd w:val="pct5" w:color="auto" w:fill="FFFFFF"/>
            <w:vAlign w:val="center"/>
          </w:tcPr>
          <w:p w14:paraId="427215DB" w14:textId="77777777" w:rsidR="006605B1" w:rsidRPr="00023568" w:rsidRDefault="006605B1" w:rsidP="006605B1">
            <w:pPr>
              <w:pStyle w:val="Template-Topic-centered"/>
              <w:rPr>
                <w:lang w:val="en-US"/>
              </w:rPr>
            </w:pPr>
            <w:r w:rsidRPr="00023568">
              <w:rPr>
                <w:lang w:val="en-US"/>
              </w:rPr>
              <w:t>Approvers</w:t>
            </w:r>
          </w:p>
        </w:tc>
        <w:tc>
          <w:tcPr>
            <w:tcW w:w="1941" w:type="pct"/>
            <w:tcBorders>
              <w:top w:val="single" w:sz="4" w:space="0" w:color="808080"/>
              <w:left w:val="single" w:sz="4" w:space="0" w:color="808080"/>
              <w:bottom w:val="single" w:sz="4" w:space="0" w:color="808080"/>
              <w:right w:val="single" w:sz="4" w:space="0" w:color="808080"/>
            </w:tcBorders>
            <w:vAlign w:val="center"/>
          </w:tcPr>
          <w:p w14:paraId="2DBD48A7" w14:textId="77777777" w:rsidR="006605B1" w:rsidRPr="00683E08" w:rsidRDefault="006605B1" w:rsidP="006605B1">
            <w:r w:rsidRPr="00683E08">
              <w:t>Product Planner</w:t>
            </w:r>
          </w:p>
          <w:p w14:paraId="5198FD31" w14:textId="77777777" w:rsidR="006605B1" w:rsidRPr="00683E08" w:rsidRDefault="006605B1" w:rsidP="006605B1">
            <w:r w:rsidRPr="00683E08">
              <w:t>Project Leader</w:t>
            </w:r>
          </w:p>
        </w:tc>
        <w:tc>
          <w:tcPr>
            <w:tcW w:w="1976" w:type="pct"/>
            <w:tcBorders>
              <w:top w:val="single" w:sz="4" w:space="0" w:color="808080"/>
              <w:left w:val="single" w:sz="4" w:space="0" w:color="808080"/>
              <w:bottom w:val="single" w:sz="4" w:space="0" w:color="808080"/>
              <w:right w:val="single" w:sz="4" w:space="0" w:color="808080"/>
            </w:tcBorders>
            <w:vAlign w:val="center"/>
          </w:tcPr>
          <w:p w14:paraId="7536286C" w14:textId="77777777" w:rsidR="006605B1" w:rsidRPr="00683E08" w:rsidRDefault="006605B1" w:rsidP="006605B1">
            <w:pPr>
              <w:rPr>
                <w:lang w:val="fr-FR"/>
              </w:rPr>
            </w:pPr>
          </w:p>
        </w:tc>
      </w:tr>
    </w:tbl>
    <w:p w14:paraId="25F2A7AC" w14:textId="77777777" w:rsidR="006605B1" w:rsidRPr="00023568" w:rsidRDefault="006605B1" w:rsidP="006605B1"/>
    <w:p w14:paraId="691745DA" w14:textId="77777777" w:rsidR="006605B1" w:rsidRPr="00023568" w:rsidRDefault="006605B1" w:rsidP="006605B1">
      <w:pPr>
        <w:sectPr w:rsidR="006605B1" w:rsidRPr="00023568" w:rsidSect="006605B1">
          <w:footerReference w:type="even" r:id="rId11"/>
          <w:footerReference w:type="default" r:id="rId12"/>
          <w:headerReference w:type="first" r:id="rId13"/>
          <w:footerReference w:type="first" r:id="rId14"/>
          <w:pgSz w:w="11907" w:h="16840" w:code="9"/>
          <w:pgMar w:top="1418" w:right="1134" w:bottom="1134" w:left="1134" w:header="720" w:footer="454" w:gutter="0"/>
          <w:pgBorders w:offsetFrom="page">
            <w:top w:val="single" w:sz="4" w:space="24" w:color="auto"/>
            <w:left w:val="single" w:sz="4" w:space="24" w:color="auto"/>
            <w:bottom w:val="single" w:sz="4" w:space="24" w:color="auto"/>
            <w:right w:val="single" w:sz="4" w:space="24" w:color="auto"/>
          </w:pgBorders>
          <w:cols w:space="720"/>
        </w:sectPr>
      </w:pPr>
    </w:p>
    <w:tbl>
      <w:tblPr>
        <w:tblW w:w="9640" w:type="dxa"/>
        <w:tblInd w:w="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000" w:firstRow="0" w:lastRow="0" w:firstColumn="0" w:lastColumn="0" w:noHBand="0" w:noVBand="0"/>
      </w:tblPr>
      <w:tblGrid>
        <w:gridCol w:w="851"/>
        <w:gridCol w:w="1276"/>
        <w:gridCol w:w="1417"/>
        <w:gridCol w:w="4820"/>
        <w:gridCol w:w="1276"/>
      </w:tblGrid>
      <w:tr w:rsidR="006605B1" w:rsidRPr="00683E08" w14:paraId="6B93C605" w14:textId="77777777" w:rsidTr="006605B1">
        <w:trPr>
          <w:trHeight w:val="420"/>
        </w:trPr>
        <w:tc>
          <w:tcPr>
            <w:tcW w:w="9640" w:type="dxa"/>
            <w:gridSpan w:val="5"/>
            <w:shd w:val="pct10" w:color="auto" w:fill="FFFFFF"/>
            <w:vAlign w:val="center"/>
          </w:tcPr>
          <w:p w14:paraId="3CDFAA44" w14:textId="77777777" w:rsidR="006605B1" w:rsidRPr="00023568" w:rsidRDefault="006605B1" w:rsidP="006605B1">
            <w:pPr>
              <w:pStyle w:val="Template-Topic-centered"/>
              <w:rPr>
                <w:lang w:val="en-US"/>
              </w:rPr>
            </w:pPr>
            <w:r w:rsidRPr="00023568">
              <w:rPr>
                <w:lang w:val="en-US"/>
              </w:rPr>
              <w:lastRenderedPageBreak/>
              <w:t>Document Revision History</w:t>
            </w:r>
          </w:p>
        </w:tc>
      </w:tr>
      <w:tr w:rsidR="006605B1" w:rsidRPr="00683E08" w14:paraId="7E3D7BBF" w14:textId="77777777" w:rsidTr="006605B1">
        <w:tc>
          <w:tcPr>
            <w:tcW w:w="851" w:type="dxa"/>
            <w:shd w:val="pct5" w:color="auto" w:fill="FFFFFF"/>
            <w:vAlign w:val="center"/>
          </w:tcPr>
          <w:p w14:paraId="1F20AD6C" w14:textId="77777777" w:rsidR="006605B1" w:rsidRPr="00023568" w:rsidRDefault="006605B1" w:rsidP="006605B1">
            <w:pPr>
              <w:pStyle w:val="Template-Topic-small"/>
            </w:pPr>
            <w:r w:rsidRPr="00023568">
              <w:t>Version</w:t>
            </w:r>
          </w:p>
        </w:tc>
        <w:tc>
          <w:tcPr>
            <w:tcW w:w="1276" w:type="dxa"/>
            <w:shd w:val="pct5" w:color="auto" w:fill="FFFFFF"/>
            <w:vAlign w:val="center"/>
          </w:tcPr>
          <w:p w14:paraId="43A9C899" w14:textId="77777777" w:rsidR="006605B1" w:rsidRPr="00023568" w:rsidRDefault="006605B1" w:rsidP="006605B1">
            <w:pPr>
              <w:pStyle w:val="Template-Topic-small"/>
            </w:pPr>
            <w:r w:rsidRPr="00023568">
              <w:t>Date</w:t>
            </w:r>
            <w:r w:rsidRPr="00023568">
              <w:br/>
              <w:t>yyyy/mm/dd</w:t>
            </w:r>
          </w:p>
        </w:tc>
        <w:tc>
          <w:tcPr>
            <w:tcW w:w="1417" w:type="dxa"/>
            <w:shd w:val="pct5" w:color="auto" w:fill="FFFFFF"/>
            <w:vAlign w:val="center"/>
          </w:tcPr>
          <w:p w14:paraId="6381708B" w14:textId="77777777" w:rsidR="006605B1" w:rsidRPr="00023568" w:rsidRDefault="006605B1" w:rsidP="006605B1">
            <w:pPr>
              <w:pStyle w:val="Template-Topic-small"/>
            </w:pPr>
            <w:r w:rsidRPr="00023568">
              <w:t>Authors</w:t>
            </w:r>
          </w:p>
        </w:tc>
        <w:tc>
          <w:tcPr>
            <w:tcW w:w="4820" w:type="dxa"/>
            <w:shd w:val="pct5" w:color="auto" w:fill="FFFFFF"/>
            <w:vAlign w:val="center"/>
          </w:tcPr>
          <w:p w14:paraId="77C771F7" w14:textId="77777777" w:rsidR="006605B1" w:rsidRPr="00023568" w:rsidRDefault="006605B1" w:rsidP="006605B1">
            <w:pPr>
              <w:pStyle w:val="Template-Topic-small"/>
            </w:pPr>
            <w:r w:rsidRPr="00023568">
              <w:t>Modifications Details</w:t>
            </w:r>
          </w:p>
        </w:tc>
        <w:tc>
          <w:tcPr>
            <w:tcW w:w="1276" w:type="dxa"/>
            <w:shd w:val="pct5" w:color="auto" w:fill="FFFFFF"/>
            <w:vAlign w:val="center"/>
          </w:tcPr>
          <w:p w14:paraId="396BF908" w14:textId="77777777" w:rsidR="006605B1" w:rsidRPr="00023568" w:rsidRDefault="006605B1" w:rsidP="006605B1">
            <w:pPr>
              <w:pStyle w:val="Template-Topic-small"/>
            </w:pPr>
            <w:r w:rsidRPr="00023568">
              <w:t>Feedback File</w:t>
            </w:r>
          </w:p>
        </w:tc>
      </w:tr>
      <w:tr w:rsidR="006605B1" w:rsidRPr="00683E08" w14:paraId="08CD5A10" w14:textId="77777777" w:rsidTr="006605B1">
        <w:trPr>
          <w:trHeight w:val="399"/>
        </w:trPr>
        <w:tc>
          <w:tcPr>
            <w:tcW w:w="851" w:type="dxa"/>
            <w:vAlign w:val="center"/>
          </w:tcPr>
          <w:p w14:paraId="17C15868" w14:textId="77777777" w:rsidR="006605B1" w:rsidRPr="00683E08" w:rsidRDefault="006605B1" w:rsidP="006605B1">
            <w:r w:rsidRPr="00683E08">
              <w:t>V0.1</w:t>
            </w:r>
          </w:p>
        </w:tc>
        <w:tc>
          <w:tcPr>
            <w:tcW w:w="1276" w:type="dxa"/>
            <w:vAlign w:val="center"/>
          </w:tcPr>
          <w:p w14:paraId="6F6957BC" w14:textId="77777777" w:rsidR="006605B1" w:rsidRPr="00683E08" w:rsidRDefault="006605B1" w:rsidP="006605B1">
            <w:r w:rsidRPr="00683E08">
              <w:t>201</w:t>
            </w:r>
            <w:r>
              <w:rPr>
                <w:rFonts w:hint="eastAsia"/>
              </w:rPr>
              <w:t>6</w:t>
            </w:r>
            <w:r w:rsidRPr="00683E08">
              <w:t>-</w:t>
            </w:r>
            <w:r>
              <w:rPr>
                <w:rFonts w:hint="eastAsia"/>
              </w:rPr>
              <w:t>1</w:t>
            </w:r>
            <w:r>
              <w:t>0</w:t>
            </w:r>
            <w:r w:rsidRPr="00683E08">
              <w:t>-</w:t>
            </w:r>
            <w:r>
              <w:t>3</w:t>
            </w:r>
            <w:r w:rsidRPr="00683E08">
              <w:rPr>
                <w:rFonts w:hint="eastAsia"/>
              </w:rPr>
              <w:t>1</w:t>
            </w:r>
          </w:p>
        </w:tc>
        <w:tc>
          <w:tcPr>
            <w:tcW w:w="1417" w:type="dxa"/>
            <w:vAlign w:val="center"/>
          </w:tcPr>
          <w:p w14:paraId="3757ABDA" w14:textId="77777777" w:rsidR="006605B1" w:rsidRPr="00683E08" w:rsidRDefault="006605B1" w:rsidP="006605B1">
            <w:r>
              <w:t>Paul Li</w:t>
            </w:r>
          </w:p>
        </w:tc>
        <w:tc>
          <w:tcPr>
            <w:tcW w:w="4820" w:type="dxa"/>
            <w:vAlign w:val="center"/>
          </w:tcPr>
          <w:p w14:paraId="39689B0B" w14:textId="77777777" w:rsidR="006605B1" w:rsidRPr="00683E08" w:rsidRDefault="006605B1" w:rsidP="006605B1">
            <w:r w:rsidRPr="00683E08">
              <w:t>Creation</w:t>
            </w:r>
          </w:p>
        </w:tc>
        <w:tc>
          <w:tcPr>
            <w:tcW w:w="1276" w:type="dxa"/>
            <w:vAlign w:val="center"/>
          </w:tcPr>
          <w:p w14:paraId="7D10CE75" w14:textId="77777777" w:rsidR="006605B1" w:rsidRPr="00683E08" w:rsidRDefault="006605B1" w:rsidP="006605B1"/>
        </w:tc>
      </w:tr>
      <w:tr w:rsidR="008E475A" w:rsidRPr="00683E08" w14:paraId="4E3D1141" w14:textId="77777777" w:rsidTr="006605B1">
        <w:trPr>
          <w:trHeight w:val="399"/>
        </w:trPr>
        <w:tc>
          <w:tcPr>
            <w:tcW w:w="851" w:type="dxa"/>
            <w:vAlign w:val="center"/>
          </w:tcPr>
          <w:p w14:paraId="4904DF85" w14:textId="77777777" w:rsidR="008E475A" w:rsidRPr="00683E08" w:rsidRDefault="008E475A" w:rsidP="008E475A">
            <w:r w:rsidRPr="00683E08">
              <w:t>V0.</w:t>
            </w:r>
            <w:r>
              <w:t>2</w:t>
            </w:r>
          </w:p>
        </w:tc>
        <w:tc>
          <w:tcPr>
            <w:tcW w:w="1276" w:type="dxa"/>
            <w:vAlign w:val="center"/>
          </w:tcPr>
          <w:p w14:paraId="5AFFC4A3" w14:textId="77777777" w:rsidR="008E475A" w:rsidRPr="00683E08" w:rsidRDefault="008E475A" w:rsidP="008E475A">
            <w:r w:rsidRPr="00683E08">
              <w:t>201</w:t>
            </w:r>
            <w:r>
              <w:rPr>
                <w:rFonts w:hint="eastAsia"/>
              </w:rPr>
              <w:t>6</w:t>
            </w:r>
            <w:r w:rsidRPr="00683E08">
              <w:t>-</w:t>
            </w:r>
            <w:r>
              <w:rPr>
                <w:rFonts w:hint="eastAsia"/>
              </w:rPr>
              <w:t>1</w:t>
            </w:r>
            <w:r>
              <w:t>1</w:t>
            </w:r>
            <w:r w:rsidRPr="00683E08">
              <w:t>-</w:t>
            </w:r>
            <w:r>
              <w:t>08</w:t>
            </w:r>
          </w:p>
        </w:tc>
        <w:tc>
          <w:tcPr>
            <w:tcW w:w="1417" w:type="dxa"/>
            <w:vAlign w:val="center"/>
          </w:tcPr>
          <w:p w14:paraId="21277A75" w14:textId="77777777" w:rsidR="008E475A" w:rsidRPr="00683E08" w:rsidRDefault="008E475A" w:rsidP="008E475A">
            <w:r>
              <w:t>Paul Li</w:t>
            </w:r>
          </w:p>
        </w:tc>
        <w:tc>
          <w:tcPr>
            <w:tcW w:w="4820" w:type="dxa"/>
            <w:vAlign w:val="center"/>
          </w:tcPr>
          <w:p w14:paraId="02919ACC" w14:textId="77777777" w:rsidR="008E475A" w:rsidRPr="00683E08" w:rsidRDefault="008E475A" w:rsidP="008E475A">
            <w:r>
              <w:t>U</w:t>
            </w:r>
            <w:r w:rsidR="007D2755">
              <w:t>pdate</w:t>
            </w:r>
            <w:r>
              <w:t xml:space="preserve"> to add some requirements mentioned in </w:t>
            </w:r>
            <w:r w:rsidRPr="008E475A">
              <w:t>Shimadzu</w:t>
            </w:r>
            <w:r w:rsidR="007D2755">
              <w:t xml:space="preserve"> user manual</w:t>
            </w:r>
          </w:p>
        </w:tc>
        <w:tc>
          <w:tcPr>
            <w:tcW w:w="1276" w:type="dxa"/>
            <w:vAlign w:val="center"/>
          </w:tcPr>
          <w:p w14:paraId="26EC31BE" w14:textId="77777777" w:rsidR="008E475A" w:rsidRPr="00683E08" w:rsidRDefault="008E475A" w:rsidP="008E475A"/>
        </w:tc>
      </w:tr>
      <w:tr w:rsidR="00A3149F" w:rsidRPr="00683E08" w14:paraId="2F075926" w14:textId="77777777" w:rsidTr="006605B1">
        <w:trPr>
          <w:trHeight w:val="399"/>
        </w:trPr>
        <w:tc>
          <w:tcPr>
            <w:tcW w:w="851" w:type="dxa"/>
            <w:vAlign w:val="center"/>
          </w:tcPr>
          <w:p w14:paraId="1142B7BC" w14:textId="51C075DB" w:rsidR="00A3149F" w:rsidRPr="00683E08" w:rsidRDefault="00A3149F" w:rsidP="00A3149F">
            <w:r w:rsidRPr="00683E08">
              <w:t>V0.</w:t>
            </w:r>
            <w:r>
              <w:t>3</w:t>
            </w:r>
          </w:p>
        </w:tc>
        <w:tc>
          <w:tcPr>
            <w:tcW w:w="1276" w:type="dxa"/>
            <w:vAlign w:val="center"/>
          </w:tcPr>
          <w:p w14:paraId="478F5574" w14:textId="624451DB" w:rsidR="00A3149F" w:rsidRPr="00683E08" w:rsidRDefault="00A3149F" w:rsidP="00A3149F">
            <w:r w:rsidRPr="00683E08">
              <w:t>201</w:t>
            </w:r>
            <w:r>
              <w:rPr>
                <w:rFonts w:hint="eastAsia"/>
              </w:rPr>
              <w:t>6</w:t>
            </w:r>
            <w:r w:rsidRPr="00683E08">
              <w:t>-</w:t>
            </w:r>
            <w:r>
              <w:rPr>
                <w:rFonts w:hint="eastAsia"/>
              </w:rPr>
              <w:t>1</w:t>
            </w:r>
            <w:r>
              <w:t>1</w:t>
            </w:r>
            <w:r w:rsidRPr="00683E08">
              <w:t>-</w:t>
            </w:r>
            <w:r>
              <w:t>09</w:t>
            </w:r>
          </w:p>
        </w:tc>
        <w:tc>
          <w:tcPr>
            <w:tcW w:w="1417" w:type="dxa"/>
            <w:vAlign w:val="center"/>
          </w:tcPr>
          <w:p w14:paraId="60CE18C8" w14:textId="092E4F2A" w:rsidR="00A3149F" w:rsidRDefault="00A3149F" w:rsidP="00A3149F">
            <w:r>
              <w:t>Paul Li</w:t>
            </w:r>
          </w:p>
        </w:tc>
        <w:tc>
          <w:tcPr>
            <w:tcW w:w="4820" w:type="dxa"/>
            <w:vAlign w:val="center"/>
          </w:tcPr>
          <w:p w14:paraId="5D99A219" w14:textId="52E65465" w:rsidR="00A3149F" w:rsidRDefault="00A3149F" w:rsidP="00A3149F">
            <w:r>
              <w:t>After review</w:t>
            </w:r>
          </w:p>
        </w:tc>
        <w:tc>
          <w:tcPr>
            <w:tcW w:w="1276" w:type="dxa"/>
            <w:vAlign w:val="center"/>
          </w:tcPr>
          <w:p w14:paraId="69EC7312" w14:textId="77777777" w:rsidR="00A3149F" w:rsidRPr="00683E08" w:rsidRDefault="00A3149F" w:rsidP="00A3149F"/>
        </w:tc>
      </w:tr>
      <w:tr w:rsidR="00A457BD" w:rsidRPr="00683E08" w14:paraId="3A6A31C7" w14:textId="77777777" w:rsidTr="006605B1">
        <w:trPr>
          <w:trHeight w:val="399"/>
        </w:trPr>
        <w:tc>
          <w:tcPr>
            <w:tcW w:w="851" w:type="dxa"/>
            <w:vAlign w:val="center"/>
          </w:tcPr>
          <w:p w14:paraId="6B299EA5" w14:textId="7BB9BE46" w:rsidR="00A457BD" w:rsidRPr="00683E08" w:rsidRDefault="00A457BD" w:rsidP="00A3149F">
            <w:pPr>
              <w:rPr>
                <w:rFonts w:hint="eastAsia"/>
                <w:lang w:eastAsia="zh-CN"/>
              </w:rPr>
            </w:pPr>
            <w:r>
              <w:rPr>
                <w:lang w:eastAsia="zh-CN"/>
              </w:rPr>
              <w:t>V</w:t>
            </w:r>
            <w:r>
              <w:rPr>
                <w:rFonts w:hint="eastAsia"/>
                <w:lang w:eastAsia="zh-CN"/>
              </w:rPr>
              <w:t>0</w:t>
            </w:r>
            <w:r>
              <w:rPr>
                <w:lang w:eastAsia="zh-CN"/>
              </w:rPr>
              <w:t>.4</w:t>
            </w:r>
          </w:p>
        </w:tc>
        <w:tc>
          <w:tcPr>
            <w:tcW w:w="1276" w:type="dxa"/>
            <w:vAlign w:val="center"/>
          </w:tcPr>
          <w:p w14:paraId="36B81E0C" w14:textId="77E1A963" w:rsidR="00A457BD" w:rsidRPr="00683E08" w:rsidRDefault="00A457BD" w:rsidP="00A3149F">
            <w:pPr>
              <w:rPr>
                <w:rFonts w:hint="eastAsia"/>
                <w:lang w:eastAsia="zh-CN"/>
              </w:rPr>
            </w:pPr>
            <w:r>
              <w:rPr>
                <w:rFonts w:hint="eastAsia"/>
                <w:lang w:eastAsia="zh-CN"/>
              </w:rPr>
              <w:t>2016-</w:t>
            </w:r>
            <w:r>
              <w:rPr>
                <w:lang w:eastAsia="zh-CN"/>
              </w:rPr>
              <w:t>11-18</w:t>
            </w:r>
          </w:p>
        </w:tc>
        <w:tc>
          <w:tcPr>
            <w:tcW w:w="1417" w:type="dxa"/>
            <w:vAlign w:val="center"/>
          </w:tcPr>
          <w:p w14:paraId="506580CF" w14:textId="272C3BB2" w:rsidR="00A457BD" w:rsidRDefault="00A457BD" w:rsidP="00A3149F">
            <w:pPr>
              <w:rPr>
                <w:rFonts w:hint="eastAsia"/>
                <w:lang w:eastAsia="zh-CN"/>
              </w:rPr>
            </w:pPr>
            <w:r>
              <w:rPr>
                <w:rFonts w:hint="eastAsia"/>
                <w:lang w:eastAsia="zh-CN"/>
              </w:rPr>
              <w:t>Paul Li</w:t>
            </w:r>
          </w:p>
        </w:tc>
        <w:tc>
          <w:tcPr>
            <w:tcW w:w="4820" w:type="dxa"/>
            <w:vAlign w:val="center"/>
          </w:tcPr>
          <w:p w14:paraId="610B65DB" w14:textId="1F1D6DCB" w:rsidR="00A457BD" w:rsidRDefault="00A457BD" w:rsidP="00A3149F">
            <w:pPr>
              <w:rPr>
                <w:rFonts w:hint="eastAsia"/>
                <w:lang w:eastAsia="zh-CN"/>
              </w:rPr>
            </w:pPr>
            <w:r>
              <w:rPr>
                <w:lang w:eastAsia="zh-CN"/>
              </w:rPr>
              <w:t>U</w:t>
            </w:r>
            <w:r>
              <w:rPr>
                <w:rFonts w:hint="eastAsia"/>
                <w:lang w:eastAsia="zh-CN"/>
              </w:rPr>
              <w:t xml:space="preserve">pdate </w:t>
            </w:r>
            <w:r>
              <w:rPr>
                <w:lang w:eastAsia="zh-CN"/>
              </w:rPr>
              <w:t>IO/Calibration/Auto Range</w:t>
            </w:r>
            <w:bookmarkStart w:id="8" w:name="_GoBack"/>
            <w:bookmarkEnd w:id="8"/>
          </w:p>
        </w:tc>
        <w:tc>
          <w:tcPr>
            <w:tcW w:w="1276" w:type="dxa"/>
            <w:vAlign w:val="center"/>
          </w:tcPr>
          <w:p w14:paraId="0D4F688A" w14:textId="77777777" w:rsidR="00A457BD" w:rsidRPr="00683E08" w:rsidRDefault="00A457BD" w:rsidP="00A3149F"/>
        </w:tc>
      </w:tr>
    </w:tbl>
    <w:p w14:paraId="17CBC32E" w14:textId="77777777" w:rsidR="006605B1" w:rsidRPr="00023568" w:rsidRDefault="006605B1" w:rsidP="006605B1"/>
    <w:tbl>
      <w:tblPr>
        <w:tblW w:w="9799" w:type="dxa"/>
        <w:tblInd w:w="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000" w:firstRow="0" w:lastRow="0" w:firstColumn="0" w:lastColumn="0" w:noHBand="0" w:noVBand="0"/>
      </w:tblPr>
      <w:tblGrid>
        <w:gridCol w:w="3969"/>
        <w:gridCol w:w="1276"/>
        <w:gridCol w:w="1719"/>
        <w:gridCol w:w="2835"/>
      </w:tblGrid>
      <w:tr w:rsidR="006605B1" w:rsidRPr="00683E08" w14:paraId="78BA67CF" w14:textId="77777777" w:rsidTr="006605B1">
        <w:tc>
          <w:tcPr>
            <w:tcW w:w="9799" w:type="dxa"/>
            <w:gridSpan w:val="4"/>
            <w:shd w:val="pct10" w:color="auto" w:fill="FFFFFF"/>
            <w:vAlign w:val="center"/>
          </w:tcPr>
          <w:p w14:paraId="7F0B8A02" w14:textId="77777777" w:rsidR="006605B1" w:rsidRPr="00023568" w:rsidRDefault="006605B1" w:rsidP="006605B1">
            <w:pPr>
              <w:pStyle w:val="Template-Topic-centered"/>
              <w:rPr>
                <w:lang w:val="en-US"/>
              </w:rPr>
            </w:pPr>
            <w:r w:rsidRPr="00023568">
              <w:rPr>
                <w:lang w:val="en-US"/>
              </w:rPr>
              <w:t>Linked Documents</w:t>
            </w:r>
          </w:p>
        </w:tc>
      </w:tr>
      <w:tr w:rsidR="006605B1" w:rsidRPr="00683E08" w14:paraId="0488EB6F" w14:textId="77777777" w:rsidTr="006605B1">
        <w:tc>
          <w:tcPr>
            <w:tcW w:w="3969" w:type="dxa"/>
            <w:shd w:val="pct5" w:color="auto" w:fill="FFFFFF"/>
            <w:vAlign w:val="center"/>
          </w:tcPr>
          <w:p w14:paraId="222D5E6C" w14:textId="77777777" w:rsidR="006605B1" w:rsidRPr="00023568" w:rsidRDefault="006605B1" w:rsidP="006605B1">
            <w:pPr>
              <w:pStyle w:val="Template-Topic-small"/>
            </w:pPr>
            <w:r w:rsidRPr="00023568">
              <w:t>Name</w:t>
            </w:r>
          </w:p>
        </w:tc>
        <w:tc>
          <w:tcPr>
            <w:tcW w:w="1276" w:type="dxa"/>
            <w:shd w:val="pct5" w:color="auto" w:fill="FFFFFF"/>
            <w:vAlign w:val="center"/>
          </w:tcPr>
          <w:p w14:paraId="418C1034" w14:textId="77777777" w:rsidR="006605B1" w:rsidRPr="00023568" w:rsidRDefault="006605B1" w:rsidP="006605B1">
            <w:pPr>
              <w:pStyle w:val="Template-Topic-small"/>
            </w:pPr>
            <w:r w:rsidRPr="00023568">
              <w:t>Reference</w:t>
            </w:r>
          </w:p>
        </w:tc>
        <w:tc>
          <w:tcPr>
            <w:tcW w:w="1719" w:type="dxa"/>
            <w:shd w:val="pct5" w:color="auto" w:fill="FFFFFF"/>
            <w:vAlign w:val="center"/>
          </w:tcPr>
          <w:p w14:paraId="355672DB" w14:textId="77777777" w:rsidR="006605B1" w:rsidRPr="00023568" w:rsidRDefault="006605B1" w:rsidP="006605B1">
            <w:pPr>
              <w:pStyle w:val="Template-Topic-small"/>
            </w:pPr>
            <w:r w:rsidRPr="00023568">
              <w:t>Author</w:t>
            </w:r>
          </w:p>
        </w:tc>
        <w:tc>
          <w:tcPr>
            <w:tcW w:w="2835" w:type="dxa"/>
            <w:shd w:val="pct5" w:color="auto" w:fill="FFFFFF"/>
            <w:vAlign w:val="center"/>
          </w:tcPr>
          <w:p w14:paraId="50811ED7" w14:textId="77777777" w:rsidR="006605B1" w:rsidRPr="00023568" w:rsidRDefault="006605B1" w:rsidP="006605B1">
            <w:pPr>
              <w:pStyle w:val="Template-Topic-small"/>
            </w:pPr>
            <w:r w:rsidRPr="00023568">
              <w:t>Comments</w:t>
            </w:r>
          </w:p>
        </w:tc>
      </w:tr>
      <w:tr w:rsidR="006605B1" w:rsidRPr="00683E08" w14:paraId="640592AB" w14:textId="77777777" w:rsidTr="006605B1">
        <w:trPr>
          <w:trHeight w:hRule="exact" w:val="505"/>
        </w:trPr>
        <w:tc>
          <w:tcPr>
            <w:tcW w:w="3969" w:type="dxa"/>
            <w:vAlign w:val="center"/>
          </w:tcPr>
          <w:p w14:paraId="13BCC630" w14:textId="77777777" w:rsidR="006605B1" w:rsidRPr="00683E08" w:rsidRDefault="006605B1" w:rsidP="006605B1">
            <w:r>
              <w:rPr>
                <w:rFonts w:hint="eastAsia"/>
              </w:rPr>
              <w:t>Rainbow performance specification</w:t>
            </w:r>
          </w:p>
        </w:tc>
        <w:tc>
          <w:tcPr>
            <w:tcW w:w="1276" w:type="dxa"/>
            <w:vAlign w:val="center"/>
          </w:tcPr>
          <w:p w14:paraId="4C0BD024" w14:textId="77777777" w:rsidR="006605B1" w:rsidRPr="00683E08" w:rsidRDefault="006605B1" w:rsidP="006605B1"/>
        </w:tc>
        <w:tc>
          <w:tcPr>
            <w:tcW w:w="1719" w:type="dxa"/>
            <w:vAlign w:val="center"/>
          </w:tcPr>
          <w:p w14:paraId="7C3CD176" w14:textId="77777777" w:rsidR="006605B1" w:rsidRPr="00683E08" w:rsidRDefault="006605B1" w:rsidP="006605B1">
            <w:r>
              <w:rPr>
                <w:rFonts w:hint="eastAsia"/>
              </w:rPr>
              <w:t>Liu Hanchao</w:t>
            </w:r>
          </w:p>
        </w:tc>
        <w:tc>
          <w:tcPr>
            <w:tcW w:w="2835" w:type="dxa"/>
            <w:vAlign w:val="center"/>
          </w:tcPr>
          <w:p w14:paraId="443C9AA5" w14:textId="77777777" w:rsidR="006605B1" w:rsidRPr="00683E08" w:rsidRDefault="006605B1" w:rsidP="006605B1"/>
        </w:tc>
      </w:tr>
      <w:tr w:rsidR="006605B1" w:rsidRPr="00683E08" w14:paraId="5F5CA324" w14:textId="77777777" w:rsidTr="006605B1">
        <w:trPr>
          <w:trHeight w:hRule="exact" w:val="563"/>
        </w:trPr>
        <w:tc>
          <w:tcPr>
            <w:tcW w:w="3969" w:type="dxa"/>
            <w:vAlign w:val="center"/>
          </w:tcPr>
          <w:p w14:paraId="44D88516" w14:textId="77777777" w:rsidR="006605B1" w:rsidRPr="00683E08" w:rsidRDefault="006605B1" w:rsidP="006605B1">
            <w:r>
              <w:rPr>
                <w:rFonts w:hint="eastAsia"/>
              </w:rPr>
              <w:t>Rainbow System PS</w:t>
            </w:r>
          </w:p>
        </w:tc>
        <w:tc>
          <w:tcPr>
            <w:tcW w:w="1276" w:type="dxa"/>
            <w:vAlign w:val="center"/>
          </w:tcPr>
          <w:p w14:paraId="41766419" w14:textId="77777777" w:rsidR="006605B1" w:rsidRPr="00683E08" w:rsidRDefault="006605B1" w:rsidP="006605B1"/>
        </w:tc>
        <w:tc>
          <w:tcPr>
            <w:tcW w:w="1719" w:type="dxa"/>
            <w:vAlign w:val="center"/>
          </w:tcPr>
          <w:p w14:paraId="75EAFB61" w14:textId="77777777" w:rsidR="006605B1" w:rsidRPr="00683E08" w:rsidRDefault="006605B1" w:rsidP="006605B1">
            <w:r>
              <w:rPr>
                <w:rFonts w:hint="eastAsia"/>
              </w:rPr>
              <w:t>Diao,jie</w:t>
            </w:r>
          </w:p>
        </w:tc>
        <w:tc>
          <w:tcPr>
            <w:tcW w:w="2835" w:type="dxa"/>
            <w:vAlign w:val="center"/>
          </w:tcPr>
          <w:p w14:paraId="52BAB272" w14:textId="77777777" w:rsidR="006605B1" w:rsidRPr="00683E08" w:rsidRDefault="006605B1" w:rsidP="006605B1"/>
        </w:tc>
      </w:tr>
      <w:tr w:rsidR="006605B1" w:rsidRPr="00683E08" w14:paraId="14D07BB9" w14:textId="77777777" w:rsidTr="006605B1">
        <w:trPr>
          <w:trHeight w:hRule="exact" w:val="571"/>
        </w:trPr>
        <w:tc>
          <w:tcPr>
            <w:tcW w:w="3969" w:type="dxa"/>
            <w:vAlign w:val="center"/>
          </w:tcPr>
          <w:p w14:paraId="7FEB9336" w14:textId="77777777" w:rsidR="006605B1" w:rsidRPr="00683E08" w:rsidRDefault="006605B1" w:rsidP="006605B1"/>
        </w:tc>
        <w:tc>
          <w:tcPr>
            <w:tcW w:w="1276" w:type="dxa"/>
            <w:vAlign w:val="center"/>
          </w:tcPr>
          <w:p w14:paraId="0B7B777B" w14:textId="77777777" w:rsidR="006605B1" w:rsidRPr="00683E08" w:rsidRDefault="006605B1" w:rsidP="006605B1"/>
        </w:tc>
        <w:tc>
          <w:tcPr>
            <w:tcW w:w="1719" w:type="dxa"/>
            <w:vAlign w:val="center"/>
          </w:tcPr>
          <w:p w14:paraId="1AA35CB6" w14:textId="77777777" w:rsidR="006605B1" w:rsidRPr="00683E08" w:rsidRDefault="006605B1" w:rsidP="006605B1"/>
        </w:tc>
        <w:tc>
          <w:tcPr>
            <w:tcW w:w="2835" w:type="dxa"/>
            <w:vAlign w:val="center"/>
          </w:tcPr>
          <w:p w14:paraId="08288059" w14:textId="77777777" w:rsidR="006605B1" w:rsidRPr="00683E08" w:rsidRDefault="006605B1" w:rsidP="006605B1"/>
        </w:tc>
      </w:tr>
      <w:tr w:rsidR="006605B1" w:rsidRPr="00683E08" w14:paraId="56386B3B" w14:textId="77777777" w:rsidTr="006605B1">
        <w:trPr>
          <w:trHeight w:hRule="exact" w:val="571"/>
        </w:trPr>
        <w:tc>
          <w:tcPr>
            <w:tcW w:w="3969" w:type="dxa"/>
            <w:vAlign w:val="center"/>
          </w:tcPr>
          <w:p w14:paraId="1D273430" w14:textId="77777777" w:rsidR="006605B1" w:rsidRPr="00683E08" w:rsidRDefault="006605B1" w:rsidP="006605B1"/>
        </w:tc>
        <w:tc>
          <w:tcPr>
            <w:tcW w:w="1276" w:type="dxa"/>
            <w:vAlign w:val="center"/>
          </w:tcPr>
          <w:p w14:paraId="0409CFF6" w14:textId="77777777" w:rsidR="006605B1" w:rsidRPr="00683E08" w:rsidRDefault="006605B1" w:rsidP="006605B1"/>
        </w:tc>
        <w:tc>
          <w:tcPr>
            <w:tcW w:w="1719" w:type="dxa"/>
            <w:vAlign w:val="center"/>
          </w:tcPr>
          <w:p w14:paraId="077BBE87" w14:textId="77777777" w:rsidR="006605B1" w:rsidRPr="00683E08" w:rsidRDefault="006605B1" w:rsidP="006605B1"/>
        </w:tc>
        <w:tc>
          <w:tcPr>
            <w:tcW w:w="2835" w:type="dxa"/>
            <w:vAlign w:val="center"/>
          </w:tcPr>
          <w:p w14:paraId="3148F053" w14:textId="77777777" w:rsidR="006605B1" w:rsidRPr="00683E08" w:rsidRDefault="006605B1" w:rsidP="006605B1"/>
        </w:tc>
      </w:tr>
      <w:tr w:rsidR="006605B1" w:rsidRPr="00683E08" w14:paraId="5B2DF095" w14:textId="77777777" w:rsidTr="006605B1">
        <w:trPr>
          <w:trHeight w:hRule="exact" w:val="571"/>
        </w:trPr>
        <w:tc>
          <w:tcPr>
            <w:tcW w:w="3969" w:type="dxa"/>
            <w:vAlign w:val="center"/>
          </w:tcPr>
          <w:p w14:paraId="4D76906C" w14:textId="77777777" w:rsidR="006605B1" w:rsidRPr="00683E08" w:rsidRDefault="006605B1" w:rsidP="006605B1"/>
        </w:tc>
        <w:tc>
          <w:tcPr>
            <w:tcW w:w="1276" w:type="dxa"/>
            <w:vAlign w:val="center"/>
          </w:tcPr>
          <w:p w14:paraId="588F5ED7" w14:textId="77777777" w:rsidR="006605B1" w:rsidRPr="00683E08" w:rsidRDefault="006605B1" w:rsidP="006605B1"/>
        </w:tc>
        <w:tc>
          <w:tcPr>
            <w:tcW w:w="1719" w:type="dxa"/>
            <w:vAlign w:val="center"/>
          </w:tcPr>
          <w:p w14:paraId="0F36559F" w14:textId="77777777" w:rsidR="006605B1" w:rsidRPr="00683E08" w:rsidRDefault="006605B1" w:rsidP="006605B1"/>
        </w:tc>
        <w:tc>
          <w:tcPr>
            <w:tcW w:w="2835" w:type="dxa"/>
            <w:vAlign w:val="center"/>
          </w:tcPr>
          <w:p w14:paraId="327F5D60" w14:textId="77777777" w:rsidR="006605B1" w:rsidRPr="00683E08" w:rsidRDefault="006605B1" w:rsidP="006605B1"/>
        </w:tc>
      </w:tr>
      <w:tr w:rsidR="006605B1" w:rsidRPr="00683E08" w14:paraId="2BE5EFCF" w14:textId="77777777" w:rsidTr="006605B1">
        <w:trPr>
          <w:trHeight w:hRule="exact" w:val="571"/>
        </w:trPr>
        <w:tc>
          <w:tcPr>
            <w:tcW w:w="3969" w:type="dxa"/>
            <w:vAlign w:val="center"/>
          </w:tcPr>
          <w:p w14:paraId="0C7373A0" w14:textId="77777777" w:rsidR="006605B1" w:rsidRPr="00683E08" w:rsidRDefault="006605B1" w:rsidP="006605B1"/>
        </w:tc>
        <w:tc>
          <w:tcPr>
            <w:tcW w:w="1276" w:type="dxa"/>
            <w:vAlign w:val="center"/>
          </w:tcPr>
          <w:p w14:paraId="44277F64" w14:textId="77777777" w:rsidR="006605B1" w:rsidRPr="00683E08" w:rsidRDefault="006605B1" w:rsidP="006605B1"/>
        </w:tc>
        <w:tc>
          <w:tcPr>
            <w:tcW w:w="1719" w:type="dxa"/>
            <w:vAlign w:val="center"/>
          </w:tcPr>
          <w:p w14:paraId="3A4EF6FF" w14:textId="77777777" w:rsidR="006605B1" w:rsidRPr="00683E08" w:rsidRDefault="006605B1" w:rsidP="006605B1"/>
        </w:tc>
        <w:tc>
          <w:tcPr>
            <w:tcW w:w="2835" w:type="dxa"/>
            <w:vAlign w:val="center"/>
          </w:tcPr>
          <w:p w14:paraId="02665C0C" w14:textId="77777777" w:rsidR="006605B1" w:rsidRPr="00683E08" w:rsidRDefault="006605B1" w:rsidP="006605B1"/>
        </w:tc>
      </w:tr>
    </w:tbl>
    <w:p w14:paraId="2F2D9B90" w14:textId="77777777" w:rsidR="006605B1" w:rsidRPr="00023568" w:rsidRDefault="006605B1" w:rsidP="006605B1"/>
    <w:p w14:paraId="03B5B91C" w14:textId="77777777" w:rsidR="006605B1" w:rsidRPr="00023568" w:rsidRDefault="006605B1" w:rsidP="006605B1"/>
    <w:p w14:paraId="6D8B19D2" w14:textId="77777777" w:rsidR="006605B1" w:rsidRPr="00023568" w:rsidRDefault="006605B1" w:rsidP="006605B1">
      <w:pPr>
        <w:pStyle w:val="ASAhiddentext"/>
      </w:pPr>
      <w:r w:rsidRPr="00023568">
        <w:br w:type="page"/>
      </w:r>
    </w:p>
    <w:p w14:paraId="0C6A8567" w14:textId="77777777" w:rsidR="006605B1" w:rsidRPr="00023568" w:rsidRDefault="006605B1" w:rsidP="006605B1"/>
    <w:p w14:paraId="6D8C7A7C" w14:textId="77777777" w:rsidR="00DD1250" w:rsidRDefault="00DD1250">
      <w:pPr>
        <w:rPr>
          <w:b/>
          <w:sz w:val="28"/>
          <w:lang w:val="en-GB"/>
        </w:rPr>
      </w:pPr>
      <w:r>
        <w:rPr>
          <w:b/>
          <w:lang w:val="en-GB"/>
        </w:rPr>
        <w:br w:type="page"/>
      </w:r>
      <w:r>
        <w:rPr>
          <w:b/>
          <w:sz w:val="28"/>
          <w:lang w:val="en-GB"/>
        </w:rPr>
        <w:lastRenderedPageBreak/>
        <w:t>Contents</w:t>
      </w:r>
    </w:p>
    <w:p w14:paraId="4143DE7C" w14:textId="77777777" w:rsidR="00DD1250" w:rsidRDefault="00DD1250">
      <w:pPr>
        <w:pStyle w:val="Heading51"/>
        <w:widowControl/>
        <w:tabs>
          <w:tab w:val="clear" w:pos="360"/>
          <w:tab w:val="clear" w:pos="924"/>
          <w:tab w:val="clear" w:pos="1080"/>
          <w:tab w:val="clear" w:pos="1494"/>
          <w:tab w:val="clear" w:pos="2058"/>
          <w:tab w:val="clear" w:pos="2628"/>
          <w:tab w:val="clear" w:pos="3192"/>
          <w:tab w:val="clear" w:pos="3762"/>
          <w:tab w:val="clear" w:pos="4326"/>
          <w:tab w:val="clear" w:pos="4896"/>
          <w:tab w:val="clear" w:pos="5460"/>
          <w:tab w:val="clear" w:pos="6030"/>
          <w:tab w:val="clear" w:pos="6594"/>
          <w:tab w:val="clear" w:pos="7164"/>
          <w:tab w:val="clear" w:pos="7728"/>
          <w:tab w:val="clear" w:pos="7938"/>
          <w:tab w:val="clear" w:pos="8298"/>
          <w:tab w:val="clear" w:pos="8502"/>
          <w:tab w:val="clear" w:pos="8862"/>
          <w:tab w:val="clear" w:pos="9432"/>
          <w:tab w:val="center" w:pos="-1843"/>
          <w:tab w:val="center" w:pos="4962"/>
          <w:tab w:val="right" w:pos="8280"/>
        </w:tabs>
        <w:rPr>
          <w:rFonts w:ascii="Arial" w:hAnsi="Arial"/>
          <w:spacing w:val="-2"/>
          <w:lang w:val="en-GB"/>
        </w:rPr>
      </w:pPr>
    </w:p>
    <w:p w14:paraId="63BB0333" w14:textId="77777777" w:rsidR="00995D31" w:rsidRDefault="00203B8B">
      <w:pPr>
        <w:pStyle w:val="10"/>
        <w:tabs>
          <w:tab w:val="left" w:pos="400"/>
          <w:tab w:val="right" w:leader="dot" w:pos="9628"/>
        </w:tabs>
        <w:rPr>
          <w:rFonts w:asciiTheme="minorHAnsi" w:eastAsiaTheme="minorEastAsia" w:hAnsiTheme="minorHAnsi" w:cstheme="minorBidi"/>
          <w:noProof/>
          <w:kern w:val="2"/>
          <w:sz w:val="21"/>
          <w:szCs w:val="22"/>
          <w:lang w:val="en-US" w:eastAsia="zh-CN"/>
        </w:rPr>
      </w:pPr>
      <w:r>
        <w:rPr>
          <w:lang w:val="en-GB"/>
        </w:rPr>
        <w:fldChar w:fldCharType="begin"/>
      </w:r>
      <w:r w:rsidR="00B36F93">
        <w:rPr>
          <w:lang w:val="en-GB"/>
        </w:rPr>
        <w:instrText xml:space="preserve"> TOC \o "1-3" \h \z </w:instrText>
      </w:r>
      <w:r>
        <w:rPr>
          <w:lang w:val="en-GB"/>
        </w:rPr>
        <w:fldChar w:fldCharType="separate"/>
      </w:r>
      <w:hyperlink w:anchor="_Toc466386085" w:history="1">
        <w:r w:rsidR="00995D31" w:rsidRPr="008D6EBF">
          <w:rPr>
            <w:rStyle w:val="a3"/>
            <w:noProof/>
          </w:rPr>
          <w:t>1</w:t>
        </w:r>
        <w:r w:rsidR="00995D31">
          <w:rPr>
            <w:rFonts w:asciiTheme="minorHAnsi" w:eastAsiaTheme="minorEastAsia" w:hAnsiTheme="minorHAnsi" w:cstheme="minorBidi"/>
            <w:noProof/>
            <w:kern w:val="2"/>
            <w:sz w:val="21"/>
            <w:szCs w:val="22"/>
            <w:lang w:val="en-US" w:eastAsia="zh-CN"/>
          </w:rPr>
          <w:tab/>
        </w:r>
        <w:r w:rsidR="00995D31" w:rsidRPr="008D6EBF">
          <w:rPr>
            <w:rStyle w:val="a3"/>
            <w:noProof/>
          </w:rPr>
          <w:t>Purpose</w:t>
        </w:r>
        <w:r w:rsidR="00995D31">
          <w:rPr>
            <w:noProof/>
            <w:webHidden/>
          </w:rPr>
          <w:tab/>
        </w:r>
        <w:r>
          <w:rPr>
            <w:noProof/>
            <w:webHidden/>
          </w:rPr>
          <w:fldChar w:fldCharType="begin"/>
        </w:r>
        <w:r w:rsidR="00995D31">
          <w:rPr>
            <w:noProof/>
            <w:webHidden/>
          </w:rPr>
          <w:instrText xml:space="preserve"> PAGEREF _Toc466386085 \h </w:instrText>
        </w:r>
        <w:r>
          <w:rPr>
            <w:noProof/>
            <w:webHidden/>
          </w:rPr>
        </w:r>
        <w:r>
          <w:rPr>
            <w:noProof/>
            <w:webHidden/>
          </w:rPr>
          <w:fldChar w:fldCharType="separate"/>
        </w:r>
        <w:r w:rsidR="00995D31">
          <w:rPr>
            <w:noProof/>
            <w:webHidden/>
          </w:rPr>
          <w:t>4</w:t>
        </w:r>
        <w:r>
          <w:rPr>
            <w:noProof/>
            <w:webHidden/>
          </w:rPr>
          <w:fldChar w:fldCharType="end"/>
        </w:r>
      </w:hyperlink>
    </w:p>
    <w:p w14:paraId="1876B8A9" w14:textId="77777777" w:rsidR="00995D31" w:rsidRDefault="00AD2298">
      <w:pPr>
        <w:pStyle w:val="10"/>
        <w:tabs>
          <w:tab w:val="left" w:pos="400"/>
          <w:tab w:val="right" w:leader="dot" w:pos="9628"/>
        </w:tabs>
        <w:rPr>
          <w:rFonts w:asciiTheme="minorHAnsi" w:eastAsiaTheme="minorEastAsia" w:hAnsiTheme="minorHAnsi" w:cstheme="minorBidi"/>
          <w:noProof/>
          <w:kern w:val="2"/>
          <w:sz w:val="21"/>
          <w:szCs w:val="22"/>
          <w:lang w:val="en-US" w:eastAsia="zh-CN"/>
        </w:rPr>
      </w:pPr>
      <w:hyperlink w:anchor="_Toc466386086" w:history="1">
        <w:r w:rsidR="00995D31" w:rsidRPr="008D6EBF">
          <w:rPr>
            <w:rStyle w:val="a3"/>
            <w:noProof/>
          </w:rPr>
          <w:t>2</w:t>
        </w:r>
        <w:r w:rsidR="00995D31">
          <w:rPr>
            <w:rFonts w:asciiTheme="minorHAnsi" w:eastAsiaTheme="minorEastAsia" w:hAnsiTheme="minorHAnsi" w:cstheme="minorBidi"/>
            <w:noProof/>
            <w:kern w:val="2"/>
            <w:sz w:val="21"/>
            <w:szCs w:val="22"/>
            <w:lang w:val="en-US" w:eastAsia="zh-CN"/>
          </w:rPr>
          <w:tab/>
        </w:r>
        <w:r w:rsidR="00995D31" w:rsidRPr="008D6EBF">
          <w:rPr>
            <w:rStyle w:val="a3"/>
            <w:noProof/>
          </w:rPr>
          <w:t>Definitions, Acronyms, and Abbreviations</w:t>
        </w:r>
        <w:r w:rsidR="00995D31">
          <w:rPr>
            <w:noProof/>
            <w:webHidden/>
          </w:rPr>
          <w:tab/>
        </w:r>
        <w:r w:rsidR="00203B8B">
          <w:rPr>
            <w:noProof/>
            <w:webHidden/>
          </w:rPr>
          <w:fldChar w:fldCharType="begin"/>
        </w:r>
        <w:r w:rsidR="00995D31">
          <w:rPr>
            <w:noProof/>
            <w:webHidden/>
          </w:rPr>
          <w:instrText xml:space="preserve"> PAGEREF _Toc466386086 \h </w:instrText>
        </w:r>
        <w:r w:rsidR="00203B8B">
          <w:rPr>
            <w:noProof/>
            <w:webHidden/>
          </w:rPr>
        </w:r>
        <w:r w:rsidR="00203B8B">
          <w:rPr>
            <w:noProof/>
            <w:webHidden/>
          </w:rPr>
          <w:fldChar w:fldCharType="separate"/>
        </w:r>
        <w:r w:rsidR="00995D31">
          <w:rPr>
            <w:noProof/>
            <w:webHidden/>
          </w:rPr>
          <w:t>4</w:t>
        </w:r>
        <w:r w:rsidR="00203B8B">
          <w:rPr>
            <w:noProof/>
            <w:webHidden/>
          </w:rPr>
          <w:fldChar w:fldCharType="end"/>
        </w:r>
      </w:hyperlink>
    </w:p>
    <w:p w14:paraId="1D96EBE9" w14:textId="77777777" w:rsidR="00995D31" w:rsidRDefault="00AD2298">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6386087" w:history="1">
        <w:r w:rsidR="00995D31" w:rsidRPr="008D6EBF">
          <w:rPr>
            <w:rStyle w:val="a3"/>
            <w:noProof/>
          </w:rPr>
          <w:t>2.1</w:t>
        </w:r>
        <w:r w:rsidR="00995D31">
          <w:rPr>
            <w:rFonts w:asciiTheme="minorHAnsi" w:eastAsiaTheme="minorEastAsia" w:hAnsiTheme="minorHAnsi" w:cstheme="minorBidi"/>
            <w:noProof/>
            <w:kern w:val="2"/>
            <w:sz w:val="21"/>
            <w:szCs w:val="22"/>
            <w:lang w:val="en-US" w:eastAsia="zh-CN"/>
          </w:rPr>
          <w:tab/>
        </w:r>
        <w:r w:rsidR="00995D31" w:rsidRPr="008D6EBF">
          <w:rPr>
            <w:rStyle w:val="a3"/>
            <w:noProof/>
          </w:rPr>
          <w:t>Definitions</w:t>
        </w:r>
        <w:r w:rsidR="00995D31">
          <w:rPr>
            <w:noProof/>
            <w:webHidden/>
          </w:rPr>
          <w:tab/>
        </w:r>
        <w:r w:rsidR="00203B8B">
          <w:rPr>
            <w:noProof/>
            <w:webHidden/>
          </w:rPr>
          <w:fldChar w:fldCharType="begin"/>
        </w:r>
        <w:r w:rsidR="00995D31">
          <w:rPr>
            <w:noProof/>
            <w:webHidden/>
          </w:rPr>
          <w:instrText xml:space="preserve"> PAGEREF _Toc466386087 \h </w:instrText>
        </w:r>
        <w:r w:rsidR="00203B8B">
          <w:rPr>
            <w:noProof/>
            <w:webHidden/>
          </w:rPr>
        </w:r>
        <w:r w:rsidR="00203B8B">
          <w:rPr>
            <w:noProof/>
            <w:webHidden/>
          </w:rPr>
          <w:fldChar w:fldCharType="separate"/>
        </w:r>
        <w:r w:rsidR="00995D31">
          <w:rPr>
            <w:noProof/>
            <w:webHidden/>
          </w:rPr>
          <w:t>4</w:t>
        </w:r>
        <w:r w:rsidR="00203B8B">
          <w:rPr>
            <w:noProof/>
            <w:webHidden/>
          </w:rPr>
          <w:fldChar w:fldCharType="end"/>
        </w:r>
      </w:hyperlink>
    </w:p>
    <w:p w14:paraId="41E50C2E" w14:textId="77777777" w:rsidR="00995D31" w:rsidRDefault="00AD2298">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6386088" w:history="1">
        <w:r w:rsidR="00995D31" w:rsidRPr="008D6EBF">
          <w:rPr>
            <w:rStyle w:val="a3"/>
            <w:noProof/>
          </w:rPr>
          <w:t>2.2</w:t>
        </w:r>
        <w:r w:rsidR="00995D31">
          <w:rPr>
            <w:rFonts w:asciiTheme="minorHAnsi" w:eastAsiaTheme="minorEastAsia" w:hAnsiTheme="minorHAnsi" w:cstheme="minorBidi"/>
            <w:noProof/>
            <w:kern w:val="2"/>
            <w:sz w:val="21"/>
            <w:szCs w:val="22"/>
            <w:lang w:val="en-US" w:eastAsia="zh-CN"/>
          </w:rPr>
          <w:tab/>
        </w:r>
        <w:r w:rsidR="00995D31" w:rsidRPr="008D6EBF">
          <w:rPr>
            <w:rStyle w:val="a3"/>
            <w:noProof/>
          </w:rPr>
          <w:t>Document Conventions</w:t>
        </w:r>
        <w:r w:rsidR="00995D31">
          <w:rPr>
            <w:noProof/>
            <w:webHidden/>
          </w:rPr>
          <w:tab/>
        </w:r>
        <w:r w:rsidR="00203B8B">
          <w:rPr>
            <w:noProof/>
            <w:webHidden/>
          </w:rPr>
          <w:fldChar w:fldCharType="begin"/>
        </w:r>
        <w:r w:rsidR="00995D31">
          <w:rPr>
            <w:noProof/>
            <w:webHidden/>
          </w:rPr>
          <w:instrText xml:space="preserve"> PAGEREF _Toc466386088 \h </w:instrText>
        </w:r>
        <w:r w:rsidR="00203B8B">
          <w:rPr>
            <w:noProof/>
            <w:webHidden/>
          </w:rPr>
        </w:r>
        <w:r w:rsidR="00203B8B">
          <w:rPr>
            <w:noProof/>
            <w:webHidden/>
          </w:rPr>
          <w:fldChar w:fldCharType="separate"/>
        </w:r>
        <w:r w:rsidR="00995D31">
          <w:rPr>
            <w:noProof/>
            <w:webHidden/>
          </w:rPr>
          <w:t>4</w:t>
        </w:r>
        <w:r w:rsidR="00203B8B">
          <w:rPr>
            <w:noProof/>
            <w:webHidden/>
          </w:rPr>
          <w:fldChar w:fldCharType="end"/>
        </w:r>
      </w:hyperlink>
    </w:p>
    <w:p w14:paraId="0B1125F1" w14:textId="77777777" w:rsidR="00995D31" w:rsidRDefault="00AD2298">
      <w:pPr>
        <w:pStyle w:val="10"/>
        <w:tabs>
          <w:tab w:val="left" w:pos="400"/>
          <w:tab w:val="right" w:leader="dot" w:pos="9628"/>
        </w:tabs>
        <w:rPr>
          <w:rFonts w:asciiTheme="minorHAnsi" w:eastAsiaTheme="minorEastAsia" w:hAnsiTheme="minorHAnsi" w:cstheme="minorBidi"/>
          <w:noProof/>
          <w:kern w:val="2"/>
          <w:sz w:val="21"/>
          <w:szCs w:val="22"/>
          <w:lang w:val="en-US" w:eastAsia="zh-CN"/>
        </w:rPr>
      </w:pPr>
      <w:hyperlink w:anchor="_Toc466386089" w:history="1">
        <w:r w:rsidR="00995D31" w:rsidRPr="008D6EBF">
          <w:rPr>
            <w:rStyle w:val="a3"/>
            <w:noProof/>
          </w:rPr>
          <w:t>3</w:t>
        </w:r>
        <w:r w:rsidR="00995D31">
          <w:rPr>
            <w:rFonts w:asciiTheme="minorHAnsi" w:eastAsiaTheme="minorEastAsia" w:hAnsiTheme="minorHAnsi" w:cstheme="minorBidi"/>
            <w:noProof/>
            <w:kern w:val="2"/>
            <w:sz w:val="21"/>
            <w:szCs w:val="22"/>
            <w:lang w:val="en-US" w:eastAsia="zh-CN"/>
          </w:rPr>
          <w:tab/>
        </w:r>
        <w:r w:rsidR="00995D31" w:rsidRPr="008D6EBF">
          <w:rPr>
            <w:rStyle w:val="a3"/>
            <w:noProof/>
          </w:rPr>
          <w:t>Non Functional Requirements</w:t>
        </w:r>
        <w:r w:rsidR="00995D31">
          <w:rPr>
            <w:noProof/>
            <w:webHidden/>
          </w:rPr>
          <w:tab/>
        </w:r>
        <w:r w:rsidR="00203B8B">
          <w:rPr>
            <w:noProof/>
            <w:webHidden/>
          </w:rPr>
          <w:fldChar w:fldCharType="begin"/>
        </w:r>
        <w:r w:rsidR="00995D31">
          <w:rPr>
            <w:noProof/>
            <w:webHidden/>
          </w:rPr>
          <w:instrText xml:space="preserve"> PAGEREF _Toc466386089 \h </w:instrText>
        </w:r>
        <w:r w:rsidR="00203B8B">
          <w:rPr>
            <w:noProof/>
            <w:webHidden/>
          </w:rPr>
        </w:r>
        <w:r w:rsidR="00203B8B">
          <w:rPr>
            <w:noProof/>
            <w:webHidden/>
          </w:rPr>
          <w:fldChar w:fldCharType="separate"/>
        </w:r>
        <w:r w:rsidR="00995D31">
          <w:rPr>
            <w:noProof/>
            <w:webHidden/>
          </w:rPr>
          <w:t>4</w:t>
        </w:r>
        <w:r w:rsidR="00203B8B">
          <w:rPr>
            <w:noProof/>
            <w:webHidden/>
          </w:rPr>
          <w:fldChar w:fldCharType="end"/>
        </w:r>
      </w:hyperlink>
    </w:p>
    <w:p w14:paraId="2BE9513D" w14:textId="77777777" w:rsidR="00995D31" w:rsidRDefault="00AD2298">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6386090" w:history="1">
        <w:r w:rsidR="00995D31" w:rsidRPr="008D6EBF">
          <w:rPr>
            <w:rStyle w:val="a3"/>
            <w:noProof/>
          </w:rPr>
          <w:t>3.1</w:t>
        </w:r>
        <w:r w:rsidR="00995D31">
          <w:rPr>
            <w:rFonts w:asciiTheme="minorHAnsi" w:eastAsiaTheme="minorEastAsia" w:hAnsiTheme="minorHAnsi" w:cstheme="minorBidi"/>
            <w:noProof/>
            <w:kern w:val="2"/>
            <w:sz w:val="21"/>
            <w:szCs w:val="22"/>
            <w:lang w:val="en-US" w:eastAsia="zh-CN"/>
          </w:rPr>
          <w:tab/>
        </w:r>
        <w:r w:rsidR="00995D31" w:rsidRPr="008D6EBF">
          <w:rPr>
            <w:rStyle w:val="a3"/>
            <w:noProof/>
          </w:rPr>
          <w:t>General</w:t>
        </w:r>
        <w:r w:rsidR="00995D31">
          <w:rPr>
            <w:noProof/>
            <w:webHidden/>
          </w:rPr>
          <w:tab/>
        </w:r>
        <w:r w:rsidR="00203B8B">
          <w:rPr>
            <w:noProof/>
            <w:webHidden/>
          </w:rPr>
          <w:fldChar w:fldCharType="begin"/>
        </w:r>
        <w:r w:rsidR="00995D31">
          <w:rPr>
            <w:noProof/>
            <w:webHidden/>
          </w:rPr>
          <w:instrText xml:space="preserve"> PAGEREF _Toc466386090 \h </w:instrText>
        </w:r>
        <w:r w:rsidR="00203B8B">
          <w:rPr>
            <w:noProof/>
            <w:webHidden/>
          </w:rPr>
        </w:r>
        <w:r w:rsidR="00203B8B">
          <w:rPr>
            <w:noProof/>
            <w:webHidden/>
          </w:rPr>
          <w:fldChar w:fldCharType="separate"/>
        </w:r>
        <w:r w:rsidR="00995D31">
          <w:rPr>
            <w:noProof/>
            <w:webHidden/>
          </w:rPr>
          <w:t>4</w:t>
        </w:r>
        <w:r w:rsidR="00203B8B">
          <w:rPr>
            <w:noProof/>
            <w:webHidden/>
          </w:rPr>
          <w:fldChar w:fldCharType="end"/>
        </w:r>
      </w:hyperlink>
    </w:p>
    <w:p w14:paraId="30DE5DF7" w14:textId="77777777" w:rsidR="00995D31" w:rsidRDefault="00AD2298">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6386091" w:history="1">
        <w:r w:rsidR="00995D31" w:rsidRPr="008D6EBF">
          <w:rPr>
            <w:rStyle w:val="a3"/>
            <w:noProof/>
          </w:rPr>
          <w:t>3.2</w:t>
        </w:r>
        <w:r w:rsidR="00995D31">
          <w:rPr>
            <w:rFonts w:asciiTheme="minorHAnsi" w:eastAsiaTheme="minorEastAsia" w:hAnsiTheme="minorHAnsi" w:cstheme="minorBidi"/>
            <w:noProof/>
            <w:kern w:val="2"/>
            <w:sz w:val="21"/>
            <w:szCs w:val="22"/>
            <w:lang w:val="en-US" w:eastAsia="zh-CN"/>
          </w:rPr>
          <w:tab/>
        </w:r>
        <w:r w:rsidR="00995D31" w:rsidRPr="008D6EBF">
          <w:rPr>
            <w:rStyle w:val="a3"/>
            <w:noProof/>
          </w:rPr>
          <w:t>Software Verification and Validation</w:t>
        </w:r>
        <w:r w:rsidR="00995D31">
          <w:rPr>
            <w:noProof/>
            <w:webHidden/>
          </w:rPr>
          <w:tab/>
        </w:r>
        <w:r w:rsidR="00203B8B">
          <w:rPr>
            <w:noProof/>
            <w:webHidden/>
          </w:rPr>
          <w:fldChar w:fldCharType="begin"/>
        </w:r>
        <w:r w:rsidR="00995D31">
          <w:rPr>
            <w:noProof/>
            <w:webHidden/>
          </w:rPr>
          <w:instrText xml:space="preserve"> PAGEREF _Toc466386091 \h </w:instrText>
        </w:r>
        <w:r w:rsidR="00203B8B">
          <w:rPr>
            <w:noProof/>
            <w:webHidden/>
          </w:rPr>
        </w:r>
        <w:r w:rsidR="00203B8B">
          <w:rPr>
            <w:noProof/>
            <w:webHidden/>
          </w:rPr>
          <w:fldChar w:fldCharType="separate"/>
        </w:r>
        <w:r w:rsidR="00995D31">
          <w:rPr>
            <w:noProof/>
            <w:webHidden/>
          </w:rPr>
          <w:t>4</w:t>
        </w:r>
        <w:r w:rsidR="00203B8B">
          <w:rPr>
            <w:noProof/>
            <w:webHidden/>
          </w:rPr>
          <w:fldChar w:fldCharType="end"/>
        </w:r>
      </w:hyperlink>
    </w:p>
    <w:p w14:paraId="5DC7872C" w14:textId="77777777" w:rsidR="00995D31" w:rsidRDefault="00AD2298">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6386092" w:history="1">
        <w:r w:rsidR="00995D31" w:rsidRPr="008D6EBF">
          <w:rPr>
            <w:rStyle w:val="a3"/>
            <w:noProof/>
          </w:rPr>
          <w:t>3.3</w:t>
        </w:r>
        <w:r w:rsidR="00995D31">
          <w:rPr>
            <w:rFonts w:asciiTheme="minorHAnsi" w:eastAsiaTheme="minorEastAsia" w:hAnsiTheme="minorHAnsi" w:cstheme="minorBidi"/>
            <w:noProof/>
            <w:kern w:val="2"/>
            <w:sz w:val="21"/>
            <w:szCs w:val="22"/>
            <w:lang w:val="en-US" w:eastAsia="zh-CN"/>
          </w:rPr>
          <w:tab/>
        </w:r>
        <w:r w:rsidR="00995D31" w:rsidRPr="008D6EBF">
          <w:rPr>
            <w:rStyle w:val="a3"/>
            <w:noProof/>
          </w:rPr>
          <w:t>Other</w:t>
        </w:r>
        <w:r w:rsidR="00995D31">
          <w:rPr>
            <w:noProof/>
            <w:webHidden/>
          </w:rPr>
          <w:tab/>
        </w:r>
        <w:r w:rsidR="00203B8B">
          <w:rPr>
            <w:noProof/>
            <w:webHidden/>
          </w:rPr>
          <w:fldChar w:fldCharType="begin"/>
        </w:r>
        <w:r w:rsidR="00995D31">
          <w:rPr>
            <w:noProof/>
            <w:webHidden/>
          </w:rPr>
          <w:instrText xml:space="preserve"> PAGEREF _Toc466386092 \h </w:instrText>
        </w:r>
        <w:r w:rsidR="00203B8B">
          <w:rPr>
            <w:noProof/>
            <w:webHidden/>
          </w:rPr>
        </w:r>
        <w:r w:rsidR="00203B8B">
          <w:rPr>
            <w:noProof/>
            <w:webHidden/>
          </w:rPr>
          <w:fldChar w:fldCharType="separate"/>
        </w:r>
        <w:r w:rsidR="00995D31">
          <w:rPr>
            <w:noProof/>
            <w:webHidden/>
          </w:rPr>
          <w:t>5</w:t>
        </w:r>
        <w:r w:rsidR="00203B8B">
          <w:rPr>
            <w:noProof/>
            <w:webHidden/>
          </w:rPr>
          <w:fldChar w:fldCharType="end"/>
        </w:r>
      </w:hyperlink>
    </w:p>
    <w:p w14:paraId="4A9996E6" w14:textId="77777777" w:rsidR="00995D31" w:rsidRDefault="00AD2298">
      <w:pPr>
        <w:pStyle w:val="10"/>
        <w:tabs>
          <w:tab w:val="left" w:pos="400"/>
          <w:tab w:val="right" w:leader="dot" w:pos="9628"/>
        </w:tabs>
        <w:rPr>
          <w:rFonts w:asciiTheme="minorHAnsi" w:eastAsiaTheme="minorEastAsia" w:hAnsiTheme="minorHAnsi" w:cstheme="minorBidi"/>
          <w:noProof/>
          <w:kern w:val="2"/>
          <w:sz w:val="21"/>
          <w:szCs w:val="22"/>
          <w:lang w:val="en-US" w:eastAsia="zh-CN"/>
        </w:rPr>
      </w:pPr>
      <w:hyperlink w:anchor="_Toc466386093" w:history="1">
        <w:r w:rsidR="00995D31" w:rsidRPr="008D6EBF">
          <w:rPr>
            <w:rStyle w:val="a3"/>
            <w:noProof/>
          </w:rPr>
          <w:t>4</w:t>
        </w:r>
        <w:r w:rsidR="00995D31">
          <w:rPr>
            <w:rFonts w:asciiTheme="minorHAnsi" w:eastAsiaTheme="minorEastAsia" w:hAnsiTheme="minorHAnsi" w:cstheme="minorBidi"/>
            <w:noProof/>
            <w:kern w:val="2"/>
            <w:sz w:val="21"/>
            <w:szCs w:val="22"/>
            <w:lang w:val="en-US" w:eastAsia="zh-CN"/>
          </w:rPr>
          <w:tab/>
        </w:r>
        <w:r w:rsidR="00995D31" w:rsidRPr="008D6EBF">
          <w:rPr>
            <w:rStyle w:val="a3"/>
            <w:noProof/>
          </w:rPr>
          <w:t>Functional</w:t>
        </w:r>
        <w:r w:rsidR="00995D31" w:rsidRPr="008D6EBF">
          <w:rPr>
            <w:rStyle w:val="a3"/>
            <w:rFonts w:ascii="Helvetica-Bold" w:hAnsi="Helvetica-Bold" w:cs="Helvetica-Bold"/>
            <w:noProof/>
            <w:lang w:val="en-US" w:eastAsia="zh-CN"/>
          </w:rPr>
          <w:t xml:space="preserve"> </w:t>
        </w:r>
        <w:r w:rsidR="00995D31" w:rsidRPr="008D6EBF">
          <w:rPr>
            <w:rStyle w:val="a3"/>
            <w:noProof/>
          </w:rPr>
          <w:t>Requirements</w:t>
        </w:r>
        <w:r w:rsidR="00995D31">
          <w:rPr>
            <w:noProof/>
            <w:webHidden/>
          </w:rPr>
          <w:tab/>
        </w:r>
        <w:r w:rsidR="00203B8B">
          <w:rPr>
            <w:noProof/>
            <w:webHidden/>
          </w:rPr>
          <w:fldChar w:fldCharType="begin"/>
        </w:r>
        <w:r w:rsidR="00995D31">
          <w:rPr>
            <w:noProof/>
            <w:webHidden/>
          </w:rPr>
          <w:instrText xml:space="preserve"> PAGEREF _Toc466386093 \h </w:instrText>
        </w:r>
        <w:r w:rsidR="00203B8B">
          <w:rPr>
            <w:noProof/>
            <w:webHidden/>
          </w:rPr>
        </w:r>
        <w:r w:rsidR="00203B8B">
          <w:rPr>
            <w:noProof/>
            <w:webHidden/>
          </w:rPr>
          <w:fldChar w:fldCharType="separate"/>
        </w:r>
        <w:r w:rsidR="00995D31">
          <w:rPr>
            <w:noProof/>
            <w:webHidden/>
          </w:rPr>
          <w:t>5</w:t>
        </w:r>
        <w:r w:rsidR="00203B8B">
          <w:rPr>
            <w:noProof/>
            <w:webHidden/>
          </w:rPr>
          <w:fldChar w:fldCharType="end"/>
        </w:r>
      </w:hyperlink>
    </w:p>
    <w:p w14:paraId="013ECF53" w14:textId="77777777" w:rsidR="00995D31" w:rsidRDefault="00AD2298">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6386094" w:history="1">
        <w:r w:rsidR="00995D31" w:rsidRPr="008D6EBF">
          <w:rPr>
            <w:rStyle w:val="a3"/>
            <w:noProof/>
            <w:lang w:val="en-GB"/>
          </w:rPr>
          <w:t>4.1</w:t>
        </w:r>
        <w:r w:rsidR="00995D31">
          <w:rPr>
            <w:rFonts w:asciiTheme="minorHAnsi" w:eastAsiaTheme="minorEastAsia" w:hAnsiTheme="minorHAnsi" w:cstheme="minorBidi"/>
            <w:noProof/>
            <w:kern w:val="2"/>
            <w:sz w:val="21"/>
            <w:szCs w:val="22"/>
            <w:lang w:val="en-US" w:eastAsia="zh-CN"/>
          </w:rPr>
          <w:tab/>
        </w:r>
        <w:r w:rsidR="00995D31" w:rsidRPr="008D6EBF">
          <w:rPr>
            <w:rStyle w:val="a3"/>
            <w:noProof/>
            <w:lang w:val="en-GB"/>
          </w:rPr>
          <w:t>General</w:t>
        </w:r>
        <w:r w:rsidR="00995D31">
          <w:rPr>
            <w:noProof/>
            <w:webHidden/>
          </w:rPr>
          <w:tab/>
        </w:r>
        <w:r w:rsidR="00203B8B">
          <w:rPr>
            <w:noProof/>
            <w:webHidden/>
          </w:rPr>
          <w:fldChar w:fldCharType="begin"/>
        </w:r>
        <w:r w:rsidR="00995D31">
          <w:rPr>
            <w:noProof/>
            <w:webHidden/>
          </w:rPr>
          <w:instrText xml:space="preserve"> PAGEREF _Toc466386094 \h </w:instrText>
        </w:r>
        <w:r w:rsidR="00203B8B">
          <w:rPr>
            <w:noProof/>
            <w:webHidden/>
          </w:rPr>
        </w:r>
        <w:r w:rsidR="00203B8B">
          <w:rPr>
            <w:noProof/>
            <w:webHidden/>
          </w:rPr>
          <w:fldChar w:fldCharType="separate"/>
        </w:r>
        <w:r w:rsidR="00995D31">
          <w:rPr>
            <w:noProof/>
            <w:webHidden/>
          </w:rPr>
          <w:t>5</w:t>
        </w:r>
        <w:r w:rsidR="00203B8B">
          <w:rPr>
            <w:noProof/>
            <w:webHidden/>
          </w:rPr>
          <w:fldChar w:fldCharType="end"/>
        </w:r>
      </w:hyperlink>
    </w:p>
    <w:p w14:paraId="61A4477E" w14:textId="77777777" w:rsidR="00995D31" w:rsidRDefault="00AD2298">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6386095" w:history="1">
        <w:r w:rsidR="00995D31" w:rsidRPr="008D6EBF">
          <w:rPr>
            <w:rStyle w:val="a3"/>
            <w:noProof/>
            <w:lang w:val="en-GB"/>
          </w:rPr>
          <w:t>4.2</w:t>
        </w:r>
        <w:r w:rsidR="00995D31">
          <w:rPr>
            <w:rFonts w:asciiTheme="minorHAnsi" w:eastAsiaTheme="minorEastAsia" w:hAnsiTheme="minorHAnsi" w:cstheme="minorBidi"/>
            <w:noProof/>
            <w:kern w:val="2"/>
            <w:sz w:val="21"/>
            <w:szCs w:val="22"/>
            <w:lang w:val="en-US" w:eastAsia="zh-CN"/>
          </w:rPr>
          <w:tab/>
        </w:r>
        <w:r w:rsidR="00995D31" w:rsidRPr="008D6EBF">
          <w:rPr>
            <w:rStyle w:val="a3"/>
            <w:noProof/>
            <w:lang w:val="en-GB"/>
          </w:rPr>
          <w:t>Non-Volatile Data Storage</w:t>
        </w:r>
        <w:r w:rsidR="00995D31">
          <w:rPr>
            <w:noProof/>
            <w:webHidden/>
          </w:rPr>
          <w:tab/>
        </w:r>
        <w:r w:rsidR="00203B8B">
          <w:rPr>
            <w:noProof/>
            <w:webHidden/>
          </w:rPr>
          <w:fldChar w:fldCharType="begin"/>
        </w:r>
        <w:r w:rsidR="00995D31">
          <w:rPr>
            <w:noProof/>
            <w:webHidden/>
          </w:rPr>
          <w:instrText xml:space="preserve"> PAGEREF _Toc466386095 \h </w:instrText>
        </w:r>
        <w:r w:rsidR="00203B8B">
          <w:rPr>
            <w:noProof/>
            <w:webHidden/>
          </w:rPr>
        </w:r>
        <w:r w:rsidR="00203B8B">
          <w:rPr>
            <w:noProof/>
            <w:webHidden/>
          </w:rPr>
          <w:fldChar w:fldCharType="separate"/>
        </w:r>
        <w:r w:rsidR="00995D31">
          <w:rPr>
            <w:noProof/>
            <w:webHidden/>
          </w:rPr>
          <w:t>6</w:t>
        </w:r>
        <w:r w:rsidR="00203B8B">
          <w:rPr>
            <w:noProof/>
            <w:webHidden/>
          </w:rPr>
          <w:fldChar w:fldCharType="end"/>
        </w:r>
      </w:hyperlink>
    </w:p>
    <w:p w14:paraId="76578A48" w14:textId="77777777" w:rsidR="00995D31" w:rsidRDefault="00AD2298">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6386096" w:history="1">
        <w:r w:rsidR="00995D31" w:rsidRPr="008D6EBF">
          <w:rPr>
            <w:rStyle w:val="a3"/>
            <w:noProof/>
            <w:lang w:val="en-GB"/>
          </w:rPr>
          <w:t>4.3</w:t>
        </w:r>
        <w:r w:rsidR="00995D31">
          <w:rPr>
            <w:rFonts w:asciiTheme="minorHAnsi" w:eastAsiaTheme="minorEastAsia" w:hAnsiTheme="minorHAnsi" w:cstheme="minorBidi"/>
            <w:noProof/>
            <w:kern w:val="2"/>
            <w:sz w:val="21"/>
            <w:szCs w:val="22"/>
            <w:lang w:val="en-US" w:eastAsia="zh-CN"/>
          </w:rPr>
          <w:tab/>
        </w:r>
        <w:r w:rsidR="00995D31" w:rsidRPr="008D6EBF">
          <w:rPr>
            <w:rStyle w:val="a3"/>
            <w:noProof/>
            <w:lang w:val="en-GB"/>
          </w:rPr>
          <w:t>Shell</w:t>
        </w:r>
        <w:r w:rsidR="00995D31">
          <w:rPr>
            <w:noProof/>
            <w:webHidden/>
          </w:rPr>
          <w:tab/>
        </w:r>
        <w:r w:rsidR="00203B8B">
          <w:rPr>
            <w:noProof/>
            <w:webHidden/>
          </w:rPr>
          <w:fldChar w:fldCharType="begin"/>
        </w:r>
        <w:r w:rsidR="00995D31">
          <w:rPr>
            <w:noProof/>
            <w:webHidden/>
          </w:rPr>
          <w:instrText xml:space="preserve"> PAGEREF _Toc466386096 \h </w:instrText>
        </w:r>
        <w:r w:rsidR="00203B8B">
          <w:rPr>
            <w:noProof/>
            <w:webHidden/>
          </w:rPr>
        </w:r>
        <w:r w:rsidR="00203B8B">
          <w:rPr>
            <w:noProof/>
            <w:webHidden/>
          </w:rPr>
          <w:fldChar w:fldCharType="separate"/>
        </w:r>
        <w:r w:rsidR="00995D31">
          <w:rPr>
            <w:noProof/>
            <w:webHidden/>
          </w:rPr>
          <w:t>7</w:t>
        </w:r>
        <w:r w:rsidR="00203B8B">
          <w:rPr>
            <w:noProof/>
            <w:webHidden/>
          </w:rPr>
          <w:fldChar w:fldCharType="end"/>
        </w:r>
      </w:hyperlink>
    </w:p>
    <w:p w14:paraId="1760EBD6" w14:textId="77777777" w:rsidR="00995D31" w:rsidRDefault="00AD2298">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6386097" w:history="1">
        <w:r w:rsidR="00995D31" w:rsidRPr="008D6EBF">
          <w:rPr>
            <w:rStyle w:val="a3"/>
            <w:noProof/>
          </w:rPr>
          <w:t>4.4</w:t>
        </w:r>
        <w:r w:rsidR="00995D31">
          <w:rPr>
            <w:rFonts w:asciiTheme="minorHAnsi" w:eastAsiaTheme="minorEastAsia" w:hAnsiTheme="minorHAnsi" w:cstheme="minorBidi"/>
            <w:noProof/>
            <w:kern w:val="2"/>
            <w:sz w:val="21"/>
            <w:szCs w:val="22"/>
            <w:lang w:val="en-US" w:eastAsia="zh-CN"/>
          </w:rPr>
          <w:tab/>
        </w:r>
        <w:r w:rsidR="00995D31" w:rsidRPr="008D6EBF">
          <w:rPr>
            <w:rStyle w:val="a3"/>
            <w:noProof/>
          </w:rPr>
          <w:t>Measurement</w:t>
        </w:r>
        <w:r w:rsidR="00995D31">
          <w:rPr>
            <w:noProof/>
            <w:webHidden/>
          </w:rPr>
          <w:tab/>
        </w:r>
        <w:r w:rsidR="00203B8B">
          <w:rPr>
            <w:noProof/>
            <w:webHidden/>
          </w:rPr>
          <w:fldChar w:fldCharType="begin"/>
        </w:r>
        <w:r w:rsidR="00995D31">
          <w:rPr>
            <w:noProof/>
            <w:webHidden/>
          </w:rPr>
          <w:instrText xml:space="preserve"> PAGEREF _Toc466386097 \h </w:instrText>
        </w:r>
        <w:r w:rsidR="00203B8B">
          <w:rPr>
            <w:noProof/>
            <w:webHidden/>
          </w:rPr>
        </w:r>
        <w:r w:rsidR="00203B8B">
          <w:rPr>
            <w:noProof/>
            <w:webHidden/>
          </w:rPr>
          <w:fldChar w:fldCharType="separate"/>
        </w:r>
        <w:r w:rsidR="00995D31">
          <w:rPr>
            <w:noProof/>
            <w:webHidden/>
          </w:rPr>
          <w:t>7</w:t>
        </w:r>
        <w:r w:rsidR="00203B8B">
          <w:rPr>
            <w:noProof/>
            <w:webHidden/>
          </w:rPr>
          <w:fldChar w:fldCharType="end"/>
        </w:r>
      </w:hyperlink>
    </w:p>
    <w:p w14:paraId="7C4437FF" w14:textId="77777777" w:rsidR="00995D31" w:rsidRDefault="00AD2298">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6386098" w:history="1">
        <w:r w:rsidR="00995D31" w:rsidRPr="008D6EBF">
          <w:rPr>
            <w:rStyle w:val="a3"/>
            <w:noProof/>
            <w:lang w:val="en-GB" w:eastAsia="zh-CN"/>
          </w:rPr>
          <w:t>4.5</w:t>
        </w:r>
        <w:r w:rsidR="00995D31">
          <w:rPr>
            <w:rFonts w:asciiTheme="minorHAnsi" w:eastAsiaTheme="minorEastAsia" w:hAnsiTheme="minorHAnsi" w:cstheme="minorBidi"/>
            <w:noProof/>
            <w:kern w:val="2"/>
            <w:sz w:val="21"/>
            <w:szCs w:val="22"/>
            <w:lang w:val="en-US" w:eastAsia="zh-CN"/>
          </w:rPr>
          <w:tab/>
        </w:r>
        <w:r w:rsidR="00995D31" w:rsidRPr="008D6EBF">
          <w:rPr>
            <w:rStyle w:val="a3"/>
            <w:noProof/>
          </w:rPr>
          <w:t>Calibration</w:t>
        </w:r>
        <w:r w:rsidR="00995D31">
          <w:rPr>
            <w:noProof/>
            <w:webHidden/>
          </w:rPr>
          <w:tab/>
        </w:r>
        <w:r w:rsidR="00203B8B">
          <w:rPr>
            <w:noProof/>
            <w:webHidden/>
          </w:rPr>
          <w:fldChar w:fldCharType="begin"/>
        </w:r>
        <w:r w:rsidR="00995D31">
          <w:rPr>
            <w:noProof/>
            <w:webHidden/>
          </w:rPr>
          <w:instrText xml:space="preserve"> PAGEREF _Toc466386098 \h </w:instrText>
        </w:r>
        <w:r w:rsidR="00203B8B">
          <w:rPr>
            <w:noProof/>
            <w:webHidden/>
          </w:rPr>
        </w:r>
        <w:r w:rsidR="00203B8B">
          <w:rPr>
            <w:noProof/>
            <w:webHidden/>
          </w:rPr>
          <w:fldChar w:fldCharType="separate"/>
        </w:r>
        <w:r w:rsidR="00995D31">
          <w:rPr>
            <w:noProof/>
            <w:webHidden/>
          </w:rPr>
          <w:t>9</w:t>
        </w:r>
        <w:r w:rsidR="00203B8B">
          <w:rPr>
            <w:noProof/>
            <w:webHidden/>
          </w:rPr>
          <w:fldChar w:fldCharType="end"/>
        </w:r>
      </w:hyperlink>
    </w:p>
    <w:p w14:paraId="602527DF" w14:textId="77777777" w:rsidR="00995D31" w:rsidRDefault="00AD2298">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6386099" w:history="1">
        <w:r w:rsidR="00995D31" w:rsidRPr="008D6EBF">
          <w:rPr>
            <w:rStyle w:val="a3"/>
            <w:noProof/>
            <w:lang w:val="en-GB" w:eastAsia="zh-CN"/>
          </w:rPr>
          <w:t>4.6</w:t>
        </w:r>
        <w:r w:rsidR="00995D31">
          <w:rPr>
            <w:rFonts w:asciiTheme="minorHAnsi" w:eastAsiaTheme="minorEastAsia" w:hAnsiTheme="minorHAnsi" w:cstheme="minorBidi"/>
            <w:noProof/>
            <w:kern w:val="2"/>
            <w:sz w:val="21"/>
            <w:szCs w:val="22"/>
            <w:lang w:val="en-US" w:eastAsia="zh-CN"/>
          </w:rPr>
          <w:tab/>
        </w:r>
        <w:r w:rsidR="00995D31" w:rsidRPr="008D6EBF">
          <w:rPr>
            <w:rStyle w:val="a3"/>
            <w:noProof/>
          </w:rPr>
          <w:t>Schedule</w:t>
        </w:r>
        <w:r w:rsidR="00995D31">
          <w:rPr>
            <w:noProof/>
            <w:webHidden/>
          </w:rPr>
          <w:tab/>
        </w:r>
        <w:r w:rsidR="00203B8B">
          <w:rPr>
            <w:noProof/>
            <w:webHidden/>
          </w:rPr>
          <w:fldChar w:fldCharType="begin"/>
        </w:r>
        <w:r w:rsidR="00995D31">
          <w:rPr>
            <w:noProof/>
            <w:webHidden/>
          </w:rPr>
          <w:instrText xml:space="preserve"> PAGEREF _Toc466386099 \h </w:instrText>
        </w:r>
        <w:r w:rsidR="00203B8B">
          <w:rPr>
            <w:noProof/>
            <w:webHidden/>
          </w:rPr>
        </w:r>
        <w:r w:rsidR="00203B8B">
          <w:rPr>
            <w:noProof/>
            <w:webHidden/>
          </w:rPr>
          <w:fldChar w:fldCharType="separate"/>
        </w:r>
        <w:r w:rsidR="00995D31">
          <w:rPr>
            <w:noProof/>
            <w:webHidden/>
          </w:rPr>
          <w:t>11</w:t>
        </w:r>
        <w:r w:rsidR="00203B8B">
          <w:rPr>
            <w:noProof/>
            <w:webHidden/>
          </w:rPr>
          <w:fldChar w:fldCharType="end"/>
        </w:r>
      </w:hyperlink>
    </w:p>
    <w:p w14:paraId="0C778822" w14:textId="77777777" w:rsidR="00995D31" w:rsidRDefault="00AD2298">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6386100" w:history="1">
        <w:r w:rsidR="00995D31" w:rsidRPr="008D6EBF">
          <w:rPr>
            <w:rStyle w:val="a3"/>
            <w:noProof/>
            <w:lang w:val="en-GB" w:eastAsia="zh-CN"/>
          </w:rPr>
          <w:t>4.7</w:t>
        </w:r>
        <w:r w:rsidR="00995D31">
          <w:rPr>
            <w:rFonts w:asciiTheme="minorHAnsi" w:eastAsiaTheme="minorEastAsia" w:hAnsiTheme="minorHAnsi" w:cstheme="minorBidi"/>
            <w:noProof/>
            <w:kern w:val="2"/>
            <w:sz w:val="21"/>
            <w:szCs w:val="22"/>
            <w:lang w:val="en-US" w:eastAsia="zh-CN"/>
          </w:rPr>
          <w:tab/>
        </w:r>
        <w:r w:rsidR="00995D31" w:rsidRPr="008D6EBF">
          <w:rPr>
            <w:rStyle w:val="a3"/>
            <w:noProof/>
          </w:rPr>
          <w:t>Preheat</w:t>
        </w:r>
        <w:r w:rsidR="00995D31">
          <w:rPr>
            <w:noProof/>
            <w:webHidden/>
          </w:rPr>
          <w:tab/>
        </w:r>
        <w:r w:rsidR="00203B8B">
          <w:rPr>
            <w:noProof/>
            <w:webHidden/>
          </w:rPr>
          <w:fldChar w:fldCharType="begin"/>
        </w:r>
        <w:r w:rsidR="00995D31">
          <w:rPr>
            <w:noProof/>
            <w:webHidden/>
          </w:rPr>
          <w:instrText xml:space="preserve"> PAGEREF _Toc466386100 \h </w:instrText>
        </w:r>
        <w:r w:rsidR="00203B8B">
          <w:rPr>
            <w:noProof/>
            <w:webHidden/>
          </w:rPr>
        </w:r>
        <w:r w:rsidR="00203B8B">
          <w:rPr>
            <w:noProof/>
            <w:webHidden/>
          </w:rPr>
          <w:fldChar w:fldCharType="separate"/>
        </w:r>
        <w:r w:rsidR="00995D31">
          <w:rPr>
            <w:noProof/>
            <w:webHidden/>
          </w:rPr>
          <w:t>11</w:t>
        </w:r>
        <w:r w:rsidR="00203B8B">
          <w:rPr>
            <w:noProof/>
            <w:webHidden/>
          </w:rPr>
          <w:fldChar w:fldCharType="end"/>
        </w:r>
      </w:hyperlink>
    </w:p>
    <w:p w14:paraId="60AE25F7" w14:textId="77777777" w:rsidR="00995D31" w:rsidRDefault="00AD2298">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6386101" w:history="1">
        <w:r w:rsidR="00995D31" w:rsidRPr="008D6EBF">
          <w:rPr>
            <w:rStyle w:val="a3"/>
            <w:noProof/>
          </w:rPr>
          <w:t>4.8</w:t>
        </w:r>
        <w:r w:rsidR="00995D31">
          <w:rPr>
            <w:rFonts w:asciiTheme="minorHAnsi" w:eastAsiaTheme="minorEastAsia" w:hAnsiTheme="minorHAnsi" w:cstheme="minorBidi"/>
            <w:noProof/>
            <w:kern w:val="2"/>
            <w:sz w:val="21"/>
            <w:szCs w:val="22"/>
            <w:lang w:val="en-US" w:eastAsia="zh-CN"/>
          </w:rPr>
          <w:tab/>
        </w:r>
        <w:r w:rsidR="00995D31" w:rsidRPr="008D6EBF">
          <w:rPr>
            <w:rStyle w:val="a3"/>
            <w:noProof/>
          </w:rPr>
          <w:t>4~20mA Current Output</w:t>
        </w:r>
        <w:r w:rsidR="00995D31">
          <w:rPr>
            <w:noProof/>
            <w:webHidden/>
          </w:rPr>
          <w:tab/>
        </w:r>
        <w:r w:rsidR="00203B8B">
          <w:rPr>
            <w:noProof/>
            <w:webHidden/>
          </w:rPr>
          <w:fldChar w:fldCharType="begin"/>
        </w:r>
        <w:r w:rsidR="00995D31">
          <w:rPr>
            <w:noProof/>
            <w:webHidden/>
          </w:rPr>
          <w:instrText xml:space="preserve"> PAGEREF _Toc466386101 \h </w:instrText>
        </w:r>
        <w:r w:rsidR="00203B8B">
          <w:rPr>
            <w:noProof/>
            <w:webHidden/>
          </w:rPr>
        </w:r>
        <w:r w:rsidR="00203B8B">
          <w:rPr>
            <w:noProof/>
            <w:webHidden/>
          </w:rPr>
          <w:fldChar w:fldCharType="separate"/>
        </w:r>
        <w:r w:rsidR="00995D31">
          <w:rPr>
            <w:noProof/>
            <w:webHidden/>
          </w:rPr>
          <w:t>11</w:t>
        </w:r>
        <w:r w:rsidR="00203B8B">
          <w:rPr>
            <w:noProof/>
            <w:webHidden/>
          </w:rPr>
          <w:fldChar w:fldCharType="end"/>
        </w:r>
      </w:hyperlink>
    </w:p>
    <w:p w14:paraId="13F3559E" w14:textId="77777777" w:rsidR="00995D31" w:rsidRDefault="00AD2298">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6386102" w:history="1">
        <w:r w:rsidR="00995D31" w:rsidRPr="008D6EBF">
          <w:rPr>
            <w:rStyle w:val="a3"/>
            <w:noProof/>
          </w:rPr>
          <w:t>4.9</w:t>
        </w:r>
        <w:r w:rsidR="00995D31">
          <w:rPr>
            <w:rFonts w:asciiTheme="minorHAnsi" w:eastAsiaTheme="minorEastAsia" w:hAnsiTheme="minorHAnsi" w:cstheme="minorBidi"/>
            <w:noProof/>
            <w:kern w:val="2"/>
            <w:sz w:val="21"/>
            <w:szCs w:val="22"/>
            <w:lang w:val="en-US" w:eastAsia="zh-CN"/>
          </w:rPr>
          <w:tab/>
        </w:r>
        <w:r w:rsidR="00995D31" w:rsidRPr="008D6EBF">
          <w:rPr>
            <w:rStyle w:val="a3"/>
            <w:noProof/>
          </w:rPr>
          <w:t>IO board</w:t>
        </w:r>
        <w:r w:rsidR="00995D31">
          <w:rPr>
            <w:noProof/>
            <w:webHidden/>
          </w:rPr>
          <w:tab/>
        </w:r>
        <w:r w:rsidR="00203B8B">
          <w:rPr>
            <w:noProof/>
            <w:webHidden/>
          </w:rPr>
          <w:fldChar w:fldCharType="begin"/>
        </w:r>
        <w:r w:rsidR="00995D31">
          <w:rPr>
            <w:noProof/>
            <w:webHidden/>
          </w:rPr>
          <w:instrText xml:space="preserve"> PAGEREF _Toc466386102 \h </w:instrText>
        </w:r>
        <w:r w:rsidR="00203B8B">
          <w:rPr>
            <w:noProof/>
            <w:webHidden/>
          </w:rPr>
        </w:r>
        <w:r w:rsidR="00203B8B">
          <w:rPr>
            <w:noProof/>
            <w:webHidden/>
          </w:rPr>
          <w:fldChar w:fldCharType="separate"/>
        </w:r>
        <w:r w:rsidR="00995D31">
          <w:rPr>
            <w:noProof/>
            <w:webHidden/>
          </w:rPr>
          <w:t>11</w:t>
        </w:r>
        <w:r w:rsidR="00203B8B">
          <w:rPr>
            <w:noProof/>
            <w:webHidden/>
          </w:rPr>
          <w:fldChar w:fldCharType="end"/>
        </w:r>
      </w:hyperlink>
    </w:p>
    <w:p w14:paraId="79283C8D" w14:textId="77777777" w:rsidR="00995D31" w:rsidRDefault="00AD2298">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6386103" w:history="1">
        <w:r w:rsidR="00995D31" w:rsidRPr="008D6EBF">
          <w:rPr>
            <w:rStyle w:val="a3"/>
            <w:noProof/>
            <w:lang w:val="en-GB"/>
          </w:rPr>
          <w:t>4.10</w:t>
        </w:r>
        <w:r w:rsidR="00995D31">
          <w:rPr>
            <w:rFonts w:asciiTheme="minorHAnsi" w:eastAsiaTheme="minorEastAsia" w:hAnsiTheme="minorHAnsi" w:cstheme="minorBidi"/>
            <w:noProof/>
            <w:kern w:val="2"/>
            <w:sz w:val="21"/>
            <w:szCs w:val="22"/>
            <w:lang w:val="en-US" w:eastAsia="zh-CN"/>
          </w:rPr>
          <w:tab/>
        </w:r>
        <w:r w:rsidR="00995D31" w:rsidRPr="008D6EBF">
          <w:rPr>
            <w:rStyle w:val="a3"/>
            <w:noProof/>
            <w:lang w:val="en-GB"/>
          </w:rPr>
          <w:t>Safety Measures</w:t>
        </w:r>
        <w:r w:rsidR="00995D31">
          <w:rPr>
            <w:noProof/>
            <w:webHidden/>
          </w:rPr>
          <w:tab/>
        </w:r>
        <w:r w:rsidR="00203B8B">
          <w:rPr>
            <w:noProof/>
            <w:webHidden/>
          </w:rPr>
          <w:fldChar w:fldCharType="begin"/>
        </w:r>
        <w:r w:rsidR="00995D31">
          <w:rPr>
            <w:noProof/>
            <w:webHidden/>
          </w:rPr>
          <w:instrText xml:space="preserve"> PAGEREF _Toc466386103 \h </w:instrText>
        </w:r>
        <w:r w:rsidR="00203B8B">
          <w:rPr>
            <w:noProof/>
            <w:webHidden/>
          </w:rPr>
        </w:r>
        <w:r w:rsidR="00203B8B">
          <w:rPr>
            <w:noProof/>
            <w:webHidden/>
          </w:rPr>
          <w:fldChar w:fldCharType="separate"/>
        </w:r>
        <w:r w:rsidR="00995D31">
          <w:rPr>
            <w:noProof/>
            <w:webHidden/>
          </w:rPr>
          <w:t>12</w:t>
        </w:r>
        <w:r w:rsidR="00203B8B">
          <w:rPr>
            <w:noProof/>
            <w:webHidden/>
          </w:rPr>
          <w:fldChar w:fldCharType="end"/>
        </w:r>
      </w:hyperlink>
    </w:p>
    <w:p w14:paraId="17A7E93B" w14:textId="77777777" w:rsidR="00995D31" w:rsidRDefault="00AD2298">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6386104" w:history="1">
        <w:r w:rsidR="00995D31" w:rsidRPr="008D6EBF">
          <w:rPr>
            <w:rStyle w:val="a3"/>
            <w:noProof/>
            <w:lang w:val="en-GB"/>
          </w:rPr>
          <w:t>4.11</w:t>
        </w:r>
        <w:r w:rsidR="00995D31">
          <w:rPr>
            <w:rFonts w:asciiTheme="minorHAnsi" w:eastAsiaTheme="minorEastAsia" w:hAnsiTheme="minorHAnsi" w:cstheme="minorBidi"/>
            <w:noProof/>
            <w:kern w:val="2"/>
            <w:sz w:val="21"/>
            <w:szCs w:val="22"/>
            <w:lang w:val="en-US" w:eastAsia="zh-CN"/>
          </w:rPr>
          <w:tab/>
        </w:r>
        <w:r w:rsidR="00995D31" w:rsidRPr="008D6EBF">
          <w:rPr>
            <w:rStyle w:val="a3"/>
            <w:noProof/>
            <w:lang w:val="en-GB"/>
          </w:rPr>
          <w:t>Diagnosis</w:t>
        </w:r>
        <w:r w:rsidR="00995D31">
          <w:rPr>
            <w:noProof/>
            <w:webHidden/>
          </w:rPr>
          <w:tab/>
        </w:r>
        <w:r w:rsidR="00203B8B">
          <w:rPr>
            <w:noProof/>
            <w:webHidden/>
          </w:rPr>
          <w:fldChar w:fldCharType="begin"/>
        </w:r>
        <w:r w:rsidR="00995D31">
          <w:rPr>
            <w:noProof/>
            <w:webHidden/>
          </w:rPr>
          <w:instrText xml:space="preserve"> PAGEREF _Toc466386104 \h </w:instrText>
        </w:r>
        <w:r w:rsidR="00203B8B">
          <w:rPr>
            <w:noProof/>
            <w:webHidden/>
          </w:rPr>
        </w:r>
        <w:r w:rsidR="00203B8B">
          <w:rPr>
            <w:noProof/>
            <w:webHidden/>
          </w:rPr>
          <w:fldChar w:fldCharType="separate"/>
        </w:r>
        <w:r w:rsidR="00995D31">
          <w:rPr>
            <w:noProof/>
            <w:webHidden/>
          </w:rPr>
          <w:t>13</w:t>
        </w:r>
        <w:r w:rsidR="00203B8B">
          <w:rPr>
            <w:noProof/>
            <w:webHidden/>
          </w:rPr>
          <w:fldChar w:fldCharType="end"/>
        </w:r>
      </w:hyperlink>
    </w:p>
    <w:p w14:paraId="1FAB4797" w14:textId="77777777" w:rsidR="00995D31" w:rsidRDefault="00AD2298">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6386105" w:history="1">
        <w:r w:rsidR="00995D31" w:rsidRPr="008D6EBF">
          <w:rPr>
            <w:rStyle w:val="a3"/>
            <w:noProof/>
            <w:lang w:val="en-GB"/>
          </w:rPr>
          <w:t>4.12</w:t>
        </w:r>
        <w:r w:rsidR="00995D31">
          <w:rPr>
            <w:rFonts w:asciiTheme="minorHAnsi" w:eastAsiaTheme="minorEastAsia" w:hAnsiTheme="minorHAnsi" w:cstheme="minorBidi"/>
            <w:noProof/>
            <w:kern w:val="2"/>
            <w:sz w:val="21"/>
            <w:szCs w:val="22"/>
            <w:lang w:val="en-US" w:eastAsia="zh-CN"/>
          </w:rPr>
          <w:tab/>
        </w:r>
        <w:r w:rsidR="00995D31" w:rsidRPr="008D6EBF">
          <w:rPr>
            <w:rStyle w:val="a3"/>
            <w:noProof/>
            <w:lang w:val="en-GB"/>
          </w:rPr>
          <w:t>Internal Communication</w:t>
        </w:r>
        <w:r w:rsidR="00995D31">
          <w:rPr>
            <w:noProof/>
            <w:webHidden/>
          </w:rPr>
          <w:tab/>
        </w:r>
        <w:r w:rsidR="00203B8B">
          <w:rPr>
            <w:noProof/>
            <w:webHidden/>
          </w:rPr>
          <w:fldChar w:fldCharType="begin"/>
        </w:r>
        <w:r w:rsidR="00995D31">
          <w:rPr>
            <w:noProof/>
            <w:webHidden/>
          </w:rPr>
          <w:instrText xml:space="preserve"> PAGEREF _Toc466386105 \h </w:instrText>
        </w:r>
        <w:r w:rsidR="00203B8B">
          <w:rPr>
            <w:noProof/>
            <w:webHidden/>
          </w:rPr>
        </w:r>
        <w:r w:rsidR="00203B8B">
          <w:rPr>
            <w:noProof/>
            <w:webHidden/>
          </w:rPr>
          <w:fldChar w:fldCharType="separate"/>
        </w:r>
        <w:r w:rsidR="00995D31">
          <w:rPr>
            <w:noProof/>
            <w:webHidden/>
          </w:rPr>
          <w:t>13</w:t>
        </w:r>
        <w:r w:rsidR="00203B8B">
          <w:rPr>
            <w:noProof/>
            <w:webHidden/>
          </w:rPr>
          <w:fldChar w:fldCharType="end"/>
        </w:r>
      </w:hyperlink>
    </w:p>
    <w:p w14:paraId="08E62674" w14:textId="77777777" w:rsidR="00995D31" w:rsidRDefault="00AD2298">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6386106" w:history="1">
        <w:r w:rsidR="00995D31" w:rsidRPr="008D6EBF">
          <w:rPr>
            <w:rStyle w:val="a3"/>
            <w:noProof/>
            <w:lang w:val="en-GB"/>
          </w:rPr>
          <w:t>4.13</w:t>
        </w:r>
        <w:r w:rsidR="00995D31">
          <w:rPr>
            <w:rFonts w:asciiTheme="minorHAnsi" w:eastAsiaTheme="minorEastAsia" w:hAnsiTheme="minorHAnsi" w:cstheme="minorBidi"/>
            <w:noProof/>
            <w:kern w:val="2"/>
            <w:sz w:val="21"/>
            <w:szCs w:val="22"/>
            <w:lang w:val="en-US" w:eastAsia="zh-CN"/>
          </w:rPr>
          <w:tab/>
        </w:r>
        <w:r w:rsidR="00995D31" w:rsidRPr="008D6EBF">
          <w:rPr>
            <w:rStyle w:val="a3"/>
            <w:noProof/>
            <w:lang w:val="en-GB"/>
          </w:rPr>
          <w:t>Can Open Communication</w:t>
        </w:r>
        <w:r w:rsidR="00995D31">
          <w:rPr>
            <w:noProof/>
            <w:webHidden/>
          </w:rPr>
          <w:tab/>
        </w:r>
        <w:r w:rsidR="00203B8B">
          <w:rPr>
            <w:noProof/>
            <w:webHidden/>
          </w:rPr>
          <w:fldChar w:fldCharType="begin"/>
        </w:r>
        <w:r w:rsidR="00995D31">
          <w:rPr>
            <w:noProof/>
            <w:webHidden/>
          </w:rPr>
          <w:instrText xml:space="preserve"> PAGEREF _Toc466386106 \h </w:instrText>
        </w:r>
        <w:r w:rsidR="00203B8B">
          <w:rPr>
            <w:noProof/>
            <w:webHidden/>
          </w:rPr>
        </w:r>
        <w:r w:rsidR="00203B8B">
          <w:rPr>
            <w:noProof/>
            <w:webHidden/>
          </w:rPr>
          <w:fldChar w:fldCharType="separate"/>
        </w:r>
        <w:r w:rsidR="00995D31">
          <w:rPr>
            <w:noProof/>
            <w:webHidden/>
          </w:rPr>
          <w:t>14</w:t>
        </w:r>
        <w:r w:rsidR="00203B8B">
          <w:rPr>
            <w:noProof/>
            <w:webHidden/>
          </w:rPr>
          <w:fldChar w:fldCharType="end"/>
        </w:r>
      </w:hyperlink>
    </w:p>
    <w:p w14:paraId="005DE545" w14:textId="77777777" w:rsidR="00995D31" w:rsidRDefault="00AD2298">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6386107" w:history="1">
        <w:r w:rsidR="00995D31" w:rsidRPr="008D6EBF">
          <w:rPr>
            <w:rStyle w:val="a3"/>
            <w:noProof/>
            <w:lang w:val="fr-FR" w:eastAsia="zh-CN"/>
          </w:rPr>
          <w:t>4.14</w:t>
        </w:r>
        <w:r w:rsidR="00995D31">
          <w:rPr>
            <w:rFonts w:asciiTheme="minorHAnsi" w:eastAsiaTheme="minorEastAsia" w:hAnsiTheme="minorHAnsi" w:cstheme="minorBidi"/>
            <w:noProof/>
            <w:kern w:val="2"/>
            <w:sz w:val="21"/>
            <w:szCs w:val="22"/>
            <w:lang w:val="en-US" w:eastAsia="zh-CN"/>
          </w:rPr>
          <w:tab/>
        </w:r>
        <w:r w:rsidR="00995D31" w:rsidRPr="008D6EBF">
          <w:rPr>
            <w:rStyle w:val="a3"/>
            <w:noProof/>
            <w:lang w:val="fr-FR" w:eastAsia="zh-CN"/>
          </w:rPr>
          <w:t xml:space="preserve">History </w:t>
        </w:r>
        <w:r w:rsidR="00995D31" w:rsidRPr="008D6EBF">
          <w:rPr>
            <w:rStyle w:val="a3"/>
            <w:noProof/>
            <w:lang w:val="en-GB"/>
          </w:rPr>
          <w:t>Data</w:t>
        </w:r>
        <w:r w:rsidR="00995D31">
          <w:rPr>
            <w:noProof/>
            <w:webHidden/>
          </w:rPr>
          <w:tab/>
        </w:r>
        <w:r w:rsidR="00203B8B">
          <w:rPr>
            <w:noProof/>
            <w:webHidden/>
          </w:rPr>
          <w:fldChar w:fldCharType="begin"/>
        </w:r>
        <w:r w:rsidR="00995D31">
          <w:rPr>
            <w:noProof/>
            <w:webHidden/>
          </w:rPr>
          <w:instrText xml:space="preserve"> PAGEREF _Toc466386107 \h </w:instrText>
        </w:r>
        <w:r w:rsidR="00203B8B">
          <w:rPr>
            <w:noProof/>
            <w:webHidden/>
          </w:rPr>
        </w:r>
        <w:r w:rsidR="00203B8B">
          <w:rPr>
            <w:noProof/>
            <w:webHidden/>
          </w:rPr>
          <w:fldChar w:fldCharType="separate"/>
        </w:r>
        <w:r w:rsidR="00995D31">
          <w:rPr>
            <w:noProof/>
            <w:webHidden/>
          </w:rPr>
          <w:t>14</w:t>
        </w:r>
        <w:r w:rsidR="00203B8B">
          <w:rPr>
            <w:noProof/>
            <w:webHidden/>
          </w:rPr>
          <w:fldChar w:fldCharType="end"/>
        </w:r>
      </w:hyperlink>
    </w:p>
    <w:p w14:paraId="2D31333A" w14:textId="77777777" w:rsidR="00995D31" w:rsidRDefault="00AD2298">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6386108" w:history="1">
        <w:r w:rsidR="00995D31" w:rsidRPr="008D6EBF">
          <w:rPr>
            <w:rStyle w:val="a3"/>
            <w:noProof/>
            <w:lang w:val="en-GB"/>
          </w:rPr>
          <w:t>4.15</w:t>
        </w:r>
        <w:r w:rsidR="00995D31">
          <w:rPr>
            <w:rFonts w:asciiTheme="minorHAnsi" w:eastAsiaTheme="minorEastAsia" w:hAnsiTheme="minorHAnsi" w:cstheme="minorBidi"/>
            <w:noProof/>
            <w:kern w:val="2"/>
            <w:sz w:val="21"/>
            <w:szCs w:val="22"/>
            <w:lang w:val="en-US" w:eastAsia="zh-CN"/>
          </w:rPr>
          <w:tab/>
        </w:r>
        <w:r w:rsidR="00995D31" w:rsidRPr="008D6EBF">
          <w:rPr>
            <w:rStyle w:val="a3"/>
            <w:noProof/>
            <w:lang w:val="en-GB"/>
          </w:rPr>
          <w:t>Maintenance</w:t>
        </w:r>
        <w:r w:rsidR="00995D31">
          <w:rPr>
            <w:noProof/>
            <w:webHidden/>
          </w:rPr>
          <w:tab/>
        </w:r>
        <w:r w:rsidR="00203B8B">
          <w:rPr>
            <w:noProof/>
            <w:webHidden/>
          </w:rPr>
          <w:fldChar w:fldCharType="begin"/>
        </w:r>
        <w:r w:rsidR="00995D31">
          <w:rPr>
            <w:noProof/>
            <w:webHidden/>
          </w:rPr>
          <w:instrText xml:space="preserve"> PAGEREF _Toc466386108 \h </w:instrText>
        </w:r>
        <w:r w:rsidR="00203B8B">
          <w:rPr>
            <w:noProof/>
            <w:webHidden/>
          </w:rPr>
        </w:r>
        <w:r w:rsidR="00203B8B">
          <w:rPr>
            <w:noProof/>
            <w:webHidden/>
          </w:rPr>
          <w:fldChar w:fldCharType="separate"/>
        </w:r>
        <w:r w:rsidR="00995D31">
          <w:rPr>
            <w:noProof/>
            <w:webHidden/>
          </w:rPr>
          <w:t>15</w:t>
        </w:r>
        <w:r w:rsidR="00203B8B">
          <w:rPr>
            <w:noProof/>
            <w:webHidden/>
          </w:rPr>
          <w:fldChar w:fldCharType="end"/>
        </w:r>
      </w:hyperlink>
    </w:p>
    <w:p w14:paraId="53870386" w14:textId="77777777" w:rsidR="00995D31" w:rsidRDefault="00AD2298">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6386109" w:history="1">
        <w:r w:rsidR="00995D31" w:rsidRPr="008D6EBF">
          <w:rPr>
            <w:rStyle w:val="a3"/>
            <w:noProof/>
            <w:lang w:val="en-GB"/>
          </w:rPr>
          <w:t>4.16</w:t>
        </w:r>
        <w:r w:rsidR="00995D31">
          <w:rPr>
            <w:rFonts w:asciiTheme="minorHAnsi" w:eastAsiaTheme="minorEastAsia" w:hAnsiTheme="minorHAnsi" w:cstheme="minorBidi"/>
            <w:noProof/>
            <w:kern w:val="2"/>
            <w:sz w:val="21"/>
            <w:szCs w:val="22"/>
            <w:lang w:val="en-US" w:eastAsia="zh-CN"/>
          </w:rPr>
          <w:tab/>
        </w:r>
        <w:r w:rsidR="00995D31" w:rsidRPr="008D6EBF">
          <w:rPr>
            <w:rStyle w:val="a3"/>
            <w:noProof/>
            <w:lang w:val="en-GB"/>
          </w:rPr>
          <w:t>Bootloader</w:t>
        </w:r>
        <w:r w:rsidR="00995D31">
          <w:rPr>
            <w:noProof/>
            <w:webHidden/>
          </w:rPr>
          <w:tab/>
        </w:r>
        <w:r w:rsidR="00203B8B">
          <w:rPr>
            <w:noProof/>
            <w:webHidden/>
          </w:rPr>
          <w:fldChar w:fldCharType="begin"/>
        </w:r>
        <w:r w:rsidR="00995D31">
          <w:rPr>
            <w:noProof/>
            <w:webHidden/>
          </w:rPr>
          <w:instrText xml:space="preserve"> PAGEREF _Toc466386109 \h </w:instrText>
        </w:r>
        <w:r w:rsidR="00203B8B">
          <w:rPr>
            <w:noProof/>
            <w:webHidden/>
          </w:rPr>
        </w:r>
        <w:r w:rsidR="00203B8B">
          <w:rPr>
            <w:noProof/>
            <w:webHidden/>
          </w:rPr>
          <w:fldChar w:fldCharType="separate"/>
        </w:r>
        <w:r w:rsidR="00995D31">
          <w:rPr>
            <w:noProof/>
            <w:webHidden/>
          </w:rPr>
          <w:t>17</w:t>
        </w:r>
        <w:r w:rsidR="00203B8B">
          <w:rPr>
            <w:noProof/>
            <w:webHidden/>
          </w:rPr>
          <w:fldChar w:fldCharType="end"/>
        </w:r>
      </w:hyperlink>
    </w:p>
    <w:p w14:paraId="7D9F1088" w14:textId="77777777" w:rsidR="00995D31" w:rsidRDefault="00AD2298">
      <w:pPr>
        <w:pStyle w:val="10"/>
        <w:tabs>
          <w:tab w:val="left" w:pos="400"/>
          <w:tab w:val="right" w:leader="dot" w:pos="9628"/>
        </w:tabs>
        <w:rPr>
          <w:rFonts w:asciiTheme="minorHAnsi" w:eastAsiaTheme="minorEastAsia" w:hAnsiTheme="minorHAnsi" w:cstheme="minorBidi"/>
          <w:noProof/>
          <w:kern w:val="2"/>
          <w:sz w:val="21"/>
          <w:szCs w:val="22"/>
          <w:lang w:val="en-US" w:eastAsia="zh-CN"/>
        </w:rPr>
      </w:pPr>
      <w:hyperlink w:anchor="_Toc466386110" w:history="1">
        <w:r w:rsidR="00995D31" w:rsidRPr="008D6EBF">
          <w:rPr>
            <w:rStyle w:val="a3"/>
            <w:noProof/>
          </w:rPr>
          <w:t>5</w:t>
        </w:r>
        <w:r w:rsidR="00995D31">
          <w:rPr>
            <w:rFonts w:asciiTheme="minorHAnsi" w:eastAsiaTheme="minorEastAsia" w:hAnsiTheme="minorHAnsi" w:cstheme="minorBidi"/>
            <w:noProof/>
            <w:kern w:val="2"/>
            <w:sz w:val="21"/>
            <w:szCs w:val="22"/>
            <w:lang w:val="en-US" w:eastAsia="zh-CN"/>
          </w:rPr>
          <w:tab/>
        </w:r>
        <w:r w:rsidR="00995D31" w:rsidRPr="008D6EBF">
          <w:rPr>
            <w:rStyle w:val="a3"/>
            <w:noProof/>
          </w:rPr>
          <w:t>Review - Check list:</w:t>
        </w:r>
        <w:r w:rsidR="00995D31">
          <w:rPr>
            <w:noProof/>
            <w:webHidden/>
          </w:rPr>
          <w:tab/>
        </w:r>
        <w:r w:rsidR="00203B8B">
          <w:rPr>
            <w:noProof/>
            <w:webHidden/>
          </w:rPr>
          <w:fldChar w:fldCharType="begin"/>
        </w:r>
        <w:r w:rsidR="00995D31">
          <w:rPr>
            <w:noProof/>
            <w:webHidden/>
          </w:rPr>
          <w:instrText xml:space="preserve"> PAGEREF _Toc466386110 \h </w:instrText>
        </w:r>
        <w:r w:rsidR="00203B8B">
          <w:rPr>
            <w:noProof/>
            <w:webHidden/>
          </w:rPr>
        </w:r>
        <w:r w:rsidR="00203B8B">
          <w:rPr>
            <w:noProof/>
            <w:webHidden/>
          </w:rPr>
          <w:fldChar w:fldCharType="separate"/>
        </w:r>
        <w:r w:rsidR="00995D31">
          <w:rPr>
            <w:noProof/>
            <w:webHidden/>
          </w:rPr>
          <w:t>17</w:t>
        </w:r>
        <w:r w:rsidR="00203B8B">
          <w:rPr>
            <w:noProof/>
            <w:webHidden/>
          </w:rPr>
          <w:fldChar w:fldCharType="end"/>
        </w:r>
      </w:hyperlink>
    </w:p>
    <w:p w14:paraId="5A4A1DFA" w14:textId="77777777" w:rsidR="00B36F93" w:rsidRDefault="00203B8B" w:rsidP="00B36F93">
      <w:pPr>
        <w:pStyle w:val="Heading51"/>
        <w:widowControl/>
        <w:tabs>
          <w:tab w:val="clear" w:pos="360"/>
          <w:tab w:val="clear" w:pos="924"/>
          <w:tab w:val="clear" w:pos="1080"/>
          <w:tab w:val="clear" w:pos="1494"/>
          <w:tab w:val="clear" w:pos="2058"/>
          <w:tab w:val="clear" w:pos="2628"/>
          <w:tab w:val="clear" w:pos="3192"/>
          <w:tab w:val="clear" w:pos="3762"/>
          <w:tab w:val="clear" w:pos="4326"/>
          <w:tab w:val="clear" w:pos="4896"/>
          <w:tab w:val="clear" w:pos="5460"/>
          <w:tab w:val="clear" w:pos="6030"/>
          <w:tab w:val="clear" w:pos="6594"/>
          <w:tab w:val="clear" w:pos="7164"/>
          <w:tab w:val="clear" w:pos="7728"/>
          <w:tab w:val="clear" w:pos="7938"/>
          <w:tab w:val="clear" w:pos="8298"/>
          <w:tab w:val="clear" w:pos="8502"/>
          <w:tab w:val="clear" w:pos="8862"/>
          <w:tab w:val="clear" w:pos="9432"/>
          <w:tab w:val="center" w:pos="-1843"/>
          <w:tab w:val="center" w:pos="4962"/>
          <w:tab w:val="right" w:pos="8280"/>
        </w:tabs>
        <w:rPr>
          <w:rFonts w:ascii="Arial" w:hAnsi="Arial"/>
          <w:spacing w:val="-2"/>
          <w:lang w:val="en-GB"/>
        </w:rPr>
      </w:pPr>
      <w:r>
        <w:fldChar w:fldCharType="end"/>
      </w:r>
    </w:p>
    <w:p w14:paraId="686CE14D" w14:textId="77777777" w:rsidR="00B36F93" w:rsidRDefault="00B36F93">
      <w:pPr>
        <w:pStyle w:val="Heading51"/>
        <w:widowControl/>
        <w:tabs>
          <w:tab w:val="clear" w:pos="360"/>
          <w:tab w:val="clear" w:pos="924"/>
          <w:tab w:val="clear" w:pos="1080"/>
          <w:tab w:val="clear" w:pos="1494"/>
          <w:tab w:val="clear" w:pos="2058"/>
          <w:tab w:val="clear" w:pos="2628"/>
          <w:tab w:val="clear" w:pos="3192"/>
          <w:tab w:val="clear" w:pos="3762"/>
          <w:tab w:val="clear" w:pos="4326"/>
          <w:tab w:val="clear" w:pos="4896"/>
          <w:tab w:val="clear" w:pos="5460"/>
          <w:tab w:val="clear" w:pos="6030"/>
          <w:tab w:val="clear" w:pos="6594"/>
          <w:tab w:val="clear" w:pos="7164"/>
          <w:tab w:val="clear" w:pos="7728"/>
          <w:tab w:val="clear" w:pos="7938"/>
          <w:tab w:val="clear" w:pos="8298"/>
          <w:tab w:val="clear" w:pos="8502"/>
          <w:tab w:val="clear" w:pos="8862"/>
          <w:tab w:val="clear" w:pos="9432"/>
          <w:tab w:val="center" w:pos="-1843"/>
          <w:tab w:val="center" w:pos="4962"/>
          <w:tab w:val="right" w:pos="8280"/>
        </w:tabs>
        <w:rPr>
          <w:rFonts w:ascii="Arial" w:hAnsi="Arial"/>
          <w:spacing w:val="-2"/>
          <w:lang w:val="en-GB"/>
        </w:rPr>
      </w:pPr>
    </w:p>
    <w:p w14:paraId="340C2CE0" w14:textId="77777777" w:rsidR="00B36F93" w:rsidRPr="004E02AE" w:rsidRDefault="00B36F93" w:rsidP="00B36F93">
      <w:pPr>
        <w:rPr>
          <w:b/>
          <w:sz w:val="28"/>
          <w:lang w:val="en-US"/>
        </w:rPr>
      </w:pPr>
      <w:r w:rsidRPr="004E02AE">
        <w:rPr>
          <w:b/>
          <w:sz w:val="28"/>
          <w:lang w:val="en-US"/>
        </w:rPr>
        <w:t>List of Figures</w:t>
      </w:r>
    </w:p>
    <w:p w14:paraId="52226869" w14:textId="77777777" w:rsidR="00B36F93" w:rsidRPr="004E02AE" w:rsidRDefault="00B36F93" w:rsidP="00B36F93">
      <w:pPr>
        <w:rPr>
          <w:lang w:val="en-US"/>
        </w:rPr>
      </w:pPr>
      <w:r w:rsidRPr="004E02AE">
        <w:rPr>
          <w:color w:val="FF0000"/>
          <w:lang w:val="en-US"/>
        </w:rPr>
        <w:t>xx</w:t>
      </w:r>
    </w:p>
    <w:p w14:paraId="0D0C7896" w14:textId="77777777" w:rsidR="00B36F93" w:rsidRPr="004E02AE" w:rsidRDefault="00B36F93" w:rsidP="00B36F93">
      <w:pPr>
        <w:rPr>
          <w:lang w:val="en-US"/>
        </w:rPr>
      </w:pPr>
    </w:p>
    <w:p w14:paraId="327AD04F" w14:textId="77777777" w:rsidR="00B36F93" w:rsidRPr="004E02AE" w:rsidRDefault="00B36F93" w:rsidP="00B36F93">
      <w:pPr>
        <w:rPr>
          <w:lang w:val="en-US"/>
        </w:rPr>
      </w:pPr>
    </w:p>
    <w:p w14:paraId="2C963AEC" w14:textId="77777777" w:rsidR="00B36F93" w:rsidRPr="004E02AE" w:rsidRDefault="00B36F93" w:rsidP="00B36F93">
      <w:pPr>
        <w:rPr>
          <w:b/>
          <w:sz w:val="28"/>
          <w:lang w:val="en-US"/>
        </w:rPr>
      </w:pPr>
      <w:r w:rsidRPr="004E02AE">
        <w:rPr>
          <w:b/>
          <w:sz w:val="28"/>
          <w:lang w:val="en-US"/>
        </w:rPr>
        <w:t>List of Tables</w:t>
      </w:r>
    </w:p>
    <w:p w14:paraId="1A5F2982" w14:textId="77777777" w:rsidR="00B36F93" w:rsidRDefault="00B36F93" w:rsidP="00B36F93">
      <w:r w:rsidRPr="00E16D36">
        <w:rPr>
          <w:color w:val="FF0000"/>
        </w:rPr>
        <w:t>xx</w:t>
      </w:r>
    </w:p>
    <w:p w14:paraId="4FC8156D" w14:textId="77777777" w:rsidR="00B36F93" w:rsidRDefault="00B36F93" w:rsidP="00B36F93"/>
    <w:p w14:paraId="49EACF16" w14:textId="77777777" w:rsidR="00B36F93" w:rsidRDefault="00B36F93">
      <w:pPr>
        <w:pStyle w:val="Heading51"/>
        <w:widowControl/>
        <w:tabs>
          <w:tab w:val="clear" w:pos="360"/>
          <w:tab w:val="clear" w:pos="924"/>
          <w:tab w:val="clear" w:pos="1080"/>
          <w:tab w:val="clear" w:pos="1494"/>
          <w:tab w:val="clear" w:pos="2058"/>
          <w:tab w:val="clear" w:pos="2628"/>
          <w:tab w:val="clear" w:pos="3192"/>
          <w:tab w:val="clear" w:pos="3762"/>
          <w:tab w:val="clear" w:pos="4326"/>
          <w:tab w:val="clear" w:pos="4896"/>
          <w:tab w:val="clear" w:pos="5460"/>
          <w:tab w:val="clear" w:pos="6030"/>
          <w:tab w:val="clear" w:pos="6594"/>
          <w:tab w:val="clear" w:pos="7164"/>
          <w:tab w:val="clear" w:pos="7728"/>
          <w:tab w:val="clear" w:pos="7938"/>
          <w:tab w:val="clear" w:pos="8298"/>
          <w:tab w:val="clear" w:pos="8502"/>
          <w:tab w:val="clear" w:pos="8862"/>
          <w:tab w:val="clear" w:pos="9432"/>
          <w:tab w:val="center" w:pos="-1843"/>
          <w:tab w:val="center" w:pos="4962"/>
          <w:tab w:val="right" w:pos="8280"/>
        </w:tabs>
        <w:rPr>
          <w:rFonts w:ascii="Arial" w:hAnsi="Arial"/>
          <w:spacing w:val="-2"/>
          <w:lang w:val="en-GB"/>
        </w:rPr>
      </w:pPr>
      <w:r>
        <w:rPr>
          <w:rFonts w:ascii="Arial" w:hAnsi="Arial"/>
          <w:spacing w:val="-2"/>
          <w:lang w:val="en-GB"/>
        </w:rPr>
        <w:br w:type="page"/>
      </w:r>
    </w:p>
    <w:p w14:paraId="50176CB0" w14:textId="77777777" w:rsidR="00DD1250" w:rsidRDefault="00E209DB">
      <w:pPr>
        <w:pStyle w:val="1"/>
      </w:pPr>
      <w:bookmarkStart w:id="9" w:name="_Toc466386085"/>
      <w:r>
        <w:lastRenderedPageBreak/>
        <w:t>Purpose</w:t>
      </w:r>
      <w:bookmarkEnd w:id="9"/>
    </w:p>
    <w:p w14:paraId="2DB172C8" w14:textId="77777777" w:rsidR="00D12D01" w:rsidRDefault="005855A3" w:rsidP="005855A3">
      <w:pPr>
        <w:autoSpaceDE w:val="0"/>
        <w:autoSpaceDN w:val="0"/>
        <w:adjustRightInd w:val="0"/>
        <w:rPr>
          <w:color w:val="000000"/>
          <w:lang w:val="en-GB"/>
        </w:rPr>
      </w:pPr>
      <w:r>
        <w:rPr>
          <w:rFonts w:ascii="Helvetica" w:hAnsi="Helvetica" w:cs="Helvetica"/>
          <w:szCs w:val="20"/>
          <w:lang w:val="en-US" w:eastAsia="zh-CN"/>
        </w:rPr>
        <w:t xml:space="preserve">The purpose of this document is the </w:t>
      </w:r>
      <w:r w:rsidR="006605B1">
        <w:rPr>
          <w:rFonts w:ascii="Helvetica" w:hAnsi="Helvetica" w:cs="Helvetica"/>
          <w:szCs w:val="20"/>
          <w:lang w:val="en-US" w:eastAsia="zh-CN"/>
        </w:rPr>
        <w:t>measure and control</w:t>
      </w:r>
      <w:r>
        <w:rPr>
          <w:rFonts w:ascii="Helvetica" w:hAnsi="Helvetica" w:cs="Helvetica"/>
          <w:szCs w:val="20"/>
          <w:lang w:val="en-US" w:eastAsia="zh-CN"/>
        </w:rPr>
        <w:t xml:space="preserve"> board software functional requirement specification for the </w:t>
      </w:r>
      <w:r w:rsidR="006605B1">
        <w:rPr>
          <w:rFonts w:ascii="Helvetica" w:hAnsi="Helvetica" w:cs="Helvetica"/>
          <w:szCs w:val="20"/>
          <w:lang w:val="en-US" w:eastAsia="zh-CN"/>
        </w:rPr>
        <w:t>Rainbow</w:t>
      </w:r>
      <w:r>
        <w:rPr>
          <w:rFonts w:ascii="Helvetica" w:hAnsi="Helvetica" w:cs="Helvetica"/>
          <w:szCs w:val="20"/>
          <w:lang w:val="en-US" w:eastAsia="zh-CN"/>
        </w:rPr>
        <w:t xml:space="preserve"> project</w:t>
      </w:r>
      <w:r w:rsidR="006605B1">
        <w:rPr>
          <w:rFonts w:ascii="Helvetica" w:hAnsi="Helvetica" w:cs="Helvetica"/>
          <w:szCs w:val="20"/>
          <w:lang w:val="en-US" w:eastAsia="zh-CN"/>
        </w:rPr>
        <w:t>.</w:t>
      </w:r>
    </w:p>
    <w:p w14:paraId="0B8D2A24" w14:textId="77777777" w:rsidR="00D12D01" w:rsidRPr="006605B1" w:rsidRDefault="00D12D01">
      <w:pPr>
        <w:rPr>
          <w:color w:val="000000"/>
          <w:lang w:val="en-GB"/>
        </w:rPr>
      </w:pPr>
    </w:p>
    <w:p w14:paraId="4196657E" w14:textId="77777777" w:rsidR="00DD1250" w:rsidRDefault="00DD1250" w:rsidP="00E209DB">
      <w:pPr>
        <w:pStyle w:val="1"/>
      </w:pPr>
      <w:bookmarkStart w:id="10" w:name="_Toc466386086"/>
      <w:r>
        <w:t xml:space="preserve">Definitions, </w:t>
      </w:r>
      <w:r w:rsidR="00747AF0">
        <w:t>A</w:t>
      </w:r>
      <w:r>
        <w:t xml:space="preserve">cronyms, and </w:t>
      </w:r>
      <w:r w:rsidR="00747AF0">
        <w:t>A</w:t>
      </w:r>
      <w:r>
        <w:t>bbreviations</w:t>
      </w:r>
      <w:bookmarkEnd w:id="10"/>
    </w:p>
    <w:p w14:paraId="41C07860" w14:textId="77777777" w:rsidR="005855A3" w:rsidRPr="00E6229B" w:rsidRDefault="005855A3" w:rsidP="00E6229B">
      <w:pPr>
        <w:pStyle w:val="2"/>
      </w:pPr>
      <w:bookmarkStart w:id="11" w:name="_Toc320873277"/>
      <w:bookmarkStart w:id="12" w:name="_Toc323719195"/>
      <w:bookmarkStart w:id="13" w:name="_Toc466386087"/>
      <w:r w:rsidRPr="00E6229B">
        <w:t>Definitions</w:t>
      </w:r>
      <w:bookmarkEnd w:id="11"/>
      <w:bookmarkEnd w:id="12"/>
      <w:bookmarkEnd w:id="13"/>
    </w:p>
    <w:p w14:paraId="0FD6E068" w14:textId="77777777" w:rsidR="0026678C" w:rsidRPr="0026678C" w:rsidRDefault="0026678C" w:rsidP="0026678C"/>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60"/>
        <w:gridCol w:w="5760"/>
      </w:tblGrid>
      <w:tr w:rsidR="005855A3" w:rsidRPr="00951AE3" w14:paraId="64E43ACE" w14:textId="77777777" w:rsidTr="00691770">
        <w:tc>
          <w:tcPr>
            <w:tcW w:w="3960" w:type="dxa"/>
          </w:tcPr>
          <w:p w14:paraId="416BADFA" w14:textId="77777777" w:rsidR="005855A3" w:rsidRPr="00951AE3" w:rsidRDefault="005855A3" w:rsidP="00691770">
            <w:pPr>
              <w:rPr>
                <w:b/>
              </w:rPr>
            </w:pPr>
            <w:r w:rsidRPr="00951AE3">
              <w:rPr>
                <w:b/>
              </w:rPr>
              <w:t>Term</w:t>
            </w:r>
          </w:p>
        </w:tc>
        <w:tc>
          <w:tcPr>
            <w:tcW w:w="5760" w:type="dxa"/>
          </w:tcPr>
          <w:p w14:paraId="5AFE3280" w14:textId="77777777" w:rsidR="005855A3" w:rsidRPr="00951AE3" w:rsidRDefault="005855A3" w:rsidP="00691770">
            <w:pPr>
              <w:rPr>
                <w:b/>
              </w:rPr>
            </w:pPr>
            <w:r w:rsidRPr="00951AE3">
              <w:rPr>
                <w:b/>
              </w:rPr>
              <w:t>Definition</w:t>
            </w:r>
          </w:p>
        </w:tc>
      </w:tr>
      <w:tr w:rsidR="005855A3" w14:paraId="1C5A9637" w14:textId="77777777" w:rsidTr="00691770">
        <w:tc>
          <w:tcPr>
            <w:tcW w:w="3960" w:type="dxa"/>
          </w:tcPr>
          <w:p w14:paraId="22B0D6AA" w14:textId="77777777" w:rsidR="005855A3" w:rsidRDefault="00E209DB" w:rsidP="00691770">
            <w:r>
              <w:t>EEPROM</w:t>
            </w:r>
          </w:p>
        </w:tc>
        <w:tc>
          <w:tcPr>
            <w:tcW w:w="5760" w:type="dxa"/>
          </w:tcPr>
          <w:p w14:paraId="75280BD3" w14:textId="77777777" w:rsidR="005855A3" w:rsidRDefault="00E209DB" w:rsidP="00691770">
            <w:r>
              <w:rPr>
                <w:rFonts w:ascii="Helvetica" w:hAnsi="Helvetica" w:cs="Helvetica"/>
                <w:szCs w:val="20"/>
                <w:lang w:val="en-US" w:eastAsia="zh-CN"/>
              </w:rPr>
              <w:t>Electrical Erasable Programmable Read Only Memory</w:t>
            </w:r>
          </w:p>
        </w:tc>
      </w:tr>
      <w:tr w:rsidR="00E209DB" w14:paraId="2CA4DE16" w14:textId="77777777" w:rsidTr="00691770">
        <w:tc>
          <w:tcPr>
            <w:tcW w:w="3960" w:type="dxa"/>
          </w:tcPr>
          <w:p w14:paraId="5A41797F" w14:textId="77777777" w:rsidR="00E209DB" w:rsidRDefault="00E209DB" w:rsidP="00691770">
            <w:r>
              <w:t>HMI</w:t>
            </w:r>
            <w:r w:rsidR="006605B1">
              <w:t>/UI</w:t>
            </w:r>
          </w:p>
        </w:tc>
        <w:tc>
          <w:tcPr>
            <w:tcW w:w="5760" w:type="dxa"/>
          </w:tcPr>
          <w:p w14:paraId="1CDEDBD9" w14:textId="77777777" w:rsidR="00E209DB" w:rsidRDefault="00E209DB" w:rsidP="00691770">
            <w:pPr>
              <w:rPr>
                <w:rFonts w:ascii="Helvetica" w:hAnsi="Helvetica" w:cs="Helvetica"/>
                <w:szCs w:val="20"/>
                <w:lang w:val="en-US" w:eastAsia="zh-CN"/>
              </w:rPr>
            </w:pPr>
            <w:r>
              <w:rPr>
                <w:rFonts w:ascii="Helvetica" w:hAnsi="Helvetica" w:cs="Helvetica"/>
                <w:szCs w:val="20"/>
                <w:lang w:val="en-US" w:eastAsia="zh-CN"/>
              </w:rPr>
              <w:t>Human Machine Interface</w:t>
            </w:r>
            <w:r w:rsidR="006605B1">
              <w:rPr>
                <w:rFonts w:ascii="Helvetica" w:hAnsi="Helvetica" w:cs="Helvetica"/>
                <w:szCs w:val="20"/>
                <w:lang w:val="en-US" w:eastAsia="zh-CN"/>
              </w:rPr>
              <w:t xml:space="preserve"> Board</w:t>
            </w:r>
          </w:p>
        </w:tc>
      </w:tr>
      <w:tr w:rsidR="00E209DB" w14:paraId="55D715C8" w14:textId="77777777" w:rsidTr="00691770">
        <w:tc>
          <w:tcPr>
            <w:tcW w:w="3960" w:type="dxa"/>
          </w:tcPr>
          <w:p w14:paraId="4BE8CC0E" w14:textId="77777777" w:rsidR="00E209DB" w:rsidRDefault="00E209DB" w:rsidP="00691770">
            <w:r>
              <w:t>LRV</w:t>
            </w:r>
          </w:p>
        </w:tc>
        <w:tc>
          <w:tcPr>
            <w:tcW w:w="5760" w:type="dxa"/>
          </w:tcPr>
          <w:p w14:paraId="3CE91BAA" w14:textId="77777777" w:rsidR="00E209DB" w:rsidRDefault="00E209DB" w:rsidP="00691770">
            <w:pPr>
              <w:rPr>
                <w:rFonts w:ascii="Helvetica" w:hAnsi="Helvetica" w:cs="Helvetica"/>
                <w:szCs w:val="20"/>
                <w:lang w:val="en-US" w:eastAsia="zh-CN"/>
              </w:rPr>
            </w:pPr>
            <w:r>
              <w:rPr>
                <w:rFonts w:ascii="Helvetica" w:hAnsi="Helvetica" w:cs="Helvetica"/>
                <w:szCs w:val="20"/>
                <w:lang w:val="en-US" w:eastAsia="zh-CN"/>
              </w:rPr>
              <w:t>Lower Range Value</w:t>
            </w:r>
          </w:p>
        </w:tc>
      </w:tr>
      <w:tr w:rsidR="00E209DB" w14:paraId="1289DDEB" w14:textId="77777777" w:rsidTr="00691770">
        <w:tc>
          <w:tcPr>
            <w:tcW w:w="3960" w:type="dxa"/>
          </w:tcPr>
          <w:p w14:paraId="376B8F5F" w14:textId="77777777" w:rsidR="00E209DB" w:rsidRDefault="00E209DB" w:rsidP="00691770">
            <w:r>
              <w:t>URV</w:t>
            </w:r>
          </w:p>
        </w:tc>
        <w:tc>
          <w:tcPr>
            <w:tcW w:w="5760" w:type="dxa"/>
          </w:tcPr>
          <w:p w14:paraId="3467F0B3" w14:textId="77777777" w:rsidR="00E209DB" w:rsidRDefault="00E209DB" w:rsidP="00691770">
            <w:pPr>
              <w:rPr>
                <w:rFonts w:ascii="Helvetica" w:hAnsi="Helvetica" w:cs="Helvetica"/>
                <w:szCs w:val="20"/>
                <w:lang w:val="en-US" w:eastAsia="zh-CN"/>
              </w:rPr>
            </w:pPr>
            <w:r>
              <w:rPr>
                <w:rFonts w:ascii="Helvetica" w:hAnsi="Helvetica" w:cs="Helvetica"/>
                <w:szCs w:val="20"/>
                <w:lang w:val="en-US" w:eastAsia="zh-CN"/>
              </w:rPr>
              <w:t>Upper Range Value</w:t>
            </w:r>
          </w:p>
        </w:tc>
      </w:tr>
      <w:tr w:rsidR="00E209DB" w14:paraId="08925EC7" w14:textId="77777777" w:rsidTr="00691770">
        <w:tc>
          <w:tcPr>
            <w:tcW w:w="3960" w:type="dxa"/>
          </w:tcPr>
          <w:p w14:paraId="4E134082" w14:textId="77777777" w:rsidR="00E209DB" w:rsidRDefault="008D0D8C" w:rsidP="00691770">
            <w:pPr>
              <w:rPr>
                <w:lang w:eastAsia="zh-CN"/>
              </w:rPr>
            </w:pPr>
            <w:r>
              <w:rPr>
                <w:rFonts w:hint="eastAsia"/>
                <w:lang w:eastAsia="zh-CN"/>
              </w:rPr>
              <w:t>AO/CO</w:t>
            </w:r>
          </w:p>
        </w:tc>
        <w:tc>
          <w:tcPr>
            <w:tcW w:w="5760" w:type="dxa"/>
          </w:tcPr>
          <w:p w14:paraId="539EA7A6" w14:textId="77777777" w:rsidR="00E209DB" w:rsidRDefault="008D0D8C" w:rsidP="00691770">
            <w:pPr>
              <w:rPr>
                <w:rFonts w:ascii="Helvetica" w:hAnsi="Helvetica" w:cs="Helvetica"/>
                <w:szCs w:val="20"/>
                <w:lang w:val="en-US" w:eastAsia="zh-CN"/>
              </w:rPr>
            </w:pPr>
            <w:r>
              <w:rPr>
                <w:rFonts w:ascii="Helvetica" w:hAnsi="Helvetica" w:cs="Helvetica" w:hint="eastAsia"/>
                <w:szCs w:val="20"/>
                <w:lang w:val="en-US" w:eastAsia="zh-CN"/>
              </w:rPr>
              <w:t>Current output</w:t>
            </w:r>
          </w:p>
        </w:tc>
      </w:tr>
      <w:tr w:rsidR="00E209DB" w14:paraId="61367C16" w14:textId="77777777" w:rsidTr="00691770">
        <w:tc>
          <w:tcPr>
            <w:tcW w:w="3960" w:type="dxa"/>
          </w:tcPr>
          <w:p w14:paraId="724AB91A" w14:textId="77777777" w:rsidR="00E209DB" w:rsidRDefault="008D0D8C" w:rsidP="00691770">
            <w:pPr>
              <w:rPr>
                <w:lang w:eastAsia="zh-CN"/>
              </w:rPr>
            </w:pPr>
            <w:r>
              <w:rPr>
                <w:rFonts w:hint="eastAsia"/>
                <w:lang w:eastAsia="zh-CN"/>
              </w:rPr>
              <w:t>HAL</w:t>
            </w:r>
          </w:p>
        </w:tc>
        <w:tc>
          <w:tcPr>
            <w:tcW w:w="5760" w:type="dxa"/>
          </w:tcPr>
          <w:p w14:paraId="37AC1F38" w14:textId="77777777" w:rsidR="00E209DB" w:rsidRDefault="008D0D8C" w:rsidP="00691770">
            <w:pPr>
              <w:rPr>
                <w:rFonts w:ascii="Helvetica" w:hAnsi="Helvetica" w:cs="Helvetica"/>
                <w:szCs w:val="20"/>
                <w:lang w:val="en-US" w:eastAsia="zh-CN"/>
              </w:rPr>
            </w:pPr>
            <w:r>
              <w:rPr>
                <w:rFonts w:ascii="Helvetica" w:hAnsi="Helvetica" w:cs="Helvetica"/>
                <w:szCs w:val="20"/>
                <w:lang w:val="en-US" w:eastAsia="zh-CN"/>
              </w:rPr>
              <w:t xml:space="preserve">Stm32 </w:t>
            </w:r>
            <w:r>
              <w:rPr>
                <w:rFonts w:ascii="Helvetica" w:hAnsi="Helvetica" w:cs="Helvetica" w:hint="eastAsia"/>
                <w:szCs w:val="20"/>
                <w:lang w:val="en-US" w:eastAsia="zh-CN"/>
              </w:rPr>
              <w:t xml:space="preserve">Hal driver </w:t>
            </w:r>
            <w:r>
              <w:rPr>
                <w:rFonts w:ascii="Helvetica" w:hAnsi="Helvetica" w:cs="Helvetica"/>
                <w:szCs w:val="20"/>
                <w:lang w:val="en-US" w:eastAsia="zh-CN"/>
              </w:rPr>
              <w:t>released by ST</w:t>
            </w:r>
          </w:p>
        </w:tc>
      </w:tr>
      <w:tr w:rsidR="00A6449E" w14:paraId="1EA22BBC" w14:textId="77777777" w:rsidTr="00691770">
        <w:tc>
          <w:tcPr>
            <w:tcW w:w="3960" w:type="dxa"/>
          </w:tcPr>
          <w:p w14:paraId="0243428B" w14:textId="77777777" w:rsidR="00A6449E" w:rsidRDefault="00A6449E" w:rsidP="00691770">
            <w:pPr>
              <w:rPr>
                <w:lang w:eastAsia="zh-CN"/>
              </w:rPr>
            </w:pPr>
            <w:r w:rsidRPr="00775A45">
              <w:rPr>
                <w:rFonts w:ascii="Helvetica" w:hAnsi="Helvetica" w:cs="Helvetica"/>
                <w:szCs w:val="20"/>
                <w:lang w:val="en-US" w:eastAsia="zh-CN"/>
              </w:rPr>
              <w:t>CMDs</w:t>
            </w:r>
          </w:p>
        </w:tc>
        <w:tc>
          <w:tcPr>
            <w:tcW w:w="5760" w:type="dxa"/>
          </w:tcPr>
          <w:p w14:paraId="695C8D35" w14:textId="77777777" w:rsidR="00A6449E" w:rsidRDefault="00A6449E" w:rsidP="00691770">
            <w:pPr>
              <w:rPr>
                <w:rFonts w:ascii="Helvetica" w:hAnsi="Helvetica" w:cs="Helvetica"/>
                <w:szCs w:val="20"/>
                <w:lang w:val="en-US" w:eastAsia="zh-CN"/>
              </w:rPr>
            </w:pPr>
            <w:r>
              <w:rPr>
                <w:rFonts w:ascii="Helvetica" w:hAnsi="Helvetica" w:cs="Helvetica"/>
                <w:szCs w:val="20"/>
                <w:lang w:val="en-US" w:eastAsia="zh-CN"/>
              </w:rPr>
              <w:t>C</w:t>
            </w:r>
            <w:r>
              <w:rPr>
                <w:rFonts w:ascii="Helvetica" w:hAnsi="Helvetica" w:cs="Helvetica" w:hint="eastAsia"/>
                <w:szCs w:val="20"/>
                <w:lang w:val="en-US" w:eastAsia="zh-CN"/>
              </w:rPr>
              <w:t xml:space="preserve">ommands </w:t>
            </w:r>
            <w:r>
              <w:rPr>
                <w:rFonts w:ascii="Helvetica" w:hAnsi="Helvetica" w:cs="Helvetica"/>
                <w:szCs w:val="20"/>
                <w:lang w:val="en-US" w:eastAsia="zh-CN"/>
              </w:rPr>
              <w:t>implemented by communication.</w:t>
            </w:r>
          </w:p>
        </w:tc>
      </w:tr>
    </w:tbl>
    <w:p w14:paraId="4E7490FB" w14:textId="77777777" w:rsidR="005855A3" w:rsidRPr="00F74F21" w:rsidRDefault="005855A3" w:rsidP="005855A3"/>
    <w:p w14:paraId="68EAC42C" w14:textId="77777777" w:rsidR="00E209DB" w:rsidRPr="009F6614" w:rsidRDefault="00E209DB" w:rsidP="009F6614">
      <w:pPr>
        <w:pStyle w:val="2"/>
      </w:pPr>
      <w:bookmarkStart w:id="14" w:name="_Toc324235745"/>
      <w:bookmarkStart w:id="15" w:name="_Toc324858335"/>
      <w:bookmarkStart w:id="16" w:name="_Toc325616950"/>
      <w:bookmarkStart w:id="17" w:name="_Toc466386088"/>
      <w:r w:rsidRPr="009F6614">
        <w:t xml:space="preserve">Document </w:t>
      </w:r>
      <w:r w:rsidR="00747AF0">
        <w:t>C</w:t>
      </w:r>
      <w:r w:rsidRPr="009F6614">
        <w:t>onventions</w:t>
      </w:r>
      <w:bookmarkEnd w:id="14"/>
      <w:bookmarkEnd w:id="15"/>
      <w:bookmarkEnd w:id="16"/>
      <w:bookmarkEnd w:id="17"/>
    </w:p>
    <w:p w14:paraId="1174C7C5" w14:textId="77777777" w:rsidR="00E209DB" w:rsidRDefault="00E209DB" w:rsidP="00E209DB">
      <w:pPr>
        <w:widowControl w:val="0"/>
        <w:autoSpaceDE w:val="0"/>
        <w:autoSpaceDN w:val="0"/>
        <w:adjustRightInd w:val="0"/>
        <w:rPr>
          <w:rFonts w:cs="Arial"/>
          <w:szCs w:val="20"/>
          <w:lang w:val="en-US" w:eastAsia="zh-CN"/>
        </w:rPr>
      </w:pPr>
      <w:r>
        <w:rPr>
          <w:rFonts w:cs="Arial"/>
          <w:szCs w:val="20"/>
          <w:lang w:val="en-US" w:eastAsia="zh-CN"/>
        </w:rPr>
        <w:t>Software requirements are identified using the following in-line table format:</w:t>
      </w:r>
    </w:p>
    <w:p w14:paraId="482086BD" w14:textId="77777777" w:rsidR="0026678C" w:rsidRDefault="0026678C" w:rsidP="00E209DB">
      <w:pPr>
        <w:widowControl w:val="0"/>
        <w:autoSpaceDE w:val="0"/>
        <w:autoSpaceDN w:val="0"/>
        <w:adjustRightInd w:val="0"/>
        <w:rPr>
          <w:rFonts w:cs="Arial"/>
          <w:szCs w:val="20"/>
          <w:lang w:val="en-US" w:eastAsia="zh-CN"/>
        </w:rPr>
      </w:pPr>
    </w:p>
    <w:tbl>
      <w:tblPr>
        <w:tblW w:w="9780" w:type="dxa"/>
        <w:tblInd w:w="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4A0" w:firstRow="1" w:lastRow="0" w:firstColumn="1" w:lastColumn="0" w:noHBand="0" w:noVBand="1"/>
      </w:tblPr>
      <w:tblGrid>
        <w:gridCol w:w="1418"/>
        <w:gridCol w:w="5677"/>
        <w:gridCol w:w="984"/>
        <w:gridCol w:w="1701"/>
      </w:tblGrid>
      <w:tr w:rsidR="00E209DB" w14:paraId="4EEDC2C0" w14:textId="77777777" w:rsidTr="00691770">
        <w:trPr>
          <w:cantSplit/>
          <w:tblHeader/>
        </w:trPr>
        <w:tc>
          <w:tcPr>
            <w:tcW w:w="1418" w:type="dxa"/>
            <w:tcBorders>
              <w:top w:val="single" w:sz="12" w:space="0" w:color="auto"/>
              <w:left w:val="single" w:sz="12" w:space="0" w:color="auto"/>
              <w:bottom w:val="single" w:sz="12" w:space="0" w:color="auto"/>
              <w:right w:val="single" w:sz="4" w:space="0" w:color="auto"/>
            </w:tcBorders>
            <w:hideMark/>
          </w:tcPr>
          <w:p w14:paraId="22DDE704" w14:textId="77777777" w:rsidR="00E209DB" w:rsidRDefault="00E209DB" w:rsidP="00691770">
            <w:pPr>
              <w:pStyle w:val="CellHeading"/>
              <w:rPr>
                <w:kern w:val="2"/>
              </w:rPr>
            </w:pPr>
            <w:r>
              <w:rPr>
                <w:bCs/>
                <w:kern w:val="2"/>
              </w:rPr>
              <w:t>Ident.</w:t>
            </w:r>
          </w:p>
        </w:tc>
        <w:tc>
          <w:tcPr>
            <w:tcW w:w="5678" w:type="dxa"/>
            <w:tcBorders>
              <w:top w:val="single" w:sz="12" w:space="0" w:color="auto"/>
              <w:left w:val="single" w:sz="4" w:space="0" w:color="auto"/>
              <w:bottom w:val="single" w:sz="12" w:space="0" w:color="auto"/>
              <w:right w:val="single" w:sz="4" w:space="0" w:color="auto"/>
            </w:tcBorders>
            <w:hideMark/>
          </w:tcPr>
          <w:p w14:paraId="35F43C93" w14:textId="77777777" w:rsidR="00E209DB" w:rsidRDefault="00E209DB" w:rsidP="00691770">
            <w:pPr>
              <w:pStyle w:val="CellHeading"/>
              <w:rPr>
                <w:kern w:val="2"/>
              </w:rPr>
            </w:pPr>
            <w:r>
              <w:rPr>
                <w:kern w:val="2"/>
              </w:rPr>
              <w:t>Definition / Motivation</w:t>
            </w:r>
          </w:p>
        </w:tc>
        <w:tc>
          <w:tcPr>
            <w:tcW w:w="984" w:type="dxa"/>
            <w:tcBorders>
              <w:top w:val="single" w:sz="12" w:space="0" w:color="auto"/>
              <w:left w:val="single" w:sz="4" w:space="0" w:color="auto"/>
              <w:bottom w:val="single" w:sz="12" w:space="0" w:color="auto"/>
              <w:right w:val="single" w:sz="6" w:space="0" w:color="auto"/>
            </w:tcBorders>
            <w:hideMark/>
          </w:tcPr>
          <w:p w14:paraId="75C4AF1D" w14:textId="77777777" w:rsidR="00E209DB" w:rsidRDefault="00E209DB" w:rsidP="00691770">
            <w:pPr>
              <w:pStyle w:val="CellHeading"/>
              <w:rPr>
                <w:kern w:val="2"/>
                <w:lang w:eastAsia="zh-CN"/>
              </w:rPr>
            </w:pPr>
            <w:r>
              <w:rPr>
                <w:kern w:val="2"/>
              </w:rPr>
              <w:t>Prio</w:t>
            </w:r>
            <w:r>
              <w:rPr>
                <w:kern w:val="2"/>
                <w:lang w:eastAsia="zh-CN"/>
              </w:rPr>
              <w:t>rity</w:t>
            </w:r>
          </w:p>
          <w:p w14:paraId="157ED1F7" w14:textId="77777777" w:rsidR="00E209DB" w:rsidRDefault="00E209DB" w:rsidP="00691770">
            <w:pPr>
              <w:pStyle w:val="CellHeading"/>
              <w:rPr>
                <w:kern w:val="2"/>
                <w:lang w:eastAsia="zh-CN"/>
              </w:rPr>
            </w:pPr>
            <w:r>
              <w:rPr>
                <w:kern w:val="2"/>
              </w:rPr>
              <w:t xml:space="preserve">   </w:t>
            </w:r>
          </w:p>
        </w:tc>
        <w:tc>
          <w:tcPr>
            <w:tcW w:w="1701" w:type="dxa"/>
            <w:vMerge w:val="restart"/>
            <w:tcBorders>
              <w:top w:val="single" w:sz="12" w:space="0" w:color="auto"/>
              <w:left w:val="single" w:sz="6" w:space="0" w:color="auto"/>
              <w:bottom w:val="single" w:sz="12" w:space="0" w:color="auto"/>
              <w:right w:val="single" w:sz="12" w:space="0" w:color="auto"/>
            </w:tcBorders>
            <w:hideMark/>
          </w:tcPr>
          <w:p w14:paraId="3D49AFE5" w14:textId="77777777" w:rsidR="00E209DB" w:rsidRDefault="00E209DB" w:rsidP="00691770">
            <w:pPr>
              <w:pStyle w:val="CellHeading"/>
              <w:rPr>
                <w:kern w:val="2"/>
              </w:rPr>
            </w:pPr>
            <w:r>
              <w:rPr>
                <w:kern w:val="2"/>
              </w:rPr>
              <w:t>Source</w:t>
            </w:r>
          </w:p>
        </w:tc>
      </w:tr>
      <w:tr w:rsidR="00E209DB" w14:paraId="6FBA207F" w14:textId="77777777" w:rsidTr="00691770">
        <w:trPr>
          <w:cantSplit/>
        </w:trPr>
        <w:tc>
          <w:tcPr>
            <w:tcW w:w="1418" w:type="dxa"/>
            <w:tcBorders>
              <w:top w:val="nil"/>
              <w:left w:val="single" w:sz="12" w:space="0" w:color="auto"/>
              <w:bottom w:val="single" w:sz="12" w:space="0" w:color="auto"/>
              <w:right w:val="single" w:sz="4" w:space="0" w:color="auto"/>
            </w:tcBorders>
            <w:hideMark/>
          </w:tcPr>
          <w:p w14:paraId="1255226F" w14:textId="77777777" w:rsidR="00E209DB" w:rsidRDefault="00E209DB" w:rsidP="00691770">
            <w:pPr>
              <w:rPr>
                <w:rFonts w:ascii="Times New Roman" w:hAnsi="Times New Roman"/>
                <w:szCs w:val="20"/>
                <w:lang w:val="en-US" w:eastAsia="zh-CN"/>
              </w:rPr>
            </w:pPr>
          </w:p>
        </w:tc>
        <w:tc>
          <w:tcPr>
            <w:tcW w:w="5678" w:type="dxa"/>
            <w:tcBorders>
              <w:top w:val="nil"/>
              <w:left w:val="single" w:sz="4" w:space="0" w:color="auto"/>
              <w:bottom w:val="single" w:sz="12" w:space="0" w:color="auto"/>
              <w:right w:val="single" w:sz="4" w:space="0" w:color="auto"/>
            </w:tcBorders>
          </w:tcPr>
          <w:p w14:paraId="6716B844" w14:textId="77777777" w:rsidR="00E209DB" w:rsidRDefault="00E209DB" w:rsidP="00691770">
            <w:pPr>
              <w:pStyle w:val="CellBody"/>
              <w:ind w:left="0"/>
              <w:rPr>
                <w:kern w:val="2"/>
              </w:rPr>
            </w:pPr>
          </w:p>
        </w:tc>
        <w:tc>
          <w:tcPr>
            <w:tcW w:w="984" w:type="dxa"/>
            <w:tcBorders>
              <w:top w:val="nil"/>
              <w:left w:val="single" w:sz="4" w:space="0" w:color="auto"/>
              <w:bottom w:val="single" w:sz="12" w:space="0" w:color="auto"/>
              <w:right w:val="single" w:sz="6" w:space="0" w:color="auto"/>
            </w:tcBorders>
            <w:hideMark/>
          </w:tcPr>
          <w:p w14:paraId="6DA7EE87" w14:textId="77777777" w:rsidR="00E209DB" w:rsidRDefault="00E209DB" w:rsidP="00691770">
            <w:pPr>
              <w:pStyle w:val="CellBody"/>
              <w:rPr>
                <w:b/>
                <w:kern w:val="2"/>
                <w:lang w:eastAsia="zh-CN"/>
              </w:rPr>
            </w:pPr>
            <w:r>
              <w:rPr>
                <w:b/>
                <w:kern w:val="2"/>
              </w:rPr>
              <w:t xml:space="preserve">Stability </w:t>
            </w:r>
          </w:p>
          <w:p w14:paraId="5E76AB79" w14:textId="77777777" w:rsidR="00E209DB" w:rsidRDefault="00E209DB" w:rsidP="00691770">
            <w:pPr>
              <w:pStyle w:val="CellBody"/>
              <w:rPr>
                <w:b/>
                <w:kern w:val="2"/>
              </w:rPr>
            </w:pPr>
            <w:r>
              <w:rPr>
                <w:b/>
                <w:kern w:val="2"/>
              </w:rPr>
              <w:t xml:space="preserve">   </w:t>
            </w:r>
          </w:p>
        </w:tc>
        <w:tc>
          <w:tcPr>
            <w:tcW w:w="1701" w:type="dxa"/>
            <w:vMerge/>
            <w:tcBorders>
              <w:top w:val="single" w:sz="12" w:space="0" w:color="auto"/>
              <w:left w:val="single" w:sz="6" w:space="0" w:color="auto"/>
              <w:bottom w:val="single" w:sz="12" w:space="0" w:color="auto"/>
              <w:right w:val="single" w:sz="12" w:space="0" w:color="auto"/>
            </w:tcBorders>
            <w:vAlign w:val="center"/>
            <w:hideMark/>
          </w:tcPr>
          <w:p w14:paraId="099D39AC" w14:textId="77777777" w:rsidR="00E209DB" w:rsidRDefault="00E209DB" w:rsidP="00691770">
            <w:pPr>
              <w:rPr>
                <w:b/>
                <w:kern w:val="2"/>
                <w:lang w:val="en-US"/>
              </w:rPr>
            </w:pPr>
          </w:p>
        </w:tc>
      </w:tr>
    </w:tbl>
    <w:p w14:paraId="527D9E00" w14:textId="77777777" w:rsidR="00E209DB" w:rsidRDefault="00E209DB" w:rsidP="00E209DB">
      <w:pPr>
        <w:widowControl w:val="0"/>
        <w:autoSpaceDE w:val="0"/>
        <w:autoSpaceDN w:val="0"/>
        <w:adjustRightInd w:val="0"/>
        <w:rPr>
          <w:rFonts w:cs="Arial"/>
          <w:szCs w:val="20"/>
          <w:lang w:val="en-US" w:eastAsia="zh-CN"/>
        </w:rPr>
      </w:pPr>
      <w:r>
        <w:rPr>
          <w:rFonts w:cs="Arial"/>
          <w:szCs w:val="20"/>
          <w:lang w:val="en-US" w:eastAsia="zh-CN"/>
        </w:rPr>
        <w:t>Each field is described in the following list:</w:t>
      </w:r>
    </w:p>
    <w:p w14:paraId="38233533" w14:textId="77777777" w:rsidR="00E209DB" w:rsidRDefault="00E209DB" w:rsidP="00E209DB">
      <w:pPr>
        <w:widowControl w:val="0"/>
        <w:autoSpaceDE w:val="0"/>
        <w:autoSpaceDN w:val="0"/>
        <w:adjustRightInd w:val="0"/>
        <w:rPr>
          <w:rFonts w:cs="Arial"/>
          <w:szCs w:val="20"/>
          <w:lang w:val="en-US" w:eastAsia="zh-CN"/>
        </w:rPr>
      </w:pPr>
    </w:p>
    <w:p w14:paraId="39BCBF24" w14:textId="77777777" w:rsidR="00E209DB" w:rsidRDefault="00E209DB" w:rsidP="00E209DB">
      <w:pPr>
        <w:widowControl w:val="0"/>
        <w:autoSpaceDE w:val="0"/>
        <w:autoSpaceDN w:val="0"/>
        <w:adjustRightInd w:val="0"/>
        <w:rPr>
          <w:rFonts w:cs="Arial"/>
          <w:szCs w:val="20"/>
          <w:lang w:val="en-US" w:eastAsia="zh-CN"/>
        </w:rPr>
      </w:pPr>
      <w:r>
        <w:rPr>
          <w:rFonts w:cs="Arial"/>
          <w:b/>
          <w:bCs/>
          <w:szCs w:val="20"/>
          <w:lang w:val="en-US" w:eastAsia="zh-CN"/>
        </w:rPr>
        <w:t xml:space="preserve">Ident.       </w:t>
      </w:r>
      <w:r w:rsidR="00537543">
        <w:rPr>
          <w:rFonts w:cs="Arial"/>
          <w:szCs w:val="20"/>
          <w:lang w:val="en-US" w:eastAsia="zh-CN"/>
        </w:rPr>
        <w:t>A</w:t>
      </w:r>
      <w:r>
        <w:rPr>
          <w:rFonts w:cs="Arial"/>
          <w:szCs w:val="20"/>
          <w:lang w:val="en-US" w:eastAsia="zh-CN"/>
        </w:rPr>
        <w:t xml:space="preserve"> unique identifier for the Requirement</w:t>
      </w:r>
    </w:p>
    <w:p w14:paraId="18FDAB36" w14:textId="77777777" w:rsidR="00E209DB" w:rsidRDefault="00E209DB" w:rsidP="00E209DB">
      <w:pPr>
        <w:widowControl w:val="0"/>
        <w:autoSpaceDE w:val="0"/>
        <w:autoSpaceDN w:val="0"/>
        <w:adjustRightInd w:val="0"/>
        <w:rPr>
          <w:rFonts w:cs="Arial"/>
          <w:szCs w:val="20"/>
          <w:lang w:val="en-US" w:eastAsia="zh-CN"/>
        </w:rPr>
      </w:pPr>
      <w:r>
        <w:rPr>
          <w:rFonts w:cs="Arial"/>
          <w:b/>
          <w:bCs/>
          <w:szCs w:val="20"/>
          <w:lang w:val="en-US" w:eastAsia="zh-CN"/>
        </w:rPr>
        <w:t xml:space="preserve">Priority    </w:t>
      </w:r>
      <w:r>
        <w:rPr>
          <w:rFonts w:cs="Arial"/>
          <w:szCs w:val="20"/>
          <w:lang w:val="en-US" w:eastAsia="zh-CN"/>
        </w:rPr>
        <w:t xml:space="preserve">one of: </w:t>
      </w:r>
      <w:r>
        <w:rPr>
          <w:rFonts w:cs="Arial"/>
          <w:b/>
          <w:bCs/>
          <w:szCs w:val="20"/>
          <w:lang w:val="en-US" w:eastAsia="zh-CN"/>
        </w:rPr>
        <w:t>M</w:t>
      </w:r>
      <w:r>
        <w:rPr>
          <w:rFonts w:cs="Arial"/>
          <w:szCs w:val="20"/>
          <w:lang w:val="en-US" w:eastAsia="zh-CN"/>
        </w:rPr>
        <w:t xml:space="preserve">andatory / </w:t>
      </w:r>
      <w:r>
        <w:rPr>
          <w:rFonts w:cs="Arial"/>
          <w:b/>
          <w:bCs/>
          <w:szCs w:val="20"/>
          <w:lang w:val="en-US" w:eastAsia="zh-CN"/>
        </w:rPr>
        <w:t>D</w:t>
      </w:r>
      <w:r>
        <w:rPr>
          <w:rFonts w:cs="Arial"/>
          <w:szCs w:val="20"/>
          <w:lang w:val="en-US" w:eastAsia="zh-CN"/>
        </w:rPr>
        <w:t xml:space="preserve">esirable / </w:t>
      </w:r>
      <w:r>
        <w:rPr>
          <w:rFonts w:cs="Arial"/>
          <w:b/>
          <w:bCs/>
          <w:szCs w:val="20"/>
          <w:lang w:val="en-US" w:eastAsia="zh-CN"/>
        </w:rPr>
        <w:t>F</w:t>
      </w:r>
      <w:r>
        <w:rPr>
          <w:rFonts w:cs="Arial"/>
          <w:szCs w:val="20"/>
          <w:lang w:val="en-US" w:eastAsia="zh-CN"/>
        </w:rPr>
        <w:t>uture</w:t>
      </w:r>
    </w:p>
    <w:p w14:paraId="569DF601" w14:textId="77777777" w:rsidR="00E209DB" w:rsidRDefault="00E209DB" w:rsidP="00E209DB">
      <w:pPr>
        <w:widowControl w:val="0"/>
        <w:autoSpaceDE w:val="0"/>
        <w:autoSpaceDN w:val="0"/>
        <w:adjustRightInd w:val="0"/>
        <w:rPr>
          <w:rFonts w:cs="Arial"/>
          <w:lang w:val="en-US" w:eastAsia="zh-CN"/>
        </w:rPr>
      </w:pPr>
      <w:r>
        <w:rPr>
          <w:rFonts w:cs="Arial"/>
          <w:b/>
          <w:bCs/>
          <w:szCs w:val="20"/>
          <w:lang w:val="en-US" w:eastAsia="zh-CN"/>
        </w:rPr>
        <w:t xml:space="preserve">Stability   </w:t>
      </w:r>
      <w:r>
        <w:rPr>
          <w:rFonts w:cs="Arial"/>
          <w:szCs w:val="20"/>
          <w:lang w:val="en-US" w:eastAsia="zh-CN"/>
        </w:rPr>
        <w:t xml:space="preserve">one of: </w:t>
      </w:r>
      <w:r>
        <w:rPr>
          <w:rFonts w:cs="Arial"/>
          <w:b/>
          <w:bCs/>
          <w:szCs w:val="20"/>
          <w:lang w:val="en-US" w:eastAsia="zh-CN"/>
        </w:rPr>
        <w:t>C</w:t>
      </w:r>
      <w:r>
        <w:rPr>
          <w:rFonts w:cs="Arial"/>
          <w:szCs w:val="20"/>
          <w:lang w:val="en-US" w:eastAsia="zh-CN"/>
        </w:rPr>
        <w:t xml:space="preserve">ommitted (Agreed by approvers) / </w:t>
      </w:r>
      <w:r>
        <w:rPr>
          <w:rFonts w:cs="Arial"/>
          <w:b/>
          <w:bCs/>
          <w:szCs w:val="20"/>
          <w:lang w:val="en-US" w:eastAsia="zh-CN"/>
        </w:rPr>
        <w:t>N</w:t>
      </w:r>
      <w:r>
        <w:rPr>
          <w:rFonts w:cs="Arial"/>
          <w:szCs w:val="20"/>
          <w:lang w:val="en-US" w:eastAsia="zh-CN"/>
        </w:rPr>
        <w:t xml:space="preserve">ot yet agreed / </w:t>
      </w:r>
      <w:r>
        <w:rPr>
          <w:rFonts w:cs="Arial"/>
          <w:b/>
          <w:bCs/>
          <w:szCs w:val="20"/>
          <w:lang w:val="en-US" w:eastAsia="zh-CN"/>
        </w:rPr>
        <w:t>L</w:t>
      </w:r>
      <w:r>
        <w:rPr>
          <w:rFonts w:cs="Arial"/>
          <w:szCs w:val="20"/>
          <w:lang w:val="en-US" w:eastAsia="zh-CN"/>
        </w:rPr>
        <w:t>ikely to change</w:t>
      </w:r>
    </w:p>
    <w:p w14:paraId="04F377D5" w14:textId="77777777" w:rsidR="00E209DB" w:rsidRPr="00E75CFD" w:rsidRDefault="00E209DB" w:rsidP="00E209DB">
      <w:pPr>
        <w:rPr>
          <w:lang w:val="en-US"/>
        </w:rPr>
      </w:pPr>
    </w:p>
    <w:p w14:paraId="0B48D656" w14:textId="77777777" w:rsidR="00D12D01" w:rsidRPr="00E209DB" w:rsidRDefault="00D12D01">
      <w:pPr>
        <w:rPr>
          <w:lang w:val="en-US"/>
        </w:rPr>
      </w:pPr>
    </w:p>
    <w:p w14:paraId="04535E50" w14:textId="77777777" w:rsidR="00DD1250" w:rsidRDefault="00E209DB">
      <w:pPr>
        <w:pStyle w:val="1"/>
      </w:pPr>
      <w:bookmarkStart w:id="18" w:name="_Toc466386089"/>
      <w:r>
        <w:t xml:space="preserve">Non </w:t>
      </w:r>
      <w:r w:rsidR="00747AF0">
        <w:t>F</w:t>
      </w:r>
      <w:r>
        <w:t xml:space="preserve">unctional </w:t>
      </w:r>
      <w:r w:rsidR="00747AF0">
        <w:t>R</w:t>
      </w:r>
      <w:r>
        <w:t>equirements</w:t>
      </w:r>
      <w:bookmarkEnd w:id="18"/>
    </w:p>
    <w:p w14:paraId="0D55D7F7" w14:textId="77777777" w:rsidR="00DD1250" w:rsidRDefault="00E209DB" w:rsidP="008B5311">
      <w:pPr>
        <w:pStyle w:val="2"/>
      </w:pPr>
      <w:bookmarkStart w:id="19" w:name="_Toc466386090"/>
      <w:r w:rsidRPr="008B5311">
        <w:t>General</w:t>
      </w:r>
      <w:bookmarkEnd w:id="19"/>
    </w:p>
    <w:p w14:paraId="314ADB59" w14:textId="77777777" w:rsidR="0026678C" w:rsidRPr="0026678C" w:rsidRDefault="0026678C" w:rsidP="0026678C"/>
    <w:p w14:paraId="1FCDBD26" w14:textId="77777777" w:rsidR="008B5311" w:rsidRDefault="008B5311" w:rsidP="008B5311"/>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B5311" w14:paraId="2B283318" w14:textId="77777777" w:rsidTr="00691770">
        <w:trPr>
          <w:cantSplit/>
          <w:trHeight w:val="519"/>
          <w:tblHeader/>
        </w:trPr>
        <w:tc>
          <w:tcPr>
            <w:tcW w:w="1276" w:type="dxa"/>
          </w:tcPr>
          <w:p w14:paraId="32DE3026" w14:textId="77777777" w:rsidR="008B5311" w:rsidRDefault="008B5311" w:rsidP="00691770">
            <w:pPr>
              <w:pStyle w:val="Sottoparagrafo"/>
              <w:spacing w:before="0" w:after="0"/>
              <w:rPr>
                <w:bCs/>
              </w:rPr>
            </w:pPr>
            <w:r>
              <w:rPr>
                <w:bCs/>
              </w:rPr>
              <w:t>Ident.</w:t>
            </w:r>
          </w:p>
        </w:tc>
        <w:tc>
          <w:tcPr>
            <w:tcW w:w="6379" w:type="dxa"/>
          </w:tcPr>
          <w:p w14:paraId="10E9F760" w14:textId="77777777" w:rsidR="008B5311" w:rsidRDefault="008B5311" w:rsidP="00691770">
            <w:pPr>
              <w:pStyle w:val="Sottoparagrafo"/>
              <w:spacing w:before="0" w:after="0"/>
              <w:rPr>
                <w:bCs/>
              </w:rPr>
            </w:pPr>
            <w:r>
              <w:rPr>
                <w:bCs/>
              </w:rPr>
              <w:t>Definition / Motivation</w:t>
            </w:r>
          </w:p>
        </w:tc>
        <w:tc>
          <w:tcPr>
            <w:tcW w:w="992" w:type="dxa"/>
          </w:tcPr>
          <w:p w14:paraId="7AC3E1FB" w14:textId="77777777" w:rsidR="008B5311" w:rsidRDefault="008B5311" w:rsidP="00691770">
            <w:pPr>
              <w:keepNext/>
            </w:pPr>
            <w:r>
              <w:rPr>
                <w:b/>
              </w:rPr>
              <w:t>Priority</w:t>
            </w:r>
          </w:p>
          <w:p w14:paraId="47C15EA8" w14:textId="77777777" w:rsidR="008B5311" w:rsidRDefault="008B5311" w:rsidP="00691770">
            <w:pPr>
              <w:pStyle w:val="figura"/>
              <w:spacing w:before="0"/>
              <w:jc w:val="left"/>
            </w:pPr>
            <w:r>
              <w:t>M</w:t>
            </w:r>
          </w:p>
        </w:tc>
        <w:tc>
          <w:tcPr>
            <w:tcW w:w="992" w:type="dxa"/>
            <w:vMerge w:val="restart"/>
          </w:tcPr>
          <w:p w14:paraId="60593243" w14:textId="77777777" w:rsidR="008B5311" w:rsidRDefault="008B5311" w:rsidP="00691770">
            <w:pPr>
              <w:pStyle w:val="Sottoparagrafo"/>
              <w:spacing w:before="0" w:after="0"/>
              <w:rPr>
                <w:bCs/>
              </w:rPr>
            </w:pPr>
            <w:r>
              <w:rPr>
                <w:bCs/>
              </w:rPr>
              <w:t>Source</w:t>
            </w:r>
          </w:p>
          <w:p w14:paraId="58EA2F5F" w14:textId="77777777" w:rsidR="008B5311" w:rsidRDefault="008B5311" w:rsidP="00691770">
            <w:pPr>
              <w:keepNext/>
            </w:pPr>
            <w:r>
              <w:t>R&amp;D</w:t>
            </w:r>
            <w:r>
              <w:br/>
            </w:r>
          </w:p>
        </w:tc>
      </w:tr>
      <w:tr w:rsidR="008B5311" w14:paraId="27E9167C" w14:textId="77777777" w:rsidTr="00691770">
        <w:trPr>
          <w:cantSplit/>
        </w:trPr>
        <w:tc>
          <w:tcPr>
            <w:tcW w:w="1276" w:type="dxa"/>
          </w:tcPr>
          <w:p w14:paraId="403CE28E" w14:textId="77777777" w:rsidR="008B5311" w:rsidRDefault="008B5311" w:rsidP="006605B1">
            <w:pPr>
              <w:keepNext/>
              <w:tabs>
                <w:tab w:val="left" w:pos="5660"/>
                <w:tab w:val="left" w:pos="6820"/>
              </w:tabs>
              <w:rPr>
                <w:rFonts w:cs="Arial"/>
              </w:rPr>
            </w:pPr>
            <w:r>
              <w:rPr>
                <w:rFonts w:cs="Arial"/>
              </w:rPr>
              <w:t>NFR_G_</w:t>
            </w:r>
            <w:r w:rsidR="006605B1">
              <w:rPr>
                <w:rFonts w:cs="Arial"/>
              </w:rPr>
              <w:t>1</w:t>
            </w:r>
          </w:p>
        </w:tc>
        <w:tc>
          <w:tcPr>
            <w:tcW w:w="6379" w:type="dxa"/>
          </w:tcPr>
          <w:p w14:paraId="7ACC3C52" w14:textId="77777777" w:rsidR="008B5311" w:rsidRDefault="008B5311" w:rsidP="008B531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Microcontroller</w:t>
            </w:r>
          </w:p>
          <w:p w14:paraId="083314B9" w14:textId="77777777" w:rsidR="008B5311" w:rsidRDefault="008B5311" w:rsidP="006605B1">
            <w:pPr>
              <w:keepNext/>
              <w:rPr>
                <w:rFonts w:ascii="Helvetica" w:hAnsi="Helvetica" w:cs="Helvetica"/>
                <w:szCs w:val="20"/>
                <w:lang w:val="en-US" w:eastAsia="zh-CN"/>
              </w:rPr>
            </w:pPr>
            <w:r>
              <w:rPr>
                <w:rFonts w:ascii="Helvetica" w:hAnsi="Helvetica" w:cs="Helvetica"/>
                <w:szCs w:val="20"/>
                <w:lang w:val="en-US" w:eastAsia="zh-CN"/>
              </w:rPr>
              <w:t xml:space="preserve">The </w:t>
            </w:r>
            <w:r>
              <w:rPr>
                <w:rFonts w:ascii="Symbol" w:hAnsi="Symbol" w:cs="Symbol"/>
                <w:szCs w:val="20"/>
                <w:lang w:val="en-US" w:eastAsia="zh-CN"/>
              </w:rPr>
              <w:t></w:t>
            </w:r>
            <w:r>
              <w:rPr>
                <w:rFonts w:ascii="Helvetica" w:hAnsi="Helvetica" w:cs="Helvetica"/>
                <w:szCs w:val="20"/>
                <w:lang w:val="en-US" w:eastAsia="zh-CN"/>
              </w:rPr>
              <w:t xml:space="preserve">P </w:t>
            </w:r>
            <w:r w:rsidR="008D0D8C">
              <w:rPr>
                <w:rFonts w:ascii="Helvetica" w:hAnsi="Helvetica" w:cs="Helvetica"/>
                <w:szCs w:val="20"/>
                <w:lang w:val="en-US" w:eastAsia="zh-CN"/>
              </w:rPr>
              <w:t xml:space="preserve">for Control board </w:t>
            </w:r>
            <w:r>
              <w:rPr>
                <w:rFonts w:ascii="Helvetica" w:hAnsi="Helvetica" w:cs="Helvetica"/>
                <w:szCs w:val="20"/>
                <w:lang w:val="en-US" w:eastAsia="zh-CN"/>
              </w:rPr>
              <w:t xml:space="preserve">is </w:t>
            </w:r>
            <w:r w:rsidR="006605B1">
              <w:rPr>
                <w:rFonts w:ascii="Helvetica" w:hAnsi="Helvetica" w:cs="Helvetica"/>
                <w:szCs w:val="20"/>
                <w:lang w:val="en-US" w:eastAsia="zh-CN"/>
              </w:rPr>
              <w:t>Stm32f429II</w:t>
            </w:r>
          </w:p>
          <w:p w14:paraId="2AAEA54C" w14:textId="77777777" w:rsidR="008D0D8C" w:rsidRDefault="008D0D8C" w:rsidP="008D0D8C">
            <w:pPr>
              <w:keepNext/>
              <w:rPr>
                <w:b/>
                <w:lang w:val="en-US"/>
              </w:rPr>
            </w:pPr>
            <w:r>
              <w:rPr>
                <w:rFonts w:ascii="Helvetica" w:hAnsi="Helvetica" w:cs="Helvetica"/>
                <w:szCs w:val="20"/>
                <w:lang w:val="en-US" w:eastAsia="zh-CN"/>
              </w:rPr>
              <w:t xml:space="preserve">The </w:t>
            </w:r>
            <w:r>
              <w:rPr>
                <w:rFonts w:ascii="Symbol" w:hAnsi="Symbol" w:cs="Symbol"/>
                <w:szCs w:val="20"/>
                <w:lang w:val="en-US" w:eastAsia="zh-CN"/>
              </w:rPr>
              <w:t></w:t>
            </w:r>
            <w:r>
              <w:rPr>
                <w:rFonts w:ascii="Helvetica" w:hAnsi="Helvetica" w:cs="Helvetica"/>
                <w:szCs w:val="20"/>
                <w:lang w:val="en-US" w:eastAsia="zh-CN"/>
              </w:rPr>
              <w:t>P for IO/AO board is Stm32f049</w:t>
            </w:r>
          </w:p>
        </w:tc>
        <w:tc>
          <w:tcPr>
            <w:tcW w:w="992" w:type="dxa"/>
          </w:tcPr>
          <w:p w14:paraId="09080EE8" w14:textId="77777777" w:rsidR="008B5311" w:rsidRDefault="008B5311" w:rsidP="00691770">
            <w:pPr>
              <w:keepNext/>
              <w:rPr>
                <w:b/>
              </w:rPr>
            </w:pPr>
            <w:r>
              <w:rPr>
                <w:b/>
              </w:rPr>
              <w:t>Stability</w:t>
            </w:r>
          </w:p>
          <w:p w14:paraId="153099E6" w14:textId="77777777" w:rsidR="008B5311" w:rsidRDefault="008B5311" w:rsidP="00691770">
            <w:pPr>
              <w:pStyle w:val="figura"/>
              <w:spacing w:before="0"/>
              <w:jc w:val="left"/>
            </w:pPr>
            <w:r>
              <w:t>C</w:t>
            </w:r>
          </w:p>
        </w:tc>
        <w:tc>
          <w:tcPr>
            <w:tcW w:w="992" w:type="dxa"/>
            <w:vMerge/>
          </w:tcPr>
          <w:p w14:paraId="048CC834" w14:textId="77777777" w:rsidR="008B5311" w:rsidRDefault="008B5311" w:rsidP="00691770">
            <w:pPr>
              <w:keepNext/>
            </w:pPr>
          </w:p>
        </w:tc>
      </w:tr>
    </w:tbl>
    <w:p w14:paraId="3410513D" w14:textId="77777777" w:rsidR="008B5311" w:rsidRDefault="008B5311" w:rsidP="008B5311"/>
    <w:p w14:paraId="710961DB" w14:textId="77777777" w:rsidR="008B5311" w:rsidRPr="008B5311" w:rsidRDefault="008B5311" w:rsidP="008B5311"/>
    <w:p w14:paraId="0FFC0074" w14:textId="77777777" w:rsidR="00E209DB" w:rsidRDefault="00E209DB" w:rsidP="008B5311">
      <w:pPr>
        <w:pStyle w:val="2"/>
      </w:pPr>
      <w:bookmarkStart w:id="20" w:name="_Toc466386091"/>
      <w:r w:rsidRPr="008B5311">
        <w:t xml:space="preserve">Software </w:t>
      </w:r>
      <w:r w:rsidR="008B5311" w:rsidRPr="008B5311">
        <w:t>Verification</w:t>
      </w:r>
      <w:r w:rsidRPr="008B5311">
        <w:t xml:space="preserve"> and Validation</w:t>
      </w:r>
      <w:bookmarkEnd w:id="20"/>
    </w:p>
    <w:p w14:paraId="51AA1936" w14:textId="77777777" w:rsidR="0026678C" w:rsidRPr="0026678C" w:rsidRDefault="0026678C" w:rsidP="0026678C"/>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B5311" w14:paraId="398021AD" w14:textId="77777777" w:rsidTr="00691770">
        <w:trPr>
          <w:cantSplit/>
          <w:trHeight w:val="519"/>
          <w:tblHeader/>
        </w:trPr>
        <w:tc>
          <w:tcPr>
            <w:tcW w:w="1276" w:type="dxa"/>
          </w:tcPr>
          <w:p w14:paraId="059619DE" w14:textId="77777777" w:rsidR="008B5311" w:rsidRDefault="008B5311" w:rsidP="00691770">
            <w:pPr>
              <w:pStyle w:val="Sottoparagrafo"/>
              <w:spacing w:before="0" w:after="0"/>
              <w:rPr>
                <w:bCs/>
              </w:rPr>
            </w:pPr>
            <w:r>
              <w:rPr>
                <w:bCs/>
              </w:rPr>
              <w:t>Ident.</w:t>
            </w:r>
          </w:p>
        </w:tc>
        <w:tc>
          <w:tcPr>
            <w:tcW w:w="6379" w:type="dxa"/>
          </w:tcPr>
          <w:p w14:paraId="6A6B06AE" w14:textId="77777777" w:rsidR="008B5311" w:rsidRDefault="008B5311" w:rsidP="00691770">
            <w:pPr>
              <w:pStyle w:val="Sottoparagrafo"/>
              <w:spacing w:before="0" w:after="0"/>
              <w:rPr>
                <w:bCs/>
              </w:rPr>
            </w:pPr>
            <w:r>
              <w:rPr>
                <w:bCs/>
              </w:rPr>
              <w:t>Definition / Motivation</w:t>
            </w:r>
          </w:p>
        </w:tc>
        <w:tc>
          <w:tcPr>
            <w:tcW w:w="992" w:type="dxa"/>
          </w:tcPr>
          <w:p w14:paraId="26EC216C" w14:textId="77777777" w:rsidR="008B5311" w:rsidRDefault="008B5311" w:rsidP="00691770">
            <w:pPr>
              <w:keepNext/>
            </w:pPr>
            <w:r>
              <w:rPr>
                <w:b/>
              </w:rPr>
              <w:t>Priority</w:t>
            </w:r>
          </w:p>
          <w:p w14:paraId="4BCAE867" w14:textId="77777777" w:rsidR="008B5311" w:rsidRDefault="008B5311" w:rsidP="00691770">
            <w:pPr>
              <w:pStyle w:val="figura"/>
              <w:spacing w:before="0"/>
              <w:jc w:val="left"/>
            </w:pPr>
            <w:r>
              <w:t>M</w:t>
            </w:r>
          </w:p>
        </w:tc>
        <w:tc>
          <w:tcPr>
            <w:tcW w:w="992" w:type="dxa"/>
            <w:vMerge w:val="restart"/>
          </w:tcPr>
          <w:p w14:paraId="42428BCA" w14:textId="77777777" w:rsidR="008B5311" w:rsidRDefault="008B5311" w:rsidP="00691770">
            <w:pPr>
              <w:pStyle w:val="Sottoparagrafo"/>
              <w:spacing w:before="0" w:after="0"/>
              <w:rPr>
                <w:bCs/>
              </w:rPr>
            </w:pPr>
            <w:r>
              <w:rPr>
                <w:bCs/>
              </w:rPr>
              <w:t>Source</w:t>
            </w:r>
          </w:p>
          <w:p w14:paraId="0DF98C18" w14:textId="77777777" w:rsidR="008B5311" w:rsidRDefault="008B5311" w:rsidP="00691770">
            <w:pPr>
              <w:keepNext/>
            </w:pPr>
            <w:r>
              <w:t>R&amp;D</w:t>
            </w:r>
            <w:r>
              <w:br/>
            </w:r>
          </w:p>
        </w:tc>
      </w:tr>
      <w:tr w:rsidR="008B5311" w14:paraId="36872333" w14:textId="77777777" w:rsidTr="00691770">
        <w:trPr>
          <w:cantSplit/>
        </w:trPr>
        <w:tc>
          <w:tcPr>
            <w:tcW w:w="1276" w:type="dxa"/>
          </w:tcPr>
          <w:p w14:paraId="0398C317" w14:textId="77777777" w:rsidR="008B5311" w:rsidRDefault="008B5311" w:rsidP="008B5311">
            <w:pPr>
              <w:keepNext/>
              <w:tabs>
                <w:tab w:val="left" w:pos="5660"/>
                <w:tab w:val="left" w:pos="6820"/>
              </w:tabs>
              <w:rPr>
                <w:rFonts w:cs="Arial"/>
              </w:rPr>
            </w:pPr>
            <w:r>
              <w:rPr>
                <w:rFonts w:cs="Arial"/>
              </w:rPr>
              <w:t>NFR_SW_1</w:t>
            </w:r>
          </w:p>
        </w:tc>
        <w:tc>
          <w:tcPr>
            <w:tcW w:w="6379" w:type="dxa"/>
          </w:tcPr>
          <w:p w14:paraId="168109A6" w14:textId="77777777" w:rsidR="008B5311" w:rsidRDefault="008B5311" w:rsidP="008B531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Static Code Analysis</w:t>
            </w:r>
          </w:p>
          <w:p w14:paraId="6F5BD2EF" w14:textId="77777777" w:rsidR="008B5311" w:rsidRDefault="008B5311" w:rsidP="008B5311">
            <w:pPr>
              <w:autoSpaceDE w:val="0"/>
              <w:autoSpaceDN w:val="0"/>
              <w:adjustRightInd w:val="0"/>
              <w:rPr>
                <w:b/>
                <w:lang w:val="en-US"/>
              </w:rPr>
            </w:pPr>
            <w:r>
              <w:rPr>
                <w:rFonts w:ascii="Helvetica" w:hAnsi="Helvetica" w:cs="Helvetica"/>
                <w:szCs w:val="20"/>
                <w:lang w:val="en-US" w:eastAsia="zh-CN"/>
              </w:rPr>
              <w:t>The “</w:t>
            </w:r>
            <w:r>
              <w:rPr>
                <w:rFonts w:ascii="Helvetica-Oblique" w:hAnsi="Helvetica-Oblique" w:cs="Helvetica-Oblique"/>
                <w:i/>
                <w:iCs/>
                <w:szCs w:val="20"/>
                <w:lang w:val="en-US" w:eastAsia="zh-CN"/>
              </w:rPr>
              <w:t>Static Code Analysis</w:t>
            </w:r>
            <w:r>
              <w:rPr>
                <w:rFonts w:ascii="Helvetica" w:hAnsi="Helvetica" w:cs="Helvetica"/>
                <w:szCs w:val="20"/>
                <w:lang w:val="en-US" w:eastAsia="zh-CN"/>
              </w:rPr>
              <w:t>” of C-Code shall be performed with the PC-Lint tool and passed with the warning level 3.</w:t>
            </w:r>
          </w:p>
        </w:tc>
        <w:tc>
          <w:tcPr>
            <w:tcW w:w="992" w:type="dxa"/>
          </w:tcPr>
          <w:p w14:paraId="30B80C6B" w14:textId="77777777" w:rsidR="008B5311" w:rsidRDefault="008B5311" w:rsidP="00691770">
            <w:pPr>
              <w:keepNext/>
              <w:rPr>
                <w:b/>
              </w:rPr>
            </w:pPr>
            <w:r>
              <w:rPr>
                <w:b/>
              </w:rPr>
              <w:t>Stability</w:t>
            </w:r>
          </w:p>
          <w:p w14:paraId="1FC12670" w14:textId="77777777" w:rsidR="008B5311" w:rsidRDefault="008B5311" w:rsidP="00691770">
            <w:pPr>
              <w:pStyle w:val="figura"/>
              <w:spacing w:before="0"/>
              <w:jc w:val="left"/>
            </w:pPr>
            <w:r>
              <w:t>C</w:t>
            </w:r>
          </w:p>
        </w:tc>
        <w:tc>
          <w:tcPr>
            <w:tcW w:w="992" w:type="dxa"/>
            <w:vMerge/>
          </w:tcPr>
          <w:p w14:paraId="4FEC47B1" w14:textId="77777777" w:rsidR="008B5311" w:rsidRDefault="008B5311" w:rsidP="00691770">
            <w:pPr>
              <w:keepNext/>
            </w:pPr>
          </w:p>
        </w:tc>
      </w:tr>
    </w:tbl>
    <w:p w14:paraId="795E2375" w14:textId="77777777" w:rsidR="008B5311" w:rsidRDefault="008B5311" w:rsidP="008B5311"/>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B5311" w14:paraId="52E6627A" w14:textId="77777777" w:rsidTr="00691770">
        <w:trPr>
          <w:cantSplit/>
          <w:trHeight w:val="519"/>
          <w:tblHeader/>
        </w:trPr>
        <w:tc>
          <w:tcPr>
            <w:tcW w:w="1276" w:type="dxa"/>
          </w:tcPr>
          <w:p w14:paraId="2B8327BB" w14:textId="77777777" w:rsidR="008B5311" w:rsidRDefault="008B5311" w:rsidP="00691770">
            <w:pPr>
              <w:pStyle w:val="Sottoparagrafo"/>
              <w:spacing w:before="0" w:after="0"/>
              <w:rPr>
                <w:bCs/>
              </w:rPr>
            </w:pPr>
            <w:r>
              <w:rPr>
                <w:bCs/>
              </w:rPr>
              <w:lastRenderedPageBreak/>
              <w:t>Ident.</w:t>
            </w:r>
          </w:p>
        </w:tc>
        <w:tc>
          <w:tcPr>
            <w:tcW w:w="6379" w:type="dxa"/>
          </w:tcPr>
          <w:p w14:paraId="6197FDE2" w14:textId="77777777" w:rsidR="008B5311" w:rsidRDefault="008B5311" w:rsidP="00691770">
            <w:pPr>
              <w:pStyle w:val="Sottoparagrafo"/>
              <w:spacing w:before="0" w:after="0"/>
              <w:rPr>
                <w:bCs/>
              </w:rPr>
            </w:pPr>
            <w:r>
              <w:rPr>
                <w:bCs/>
              </w:rPr>
              <w:t>Definition / Motivation</w:t>
            </w:r>
          </w:p>
        </w:tc>
        <w:tc>
          <w:tcPr>
            <w:tcW w:w="992" w:type="dxa"/>
          </w:tcPr>
          <w:p w14:paraId="1EF3B5D9" w14:textId="77777777" w:rsidR="008B5311" w:rsidRDefault="008B5311" w:rsidP="00691770">
            <w:pPr>
              <w:keepNext/>
            </w:pPr>
            <w:r>
              <w:rPr>
                <w:b/>
              </w:rPr>
              <w:t>Priority</w:t>
            </w:r>
          </w:p>
          <w:p w14:paraId="06940B25" w14:textId="77777777" w:rsidR="008B5311" w:rsidRDefault="008B5311" w:rsidP="00691770">
            <w:pPr>
              <w:pStyle w:val="figura"/>
              <w:spacing w:before="0"/>
              <w:jc w:val="left"/>
            </w:pPr>
            <w:r>
              <w:t>M</w:t>
            </w:r>
          </w:p>
        </w:tc>
        <w:tc>
          <w:tcPr>
            <w:tcW w:w="992" w:type="dxa"/>
            <w:vMerge w:val="restart"/>
          </w:tcPr>
          <w:p w14:paraId="787C3E97" w14:textId="77777777" w:rsidR="008B5311" w:rsidRDefault="008B5311" w:rsidP="00691770">
            <w:pPr>
              <w:pStyle w:val="Sottoparagrafo"/>
              <w:spacing w:before="0" w:after="0"/>
              <w:rPr>
                <w:bCs/>
              </w:rPr>
            </w:pPr>
            <w:r>
              <w:rPr>
                <w:bCs/>
              </w:rPr>
              <w:t>Source</w:t>
            </w:r>
          </w:p>
          <w:p w14:paraId="517A10E1" w14:textId="77777777" w:rsidR="008B5311" w:rsidRDefault="008B5311" w:rsidP="00691770">
            <w:pPr>
              <w:keepNext/>
            </w:pPr>
            <w:r>
              <w:t>R&amp;D</w:t>
            </w:r>
            <w:r>
              <w:br/>
            </w:r>
          </w:p>
        </w:tc>
      </w:tr>
      <w:tr w:rsidR="008B5311" w14:paraId="3DC3661A" w14:textId="77777777" w:rsidTr="00691770">
        <w:trPr>
          <w:cantSplit/>
        </w:trPr>
        <w:tc>
          <w:tcPr>
            <w:tcW w:w="1276" w:type="dxa"/>
          </w:tcPr>
          <w:p w14:paraId="6B5CBAE2" w14:textId="77777777" w:rsidR="008B5311" w:rsidRDefault="008B5311" w:rsidP="008B5311">
            <w:pPr>
              <w:keepNext/>
              <w:tabs>
                <w:tab w:val="left" w:pos="5660"/>
                <w:tab w:val="left" w:pos="6820"/>
              </w:tabs>
              <w:rPr>
                <w:rFonts w:cs="Arial"/>
              </w:rPr>
            </w:pPr>
            <w:r>
              <w:rPr>
                <w:rFonts w:cs="Arial"/>
              </w:rPr>
              <w:t>NFR_SW_2</w:t>
            </w:r>
          </w:p>
        </w:tc>
        <w:tc>
          <w:tcPr>
            <w:tcW w:w="6379" w:type="dxa"/>
          </w:tcPr>
          <w:p w14:paraId="5F7A64C3" w14:textId="77777777" w:rsidR="008B5311" w:rsidRDefault="008B5311" w:rsidP="008B531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Module Test</w:t>
            </w:r>
          </w:p>
          <w:p w14:paraId="757885FF" w14:textId="77777777" w:rsidR="008B5311" w:rsidRDefault="008B5311" w:rsidP="008B5311">
            <w:pPr>
              <w:autoSpaceDE w:val="0"/>
              <w:autoSpaceDN w:val="0"/>
              <w:adjustRightInd w:val="0"/>
              <w:rPr>
                <w:rFonts w:ascii="Helvetica" w:hAnsi="Helvetica" w:cs="Helvetica"/>
                <w:szCs w:val="20"/>
                <w:lang w:val="en-US" w:eastAsia="zh-CN"/>
              </w:rPr>
            </w:pPr>
            <w:r>
              <w:rPr>
                <w:rFonts w:ascii="Helvetica" w:hAnsi="Helvetica" w:cs="Helvetica"/>
                <w:szCs w:val="20"/>
                <w:lang w:val="en-US" w:eastAsia="zh-CN"/>
              </w:rPr>
              <w:t>The “</w:t>
            </w:r>
            <w:r>
              <w:rPr>
                <w:rFonts w:ascii="Helvetica-Oblique" w:hAnsi="Helvetica-Oblique" w:cs="Helvetica-Oblique"/>
                <w:i/>
                <w:iCs/>
                <w:szCs w:val="20"/>
                <w:lang w:val="en-US" w:eastAsia="zh-CN"/>
              </w:rPr>
              <w:t>Module Test</w:t>
            </w:r>
            <w:r>
              <w:rPr>
                <w:rFonts w:ascii="Helvetica" w:hAnsi="Helvetica" w:cs="Helvetica"/>
                <w:szCs w:val="20"/>
                <w:lang w:val="en-US" w:eastAsia="zh-CN"/>
              </w:rPr>
              <w:t>” in this project scope will check the operations and their relations within the system.</w:t>
            </w:r>
          </w:p>
          <w:p w14:paraId="2BB97CD3" w14:textId="77777777" w:rsidR="008B5311" w:rsidRDefault="008B5311" w:rsidP="008B5311">
            <w:pPr>
              <w:autoSpaceDE w:val="0"/>
              <w:autoSpaceDN w:val="0"/>
              <w:adjustRightInd w:val="0"/>
              <w:rPr>
                <w:rFonts w:ascii="Helvetica" w:hAnsi="Helvetica" w:cs="Helvetica"/>
                <w:szCs w:val="20"/>
                <w:lang w:val="en-US" w:eastAsia="zh-CN"/>
              </w:rPr>
            </w:pPr>
            <w:r>
              <w:rPr>
                <w:rFonts w:ascii="Helvetica" w:hAnsi="Helvetica" w:cs="Helvetica"/>
                <w:szCs w:val="20"/>
                <w:lang w:val="en-US" w:eastAsia="zh-CN"/>
              </w:rPr>
              <w:t>If required, a specific test container environment could be used to simulate the module input signal.</w:t>
            </w:r>
          </w:p>
          <w:p w14:paraId="05F687CB" w14:textId="77777777" w:rsidR="008B5311" w:rsidRPr="008B5311" w:rsidRDefault="008B5311" w:rsidP="008B5311">
            <w:pPr>
              <w:autoSpaceDE w:val="0"/>
              <w:autoSpaceDN w:val="0"/>
              <w:adjustRightInd w:val="0"/>
              <w:rPr>
                <w:rFonts w:ascii="Helvetica-Bold" w:hAnsi="Helvetica-Bold" w:cs="Helvetica-Bold"/>
                <w:b/>
                <w:bCs/>
                <w:szCs w:val="20"/>
                <w:lang w:val="en-US" w:eastAsia="zh-CN"/>
              </w:rPr>
            </w:pPr>
            <w:r>
              <w:rPr>
                <w:rFonts w:ascii="Helvetica" w:hAnsi="Helvetica" w:cs="Helvetica"/>
                <w:szCs w:val="20"/>
                <w:lang w:val="en-US" w:eastAsia="zh-CN"/>
              </w:rPr>
              <w:t xml:space="preserve">The Module test should be implemented mostly as </w:t>
            </w:r>
            <w:r>
              <w:rPr>
                <w:rFonts w:ascii="Helvetica-Bold" w:hAnsi="Helvetica-Bold" w:cs="Helvetica-Bold"/>
                <w:b/>
                <w:bCs/>
                <w:szCs w:val="20"/>
                <w:lang w:val="en-US" w:eastAsia="zh-CN"/>
              </w:rPr>
              <w:t xml:space="preserve">code automated test </w:t>
            </w:r>
            <w:r>
              <w:rPr>
                <w:rFonts w:ascii="Helvetica" w:hAnsi="Helvetica" w:cs="Helvetica"/>
                <w:szCs w:val="20"/>
                <w:lang w:val="en-US" w:eastAsia="zh-CN"/>
              </w:rPr>
              <w:t>to make regression tests simpler.</w:t>
            </w:r>
          </w:p>
          <w:p w14:paraId="5DC421C1" w14:textId="77777777" w:rsidR="008B5311" w:rsidRDefault="008B5311" w:rsidP="008B5311">
            <w:pPr>
              <w:autoSpaceDE w:val="0"/>
              <w:autoSpaceDN w:val="0"/>
              <w:adjustRightInd w:val="0"/>
              <w:rPr>
                <w:rFonts w:ascii="Helvetica" w:hAnsi="Helvetica" w:cs="Helvetica"/>
                <w:szCs w:val="20"/>
                <w:lang w:val="en-US" w:eastAsia="zh-CN"/>
              </w:rPr>
            </w:pPr>
            <w:r>
              <w:rPr>
                <w:rFonts w:ascii="Helvetica" w:hAnsi="Helvetica" w:cs="Helvetica"/>
                <w:szCs w:val="20"/>
                <w:lang w:val="en-US" w:eastAsia="zh-CN"/>
              </w:rPr>
              <w:t>The Module test will be done by the developer and reviewed with the code review procedure</w:t>
            </w:r>
          </w:p>
          <w:p w14:paraId="484FCCFE" w14:textId="77777777" w:rsidR="008B5311" w:rsidRDefault="008B5311" w:rsidP="008B531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Code Coverage</w:t>
            </w:r>
          </w:p>
          <w:p w14:paraId="38780AFC" w14:textId="77777777" w:rsidR="008B5311" w:rsidRPr="008B5311" w:rsidRDefault="008B5311" w:rsidP="008B5311">
            <w:pPr>
              <w:autoSpaceDE w:val="0"/>
              <w:autoSpaceDN w:val="0"/>
              <w:adjustRightInd w:val="0"/>
              <w:rPr>
                <w:rFonts w:ascii="Helvetica" w:hAnsi="Helvetica" w:cs="Helvetica"/>
                <w:szCs w:val="20"/>
                <w:lang w:val="en-US" w:eastAsia="zh-CN"/>
              </w:rPr>
            </w:pPr>
            <w:r>
              <w:rPr>
                <w:rFonts w:ascii="Helvetica" w:hAnsi="Helvetica" w:cs="Helvetica"/>
                <w:szCs w:val="20"/>
                <w:lang w:val="en-US" w:eastAsia="zh-CN"/>
              </w:rPr>
              <w:t>The Module tests shall cover all implemented functions. If the Module test of a single function makes no sense because functionality is only testable together with another function (e.g. in low level hardware interface functions), then it is allowed to test these functions together in one Module test.</w:t>
            </w:r>
          </w:p>
        </w:tc>
        <w:tc>
          <w:tcPr>
            <w:tcW w:w="992" w:type="dxa"/>
          </w:tcPr>
          <w:p w14:paraId="704A2FCC" w14:textId="77777777" w:rsidR="008B5311" w:rsidRDefault="008B5311" w:rsidP="00691770">
            <w:pPr>
              <w:keepNext/>
              <w:rPr>
                <w:b/>
              </w:rPr>
            </w:pPr>
            <w:r>
              <w:rPr>
                <w:b/>
              </w:rPr>
              <w:t>Stability</w:t>
            </w:r>
          </w:p>
          <w:p w14:paraId="6918A589" w14:textId="77777777" w:rsidR="008B5311" w:rsidRDefault="008B5311" w:rsidP="00691770">
            <w:pPr>
              <w:pStyle w:val="figura"/>
              <w:spacing w:before="0"/>
              <w:jc w:val="left"/>
            </w:pPr>
            <w:r>
              <w:t>C</w:t>
            </w:r>
          </w:p>
        </w:tc>
        <w:tc>
          <w:tcPr>
            <w:tcW w:w="992" w:type="dxa"/>
            <w:vMerge/>
          </w:tcPr>
          <w:p w14:paraId="71935F7E" w14:textId="77777777" w:rsidR="008B5311" w:rsidRDefault="008B5311" w:rsidP="00691770">
            <w:pPr>
              <w:keepNext/>
            </w:pPr>
          </w:p>
        </w:tc>
      </w:tr>
    </w:tbl>
    <w:p w14:paraId="0C30BAB5" w14:textId="77777777" w:rsidR="008B5311" w:rsidRDefault="008B5311" w:rsidP="008B5311"/>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B5311" w14:paraId="07A0C649" w14:textId="77777777" w:rsidTr="00691770">
        <w:trPr>
          <w:cantSplit/>
          <w:trHeight w:val="519"/>
          <w:tblHeader/>
        </w:trPr>
        <w:tc>
          <w:tcPr>
            <w:tcW w:w="1276" w:type="dxa"/>
          </w:tcPr>
          <w:p w14:paraId="44775B44" w14:textId="77777777" w:rsidR="008B5311" w:rsidRDefault="008B5311" w:rsidP="00691770">
            <w:pPr>
              <w:pStyle w:val="Sottoparagrafo"/>
              <w:spacing w:before="0" w:after="0"/>
              <w:rPr>
                <w:bCs/>
              </w:rPr>
            </w:pPr>
            <w:r>
              <w:rPr>
                <w:bCs/>
              </w:rPr>
              <w:t>Ident.</w:t>
            </w:r>
          </w:p>
        </w:tc>
        <w:tc>
          <w:tcPr>
            <w:tcW w:w="6379" w:type="dxa"/>
          </w:tcPr>
          <w:p w14:paraId="31F50B4F" w14:textId="77777777" w:rsidR="008B5311" w:rsidRDefault="008B5311" w:rsidP="00691770">
            <w:pPr>
              <w:pStyle w:val="Sottoparagrafo"/>
              <w:spacing w:before="0" w:after="0"/>
              <w:rPr>
                <w:bCs/>
              </w:rPr>
            </w:pPr>
            <w:r>
              <w:rPr>
                <w:bCs/>
              </w:rPr>
              <w:t>Definition / Motivation</w:t>
            </w:r>
          </w:p>
        </w:tc>
        <w:tc>
          <w:tcPr>
            <w:tcW w:w="992" w:type="dxa"/>
          </w:tcPr>
          <w:p w14:paraId="20BF93BE" w14:textId="77777777" w:rsidR="008B5311" w:rsidRDefault="008B5311" w:rsidP="00691770">
            <w:pPr>
              <w:keepNext/>
            </w:pPr>
            <w:r>
              <w:rPr>
                <w:b/>
              </w:rPr>
              <w:t>Priority</w:t>
            </w:r>
          </w:p>
          <w:p w14:paraId="7093A2C8" w14:textId="77777777" w:rsidR="008B5311" w:rsidRDefault="008B5311" w:rsidP="00691770">
            <w:pPr>
              <w:pStyle w:val="figura"/>
              <w:spacing w:before="0"/>
              <w:jc w:val="left"/>
            </w:pPr>
            <w:r>
              <w:t>M</w:t>
            </w:r>
          </w:p>
        </w:tc>
        <w:tc>
          <w:tcPr>
            <w:tcW w:w="992" w:type="dxa"/>
            <w:vMerge w:val="restart"/>
          </w:tcPr>
          <w:p w14:paraId="6AD8CCC9" w14:textId="77777777" w:rsidR="008B5311" w:rsidRDefault="008B5311" w:rsidP="00691770">
            <w:pPr>
              <w:pStyle w:val="Sottoparagrafo"/>
              <w:spacing w:before="0" w:after="0"/>
              <w:rPr>
                <w:bCs/>
              </w:rPr>
            </w:pPr>
            <w:r>
              <w:rPr>
                <w:bCs/>
              </w:rPr>
              <w:t>Source</w:t>
            </w:r>
          </w:p>
          <w:p w14:paraId="1A353E39" w14:textId="77777777" w:rsidR="008B5311" w:rsidRDefault="008B5311" w:rsidP="00691770">
            <w:pPr>
              <w:keepNext/>
            </w:pPr>
            <w:r>
              <w:t>R&amp;D</w:t>
            </w:r>
            <w:r>
              <w:br/>
            </w:r>
          </w:p>
        </w:tc>
      </w:tr>
      <w:tr w:rsidR="008B5311" w14:paraId="6F2DF052" w14:textId="77777777" w:rsidTr="00691770">
        <w:trPr>
          <w:cantSplit/>
        </w:trPr>
        <w:tc>
          <w:tcPr>
            <w:tcW w:w="1276" w:type="dxa"/>
          </w:tcPr>
          <w:p w14:paraId="3DE38D20" w14:textId="77777777" w:rsidR="008B5311" w:rsidRDefault="008B5311" w:rsidP="008B5311">
            <w:pPr>
              <w:keepNext/>
              <w:tabs>
                <w:tab w:val="left" w:pos="5660"/>
                <w:tab w:val="left" w:pos="6820"/>
              </w:tabs>
              <w:rPr>
                <w:rFonts w:cs="Arial"/>
              </w:rPr>
            </w:pPr>
            <w:r>
              <w:rPr>
                <w:rFonts w:cs="Arial"/>
              </w:rPr>
              <w:t>NFR_SW_3</w:t>
            </w:r>
          </w:p>
        </w:tc>
        <w:tc>
          <w:tcPr>
            <w:tcW w:w="6379" w:type="dxa"/>
          </w:tcPr>
          <w:p w14:paraId="5DA9DDB7" w14:textId="77777777" w:rsidR="008B5311" w:rsidRDefault="008B5311" w:rsidP="008B531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Code Review</w:t>
            </w:r>
          </w:p>
          <w:p w14:paraId="58AB8E32" w14:textId="77777777" w:rsidR="008B5311" w:rsidRDefault="008B5311" w:rsidP="008B5311">
            <w:pPr>
              <w:autoSpaceDE w:val="0"/>
              <w:autoSpaceDN w:val="0"/>
              <w:adjustRightInd w:val="0"/>
              <w:rPr>
                <w:rFonts w:ascii="Helvetica" w:hAnsi="Helvetica" w:cs="Helvetica"/>
                <w:szCs w:val="20"/>
                <w:lang w:val="en-US" w:eastAsia="zh-CN"/>
              </w:rPr>
            </w:pPr>
            <w:r>
              <w:rPr>
                <w:rFonts w:ascii="Helvetica" w:hAnsi="Helvetica" w:cs="Helvetica"/>
                <w:szCs w:val="20"/>
                <w:lang w:val="en-US" w:eastAsia="zh-CN"/>
              </w:rPr>
              <w:t>For the “</w:t>
            </w:r>
            <w:r>
              <w:rPr>
                <w:rFonts w:ascii="Helvetica-Oblique" w:hAnsi="Helvetica-Oblique" w:cs="Helvetica-Oblique"/>
                <w:i/>
                <w:iCs/>
                <w:szCs w:val="20"/>
                <w:lang w:val="en-US" w:eastAsia="zh-CN"/>
              </w:rPr>
              <w:t>Code Review</w:t>
            </w:r>
            <w:r>
              <w:rPr>
                <w:rFonts w:ascii="Helvetica" w:hAnsi="Helvetica" w:cs="Helvetica"/>
                <w:szCs w:val="20"/>
                <w:lang w:val="en-US" w:eastAsia="zh-CN"/>
              </w:rPr>
              <w:t>” procedure a second developer checks the implementation by using the code review questionnaire and his experience about embedded software behavior.</w:t>
            </w:r>
          </w:p>
          <w:p w14:paraId="487AF067" w14:textId="77777777" w:rsidR="008B5311" w:rsidRDefault="008B5311" w:rsidP="006605B1">
            <w:pPr>
              <w:autoSpaceDE w:val="0"/>
              <w:autoSpaceDN w:val="0"/>
              <w:adjustRightInd w:val="0"/>
              <w:rPr>
                <w:b/>
                <w:lang w:val="en-US"/>
              </w:rPr>
            </w:pPr>
            <w:r>
              <w:rPr>
                <w:rFonts w:ascii="Helvetica" w:hAnsi="Helvetica" w:cs="Helvetica"/>
                <w:szCs w:val="20"/>
                <w:lang w:val="en-US" w:eastAsia="zh-CN"/>
              </w:rPr>
              <w:t xml:space="preserve">The Code Review shall be carried out for the complete </w:t>
            </w:r>
            <w:r w:rsidR="006605B1">
              <w:rPr>
                <w:rFonts w:ascii="Helvetica" w:hAnsi="Helvetica" w:cs="Helvetica"/>
                <w:szCs w:val="20"/>
                <w:lang w:val="en-US" w:eastAsia="zh-CN"/>
              </w:rPr>
              <w:t xml:space="preserve">source </w:t>
            </w:r>
            <w:r>
              <w:rPr>
                <w:rFonts w:ascii="Helvetica" w:hAnsi="Helvetica" w:cs="Helvetica"/>
                <w:szCs w:val="20"/>
                <w:lang w:val="en-US" w:eastAsia="zh-CN"/>
              </w:rPr>
              <w:t>code.</w:t>
            </w:r>
          </w:p>
        </w:tc>
        <w:tc>
          <w:tcPr>
            <w:tcW w:w="992" w:type="dxa"/>
          </w:tcPr>
          <w:p w14:paraId="2F6569E6" w14:textId="77777777" w:rsidR="008B5311" w:rsidRDefault="008B5311" w:rsidP="00691770">
            <w:pPr>
              <w:keepNext/>
              <w:rPr>
                <w:b/>
              </w:rPr>
            </w:pPr>
            <w:r>
              <w:rPr>
                <w:b/>
              </w:rPr>
              <w:t>Stability</w:t>
            </w:r>
          </w:p>
          <w:p w14:paraId="609C6529" w14:textId="77777777" w:rsidR="008B5311" w:rsidRDefault="008B5311" w:rsidP="00691770">
            <w:pPr>
              <w:pStyle w:val="figura"/>
              <w:spacing w:before="0"/>
              <w:jc w:val="left"/>
            </w:pPr>
            <w:r>
              <w:t>C</w:t>
            </w:r>
          </w:p>
        </w:tc>
        <w:tc>
          <w:tcPr>
            <w:tcW w:w="992" w:type="dxa"/>
            <w:vMerge/>
          </w:tcPr>
          <w:p w14:paraId="6AE1B01B" w14:textId="77777777" w:rsidR="008B5311" w:rsidRDefault="008B5311" w:rsidP="00691770">
            <w:pPr>
              <w:keepNext/>
            </w:pPr>
          </w:p>
        </w:tc>
      </w:tr>
    </w:tbl>
    <w:p w14:paraId="50696503" w14:textId="77777777" w:rsidR="008B5311" w:rsidRDefault="008B5311" w:rsidP="008B5311"/>
    <w:p w14:paraId="7654FB3A" w14:textId="77777777" w:rsidR="008D0D8C" w:rsidRDefault="008D0D8C" w:rsidP="008B5311"/>
    <w:p w14:paraId="3536E9CA" w14:textId="77777777" w:rsidR="008D0D8C" w:rsidRPr="008B5311" w:rsidRDefault="008D0D8C" w:rsidP="008B5311"/>
    <w:p w14:paraId="16B3BED4" w14:textId="77777777" w:rsidR="00DD1250" w:rsidRDefault="008B5311" w:rsidP="008B5311">
      <w:pPr>
        <w:pStyle w:val="2"/>
      </w:pPr>
      <w:bookmarkStart w:id="21" w:name="_Toc466386092"/>
      <w:r w:rsidRPr="008B5311">
        <w:t>O</w:t>
      </w:r>
      <w:r>
        <w:t>t</w:t>
      </w:r>
      <w:r w:rsidRPr="008B5311">
        <w:t>her</w:t>
      </w:r>
      <w:bookmarkEnd w:id="21"/>
    </w:p>
    <w:p w14:paraId="08AC99B2" w14:textId="77777777" w:rsidR="0026678C" w:rsidRPr="0026678C" w:rsidRDefault="0026678C" w:rsidP="0026678C"/>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B5311" w14:paraId="2759A2D5" w14:textId="77777777" w:rsidTr="00691770">
        <w:trPr>
          <w:cantSplit/>
          <w:trHeight w:val="519"/>
          <w:tblHeader/>
        </w:trPr>
        <w:tc>
          <w:tcPr>
            <w:tcW w:w="1276" w:type="dxa"/>
          </w:tcPr>
          <w:p w14:paraId="6090EA80" w14:textId="77777777" w:rsidR="008B5311" w:rsidRDefault="008B5311" w:rsidP="00691770">
            <w:pPr>
              <w:pStyle w:val="Sottoparagrafo"/>
              <w:spacing w:before="0" w:after="0"/>
              <w:rPr>
                <w:bCs/>
              </w:rPr>
            </w:pPr>
            <w:r>
              <w:rPr>
                <w:bCs/>
              </w:rPr>
              <w:t>Ident.</w:t>
            </w:r>
          </w:p>
        </w:tc>
        <w:tc>
          <w:tcPr>
            <w:tcW w:w="6379" w:type="dxa"/>
          </w:tcPr>
          <w:p w14:paraId="32810A1E" w14:textId="77777777" w:rsidR="008B5311" w:rsidRDefault="008B5311" w:rsidP="00691770">
            <w:pPr>
              <w:pStyle w:val="Sottoparagrafo"/>
              <w:spacing w:before="0" w:after="0"/>
              <w:rPr>
                <w:bCs/>
              </w:rPr>
            </w:pPr>
            <w:r>
              <w:rPr>
                <w:bCs/>
              </w:rPr>
              <w:t>Definition / Motivation</w:t>
            </w:r>
          </w:p>
        </w:tc>
        <w:tc>
          <w:tcPr>
            <w:tcW w:w="992" w:type="dxa"/>
          </w:tcPr>
          <w:p w14:paraId="1B6DDDAB" w14:textId="77777777" w:rsidR="008B5311" w:rsidRDefault="008B5311" w:rsidP="00691770">
            <w:pPr>
              <w:keepNext/>
            </w:pPr>
            <w:r>
              <w:rPr>
                <w:b/>
              </w:rPr>
              <w:t>Priority</w:t>
            </w:r>
          </w:p>
          <w:p w14:paraId="60DDA882" w14:textId="77777777" w:rsidR="008B5311" w:rsidRDefault="008B5311" w:rsidP="00691770">
            <w:pPr>
              <w:pStyle w:val="figura"/>
              <w:spacing w:before="0"/>
              <w:jc w:val="left"/>
            </w:pPr>
            <w:r>
              <w:t>M</w:t>
            </w:r>
          </w:p>
        </w:tc>
        <w:tc>
          <w:tcPr>
            <w:tcW w:w="992" w:type="dxa"/>
            <w:vMerge w:val="restart"/>
          </w:tcPr>
          <w:p w14:paraId="329676B1" w14:textId="77777777" w:rsidR="008B5311" w:rsidRDefault="008B5311" w:rsidP="00691770">
            <w:pPr>
              <w:pStyle w:val="Sottoparagrafo"/>
              <w:spacing w:before="0" w:after="0"/>
              <w:rPr>
                <w:bCs/>
              </w:rPr>
            </w:pPr>
            <w:r>
              <w:rPr>
                <w:bCs/>
              </w:rPr>
              <w:t>Source</w:t>
            </w:r>
          </w:p>
          <w:p w14:paraId="51543A9E" w14:textId="77777777" w:rsidR="008B5311" w:rsidRDefault="008B5311" w:rsidP="00691770">
            <w:pPr>
              <w:keepNext/>
            </w:pPr>
            <w:r>
              <w:t>R&amp;D</w:t>
            </w:r>
            <w:r>
              <w:br/>
            </w:r>
          </w:p>
        </w:tc>
      </w:tr>
      <w:tr w:rsidR="008B5311" w14:paraId="25EA08A5" w14:textId="77777777" w:rsidTr="00691770">
        <w:trPr>
          <w:cantSplit/>
        </w:trPr>
        <w:tc>
          <w:tcPr>
            <w:tcW w:w="1276" w:type="dxa"/>
          </w:tcPr>
          <w:p w14:paraId="34C87A47" w14:textId="77777777" w:rsidR="008B5311" w:rsidRDefault="008B5311" w:rsidP="008B5311">
            <w:pPr>
              <w:keepNext/>
              <w:tabs>
                <w:tab w:val="left" w:pos="5660"/>
                <w:tab w:val="left" w:pos="6820"/>
              </w:tabs>
              <w:rPr>
                <w:rFonts w:cs="Arial"/>
              </w:rPr>
            </w:pPr>
            <w:r>
              <w:rPr>
                <w:rFonts w:cs="Arial"/>
              </w:rPr>
              <w:t>NFR_O_1</w:t>
            </w:r>
          </w:p>
        </w:tc>
        <w:tc>
          <w:tcPr>
            <w:tcW w:w="6379" w:type="dxa"/>
          </w:tcPr>
          <w:p w14:paraId="0A07D8C7" w14:textId="77777777" w:rsidR="008B5311" w:rsidRDefault="008B5311" w:rsidP="008B531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Dynamic memory</w:t>
            </w:r>
          </w:p>
          <w:p w14:paraId="6A13FBBE" w14:textId="77777777" w:rsidR="006605B1" w:rsidRDefault="008B5311" w:rsidP="008D0D8C">
            <w:pPr>
              <w:autoSpaceDE w:val="0"/>
              <w:autoSpaceDN w:val="0"/>
              <w:adjustRightInd w:val="0"/>
              <w:rPr>
                <w:b/>
                <w:lang w:val="en-US"/>
              </w:rPr>
            </w:pPr>
            <w:r>
              <w:rPr>
                <w:rFonts w:ascii="Helvetica" w:hAnsi="Helvetica" w:cs="Helvetica"/>
                <w:szCs w:val="20"/>
                <w:lang w:val="en-US" w:eastAsia="zh-CN"/>
              </w:rPr>
              <w:t>Dynamic memory allocation shall not be used to avoid allocation/de allocation problems.</w:t>
            </w:r>
            <w:r w:rsidR="006605B1">
              <w:rPr>
                <w:rFonts w:ascii="Helvetica" w:hAnsi="Helvetica" w:cs="Helvetica"/>
                <w:szCs w:val="20"/>
                <w:lang w:val="en-US" w:eastAsia="zh-CN"/>
              </w:rPr>
              <w:t xml:space="preserve"> With exception when those code </w:t>
            </w:r>
            <w:r w:rsidR="008D0D8C">
              <w:rPr>
                <w:rFonts w:ascii="Helvetica" w:hAnsi="Helvetica" w:cs="Helvetica"/>
                <w:szCs w:val="20"/>
                <w:lang w:val="en-US" w:eastAsia="zh-CN"/>
              </w:rPr>
              <w:t>are</w:t>
            </w:r>
            <w:r w:rsidR="006605B1">
              <w:rPr>
                <w:rFonts w:ascii="Helvetica" w:hAnsi="Helvetica" w:cs="Helvetica"/>
                <w:szCs w:val="20"/>
                <w:lang w:val="en-US" w:eastAsia="zh-CN"/>
              </w:rPr>
              <w:t xml:space="preserve"> reviewed.</w:t>
            </w:r>
          </w:p>
        </w:tc>
        <w:tc>
          <w:tcPr>
            <w:tcW w:w="992" w:type="dxa"/>
          </w:tcPr>
          <w:p w14:paraId="1BADA3BC" w14:textId="77777777" w:rsidR="008B5311" w:rsidRDefault="008B5311" w:rsidP="00691770">
            <w:pPr>
              <w:keepNext/>
              <w:rPr>
                <w:b/>
              </w:rPr>
            </w:pPr>
            <w:r>
              <w:rPr>
                <w:b/>
              </w:rPr>
              <w:t>Stability</w:t>
            </w:r>
          </w:p>
          <w:p w14:paraId="6F6F1280" w14:textId="77777777" w:rsidR="008B5311" w:rsidRDefault="008B5311" w:rsidP="00691770">
            <w:pPr>
              <w:pStyle w:val="figura"/>
              <w:spacing w:before="0"/>
              <w:jc w:val="left"/>
            </w:pPr>
            <w:r>
              <w:t>C</w:t>
            </w:r>
          </w:p>
        </w:tc>
        <w:tc>
          <w:tcPr>
            <w:tcW w:w="992" w:type="dxa"/>
            <w:vMerge/>
          </w:tcPr>
          <w:p w14:paraId="1325A2FA" w14:textId="77777777" w:rsidR="008B5311" w:rsidRDefault="008B5311" w:rsidP="00691770">
            <w:pPr>
              <w:keepNext/>
            </w:pPr>
          </w:p>
        </w:tc>
      </w:tr>
    </w:tbl>
    <w:p w14:paraId="1E5A61C8" w14:textId="77777777" w:rsidR="00D12D01" w:rsidRDefault="00D12D01">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B5311" w14:paraId="7152885D" w14:textId="77777777" w:rsidTr="00691770">
        <w:trPr>
          <w:cantSplit/>
          <w:trHeight w:val="519"/>
          <w:tblHeader/>
        </w:trPr>
        <w:tc>
          <w:tcPr>
            <w:tcW w:w="1276" w:type="dxa"/>
          </w:tcPr>
          <w:p w14:paraId="0C660635" w14:textId="77777777" w:rsidR="008B5311" w:rsidRDefault="008B5311" w:rsidP="00691770">
            <w:pPr>
              <w:pStyle w:val="Sottoparagrafo"/>
              <w:spacing w:before="0" w:after="0"/>
              <w:rPr>
                <w:bCs/>
              </w:rPr>
            </w:pPr>
            <w:r>
              <w:rPr>
                <w:bCs/>
              </w:rPr>
              <w:t>Ident.</w:t>
            </w:r>
          </w:p>
        </w:tc>
        <w:tc>
          <w:tcPr>
            <w:tcW w:w="6379" w:type="dxa"/>
          </w:tcPr>
          <w:p w14:paraId="4108DCD8" w14:textId="77777777" w:rsidR="008B5311" w:rsidRDefault="008B5311" w:rsidP="00691770">
            <w:pPr>
              <w:pStyle w:val="Sottoparagrafo"/>
              <w:spacing w:before="0" w:after="0"/>
              <w:rPr>
                <w:bCs/>
              </w:rPr>
            </w:pPr>
            <w:r>
              <w:rPr>
                <w:bCs/>
              </w:rPr>
              <w:t>Definition / Motivation</w:t>
            </w:r>
          </w:p>
        </w:tc>
        <w:tc>
          <w:tcPr>
            <w:tcW w:w="992" w:type="dxa"/>
          </w:tcPr>
          <w:p w14:paraId="0C0D3026" w14:textId="77777777" w:rsidR="008B5311" w:rsidRDefault="008B5311" w:rsidP="00691770">
            <w:pPr>
              <w:keepNext/>
            </w:pPr>
            <w:r>
              <w:rPr>
                <w:b/>
              </w:rPr>
              <w:t>Priority</w:t>
            </w:r>
          </w:p>
          <w:p w14:paraId="70FCE7EF" w14:textId="77777777" w:rsidR="008B5311" w:rsidRDefault="008B5311" w:rsidP="00691770">
            <w:pPr>
              <w:pStyle w:val="figura"/>
              <w:spacing w:before="0"/>
              <w:jc w:val="left"/>
            </w:pPr>
            <w:r>
              <w:t>M</w:t>
            </w:r>
          </w:p>
        </w:tc>
        <w:tc>
          <w:tcPr>
            <w:tcW w:w="992" w:type="dxa"/>
            <w:vMerge w:val="restart"/>
          </w:tcPr>
          <w:p w14:paraId="315ABCA1" w14:textId="77777777" w:rsidR="008B5311" w:rsidRDefault="008B5311" w:rsidP="00691770">
            <w:pPr>
              <w:pStyle w:val="Sottoparagrafo"/>
              <w:spacing w:before="0" w:after="0"/>
              <w:rPr>
                <w:bCs/>
              </w:rPr>
            </w:pPr>
            <w:r>
              <w:rPr>
                <w:bCs/>
              </w:rPr>
              <w:t>Source</w:t>
            </w:r>
          </w:p>
          <w:p w14:paraId="01032942" w14:textId="77777777" w:rsidR="008B5311" w:rsidRDefault="008B5311" w:rsidP="00691770">
            <w:pPr>
              <w:keepNext/>
            </w:pPr>
            <w:r>
              <w:t>R&amp;D</w:t>
            </w:r>
            <w:r>
              <w:br/>
            </w:r>
          </w:p>
        </w:tc>
      </w:tr>
      <w:tr w:rsidR="008B5311" w14:paraId="5CC31831" w14:textId="77777777" w:rsidTr="00691770">
        <w:trPr>
          <w:cantSplit/>
        </w:trPr>
        <w:tc>
          <w:tcPr>
            <w:tcW w:w="1276" w:type="dxa"/>
          </w:tcPr>
          <w:p w14:paraId="06464B41" w14:textId="77777777" w:rsidR="008B5311" w:rsidRDefault="008B5311" w:rsidP="008B5311">
            <w:pPr>
              <w:keepNext/>
              <w:tabs>
                <w:tab w:val="left" w:pos="5660"/>
                <w:tab w:val="left" w:pos="6820"/>
              </w:tabs>
              <w:rPr>
                <w:rFonts w:cs="Arial"/>
              </w:rPr>
            </w:pPr>
            <w:r>
              <w:rPr>
                <w:rFonts w:cs="Arial"/>
              </w:rPr>
              <w:t>NFR_O_2</w:t>
            </w:r>
          </w:p>
        </w:tc>
        <w:tc>
          <w:tcPr>
            <w:tcW w:w="6379" w:type="dxa"/>
          </w:tcPr>
          <w:p w14:paraId="51C1B82E" w14:textId="77777777" w:rsidR="008B5311" w:rsidRDefault="008B5311" w:rsidP="008B531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Manufacturing</w:t>
            </w:r>
          </w:p>
          <w:p w14:paraId="0FC3A610" w14:textId="77777777" w:rsidR="008B5311" w:rsidRDefault="008B5311" w:rsidP="008B5311">
            <w:pPr>
              <w:autoSpaceDE w:val="0"/>
              <w:autoSpaceDN w:val="0"/>
              <w:adjustRightInd w:val="0"/>
              <w:rPr>
                <w:b/>
                <w:lang w:val="en-US"/>
              </w:rPr>
            </w:pPr>
            <w:r>
              <w:rPr>
                <w:rFonts w:ascii="Helvetica" w:hAnsi="Helvetica" w:cs="Helvetica"/>
                <w:szCs w:val="20"/>
                <w:lang w:val="en-US" w:eastAsia="zh-CN"/>
              </w:rPr>
              <w:t>The manufacturing shall be able to read and write all the parameters of the device.</w:t>
            </w:r>
          </w:p>
        </w:tc>
        <w:tc>
          <w:tcPr>
            <w:tcW w:w="992" w:type="dxa"/>
          </w:tcPr>
          <w:p w14:paraId="5FC6761F" w14:textId="77777777" w:rsidR="008B5311" w:rsidRDefault="008B5311" w:rsidP="00691770">
            <w:pPr>
              <w:keepNext/>
              <w:rPr>
                <w:b/>
              </w:rPr>
            </w:pPr>
            <w:r>
              <w:rPr>
                <w:b/>
              </w:rPr>
              <w:t>Stability</w:t>
            </w:r>
          </w:p>
          <w:p w14:paraId="5BAE79F2" w14:textId="77777777" w:rsidR="008B5311" w:rsidRDefault="008B5311" w:rsidP="00691770">
            <w:pPr>
              <w:pStyle w:val="figura"/>
              <w:spacing w:before="0"/>
              <w:jc w:val="left"/>
            </w:pPr>
            <w:r>
              <w:t>C</w:t>
            </w:r>
          </w:p>
        </w:tc>
        <w:tc>
          <w:tcPr>
            <w:tcW w:w="992" w:type="dxa"/>
            <w:vMerge/>
          </w:tcPr>
          <w:p w14:paraId="4F892E53" w14:textId="77777777" w:rsidR="008B5311" w:rsidRDefault="008B5311" w:rsidP="00691770">
            <w:pPr>
              <w:keepNext/>
            </w:pPr>
          </w:p>
        </w:tc>
      </w:tr>
    </w:tbl>
    <w:p w14:paraId="4383FB2C" w14:textId="77777777" w:rsidR="008B5311" w:rsidRDefault="008B5311">
      <w:pPr>
        <w:rPr>
          <w:color w:val="000000"/>
          <w:lang w:val="en-GB"/>
        </w:rPr>
      </w:pPr>
    </w:p>
    <w:p w14:paraId="3947ABFD" w14:textId="77777777" w:rsidR="008D0D8C" w:rsidRDefault="008D0D8C">
      <w:pPr>
        <w:rPr>
          <w:color w:val="000000"/>
          <w:lang w:val="en-GB"/>
        </w:rPr>
      </w:pPr>
    </w:p>
    <w:p w14:paraId="0D9DDD0F" w14:textId="77777777" w:rsidR="008D0D8C" w:rsidRDefault="008D0D8C">
      <w:pPr>
        <w:rPr>
          <w:color w:val="000000"/>
          <w:lang w:val="en-GB"/>
        </w:rPr>
      </w:pPr>
    </w:p>
    <w:p w14:paraId="7C363B3F" w14:textId="77777777" w:rsidR="00DD1250" w:rsidRDefault="008B5311">
      <w:pPr>
        <w:pStyle w:val="1"/>
      </w:pPr>
      <w:bookmarkStart w:id="22" w:name="_Toc466386093"/>
      <w:r w:rsidRPr="008B5311">
        <w:t>Functional</w:t>
      </w:r>
      <w:r>
        <w:rPr>
          <w:rFonts w:ascii="Helvetica-Bold" w:hAnsi="Helvetica-Bold" w:cs="Helvetica-Bold"/>
          <w:b w:val="0"/>
          <w:bCs w:val="0"/>
          <w:szCs w:val="20"/>
          <w:lang w:val="en-US" w:eastAsia="zh-CN"/>
        </w:rPr>
        <w:t xml:space="preserve"> </w:t>
      </w:r>
      <w:r w:rsidR="00747AF0">
        <w:t>R</w:t>
      </w:r>
      <w:r w:rsidRPr="008B5311">
        <w:t>equirements</w:t>
      </w:r>
      <w:bookmarkEnd w:id="22"/>
    </w:p>
    <w:p w14:paraId="478BE5EF" w14:textId="77777777" w:rsidR="008C737D" w:rsidRDefault="00F01D11" w:rsidP="008C737D">
      <w:pPr>
        <w:pStyle w:val="2"/>
        <w:rPr>
          <w:lang w:val="en-GB"/>
        </w:rPr>
      </w:pPr>
      <w:bookmarkStart w:id="23" w:name="_Toc466386094"/>
      <w:r>
        <w:rPr>
          <w:lang w:val="en-GB"/>
        </w:rPr>
        <w:t>General</w:t>
      </w:r>
      <w:bookmarkEnd w:id="23"/>
    </w:p>
    <w:p w14:paraId="5D00DA03" w14:textId="77777777" w:rsidR="00A479E5" w:rsidRPr="00A479E5" w:rsidRDefault="00A479E5" w:rsidP="00A479E5">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C737D" w14:paraId="5A72CC0B" w14:textId="77777777" w:rsidTr="00691770">
        <w:trPr>
          <w:cantSplit/>
          <w:trHeight w:val="519"/>
          <w:tblHeader/>
        </w:trPr>
        <w:tc>
          <w:tcPr>
            <w:tcW w:w="1276" w:type="dxa"/>
          </w:tcPr>
          <w:p w14:paraId="04B89D47" w14:textId="77777777" w:rsidR="008C737D" w:rsidRDefault="008C737D" w:rsidP="00691770">
            <w:pPr>
              <w:pStyle w:val="Sottoparagrafo"/>
              <w:spacing w:before="0" w:after="0"/>
              <w:rPr>
                <w:bCs/>
              </w:rPr>
            </w:pPr>
            <w:r>
              <w:rPr>
                <w:bCs/>
              </w:rPr>
              <w:t>Ident.</w:t>
            </w:r>
          </w:p>
        </w:tc>
        <w:tc>
          <w:tcPr>
            <w:tcW w:w="6379" w:type="dxa"/>
          </w:tcPr>
          <w:p w14:paraId="39766DC2" w14:textId="77777777" w:rsidR="008C737D" w:rsidRDefault="008C737D" w:rsidP="00691770">
            <w:pPr>
              <w:pStyle w:val="Sottoparagrafo"/>
              <w:spacing w:before="0" w:after="0"/>
              <w:rPr>
                <w:bCs/>
              </w:rPr>
            </w:pPr>
            <w:r>
              <w:rPr>
                <w:bCs/>
              </w:rPr>
              <w:t>Definition / Motivation</w:t>
            </w:r>
          </w:p>
        </w:tc>
        <w:tc>
          <w:tcPr>
            <w:tcW w:w="992" w:type="dxa"/>
          </w:tcPr>
          <w:p w14:paraId="0F5D7176" w14:textId="77777777" w:rsidR="008C737D" w:rsidRDefault="008C737D" w:rsidP="00691770">
            <w:pPr>
              <w:keepNext/>
            </w:pPr>
            <w:r>
              <w:rPr>
                <w:b/>
              </w:rPr>
              <w:t>Priority</w:t>
            </w:r>
          </w:p>
          <w:p w14:paraId="0ED6885F" w14:textId="77777777" w:rsidR="008C737D" w:rsidRDefault="008C737D" w:rsidP="00691770">
            <w:pPr>
              <w:pStyle w:val="figura"/>
              <w:spacing w:before="0"/>
              <w:jc w:val="left"/>
            </w:pPr>
            <w:r>
              <w:t>M</w:t>
            </w:r>
          </w:p>
        </w:tc>
        <w:tc>
          <w:tcPr>
            <w:tcW w:w="992" w:type="dxa"/>
            <w:vMerge w:val="restart"/>
          </w:tcPr>
          <w:p w14:paraId="573A6972" w14:textId="77777777" w:rsidR="008C737D" w:rsidRDefault="008C737D" w:rsidP="00691770">
            <w:pPr>
              <w:pStyle w:val="Sottoparagrafo"/>
              <w:spacing w:before="0" w:after="0"/>
              <w:rPr>
                <w:bCs/>
              </w:rPr>
            </w:pPr>
            <w:r>
              <w:rPr>
                <w:bCs/>
              </w:rPr>
              <w:t>Source</w:t>
            </w:r>
          </w:p>
          <w:p w14:paraId="76EC1872" w14:textId="77777777" w:rsidR="008C737D" w:rsidRDefault="008C737D" w:rsidP="00691770">
            <w:pPr>
              <w:keepNext/>
            </w:pPr>
            <w:r>
              <w:t>R&amp;D</w:t>
            </w:r>
            <w:r>
              <w:br/>
            </w:r>
          </w:p>
        </w:tc>
      </w:tr>
      <w:tr w:rsidR="008C737D" w14:paraId="20D3C037" w14:textId="77777777" w:rsidTr="00691770">
        <w:trPr>
          <w:cantSplit/>
        </w:trPr>
        <w:tc>
          <w:tcPr>
            <w:tcW w:w="1276" w:type="dxa"/>
          </w:tcPr>
          <w:p w14:paraId="010A9AF1" w14:textId="77777777" w:rsidR="008C737D" w:rsidRDefault="00BE3235" w:rsidP="00691770">
            <w:pPr>
              <w:keepNext/>
              <w:tabs>
                <w:tab w:val="left" w:pos="5660"/>
                <w:tab w:val="left" w:pos="6820"/>
              </w:tabs>
              <w:rPr>
                <w:rFonts w:cs="Arial"/>
              </w:rPr>
            </w:pPr>
            <w:r>
              <w:rPr>
                <w:rFonts w:cs="Arial"/>
              </w:rPr>
              <w:t>FR</w:t>
            </w:r>
            <w:r w:rsidR="008C737D">
              <w:rPr>
                <w:rFonts w:cs="Arial"/>
              </w:rPr>
              <w:t>_</w:t>
            </w:r>
            <w:r w:rsidR="00F01D11">
              <w:rPr>
                <w:rFonts w:cs="Arial"/>
              </w:rPr>
              <w:t>G_</w:t>
            </w:r>
            <w:r w:rsidR="008C737D">
              <w:rPr>
                <w:rFonts w:cs="Arial"/>
              </w:rPr>
              <w:t>1</w:t>
            </w:r>
          </w:p>
        </w:tc>
        <w:tc>
          <w:tcPr>
            <w:tcW w:w="6379" w:type="dxa"/>
          </w:tcPr>
          <w:p w14:paraId="0EE6B3F8" w14:textId="77777777" w:rsidR="008C737D" w:rsidRDefault="00D258CB" w:rsidP="00691770">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EEP Storage</w:t>
            </w:r>
          </w:p>
          <w:p w14:paraId="4392EF36" w14:textId="77777777" w:rsidR="008C737D" w:rsidRPr="00827231" w:rsidRDefault="008C737D" w:rsidP="00D258CB">
            <w:pPr>
              <w:autoSpaceDE w:val="0"/>
              <w:autoSpaceDN w:val="0"/>
              <w:adjustRightInd w:val="0"/>
              <w:rPr>
                <w:b/>
                <w:lang w:val="en-US"/>
              </w:rPr>
            </w:pPr>
            <w:r>
              <w:rPr>
                <w:rFonts w:ascii="Helvetica" w:hAnsi="Helvetica" w:cs="Helvetica"/>
                <w:szCs w:val="20"/>
                <w:lang w:val="en-US" w:eastAsia="zh-CN"/>
              </w:rPr>
              <w:t xml:space="preserve">All the </w:t>
            </w:r>
            <w:r w:rsidR="00D258CB">
              <w:rPr>
                <w:rFonts w:ascii="Helvetica" w:hAnsi="Helvetica" w:cs="Helvetica"/>
                <w:szCs w:val="20"/>
                <w:lang w:val="en-US" w:eastAsia="zh-CN"/>
              </w:rPr>
              <w:t>configuration parameter shall be stored in EEPROM. The data shall be protected in case of error data.</w:t>
            </w:r>
          </w:p>
        </w:tc>
        <w:tc>
          <w:tcPr>
            <w:tcW w:w="992" w:type="dxa"/>
          </w:tcPr>
          <w:p w14:paraId="76EFBFD8" w14:textId="77777777" w:rsidR="008C737D" w:rsidRDefault="008C737D" w:rsidP="00691770">
            <w:pPr>
              <w:keepNext/>
              <w:rPr>
                <w:b/>
              </w:rPr>
            </w:pPr>
            <w:r>
              <w:rPr>
                <w:b/>
              </w:rPr>
              <w:t>Stability</w:t>
            </w:r>
          </w:p>
          <w:p w14:paraId="669FC617" w14:textId="77777777" w:rsidR="008C737D" w:rsidRDefault="008C737D" w:rsidP="00691770">
            <w:pPr>
              <w:pStyle w:val="figura"/>
              <w:spacing w:before="0"/>
              <w:jc w:val="left"/>
            </w:pPr>
            <w:r>
              <w:t>C</w:t>
            </w:r>
          </w:p>
        </w:tc>
        <w:tc>
          <w:tcPr>
            <w:tcW w:w="992" w:type="dxa"/>
            <w:vMerge/>
          </w:tcPr>
          <w:p w14:paraId="1A7F4DAE" w14:textId="77777777" w:rsidR="008C737D" w:rsidRDefault="008C737D" w:rsidP="00691770">
            <w:pPr>
              <w:keepNext/>
            </w:pPr>
          </w:p>
        </w:tc>
      </w:tr>
    </w:tbl>
    <w:p w14:paraId="7681B3B3" w14:textId="77777777" w:rsidR="008C737D" w:rsidRDefault="008C737D" w:rsidP="008C737D">
      <w:pPr>
        <w:rPr>
          <w:color w:val="000000"/>
          <w:lang w:val="en-GB"/>
        </w:rPr>
      </w:pPr>
    </w:p>
    <w:p w14:paraId="68D7E34B" w14:textId="77777777" w:rsidR="008C737D" w:rsidRDefault="008C737D" w:rsidP="008C737D">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C737D" w14:paraId="1AE60518" w14:textId="77777777" w:rsidTr="00691770">
        <w:trPr>
          <w:cantSplit/>
          <w:trHeight w:val="519"/>
          <w:tblHeader/>
        </w:trPr>
        <w:tc>
          <w:tcPr>
            <w:tcW w:w="1276" w:type="dxa"/>
          </w:tcPr>
          <w:p w14:paraId="3D37AB75" w14:textId="77777777" w:rsidR="008C737D" w:rsidRDefault="008C737D" w:rsidP="00691770">
            <w:pPr>
              <w:pStyle w:val="Sottoparagrafo"/>
              <w:spacing w:before="0" w:after="0"/>
              <w:rPr>
                <w:bCs/>
              </w:rPr>
            </w:pPr>
            <w:r>
              <w:rPr>
                <w:bCs/>
              </w:rPr>
              <w:lastRenderedPageBreak/>
              <w:t>Ident.</w:t>
            </w:r>
          </w:p>
        </w:tc>
        <w:tc>
          <w:tcPr>
            <w:tcW w:w="6379" w:type="dxa"/>
          </w:tcPr>
          <w:p w14:paraId="1BB980F9" w14:textId="77777777" w:rsidR="008C737D" w:rsidRDefault="008C737D" w:rsidP="00691770">
            <w:pPr>
              <w:pStyle w:val="Sottoparagrafo"/>
              <w:spacing w:before="0" w:after="0"/>
              <w:rPr>
                <w:bCs/>
              </w:rPr>
            </w:pPr>
            <w:r>
              <w:rPr>
                <w:bCs/>
              </w:rPr>
              <w:t>Definition / Motivation</w:t>
            </w:r>
          </w:p>
        </w:tc>
        <w:tc>
          <w:tcPr>
            <w:tcW w:w="992" w:type="dxa"/>
          </w:tcPr>
          <w:p w14:paraId="36957F4A" w14:textId="77777777" w:rsidR="008C737D" w:rsidRDefault="008C737D" w:rsidP="00691770">
            <w:pPr>
              <w:keepNext/>
            </w:pPr>
            <w:r>
              <w:rPr>
                <w:b/>
              </w:rPr>
              <w:t>Priority</w:t>
            </w:r>
          </w:p>
          <w:p w14:paraId="20410184" w14:textId="77777777" w:rsidR="008C737D" w:rsidRDefault="008C737D" w:rsidP="00691770">
            <w:pPr>
              <w:pStyle w:val="figura"/>
              <w:spacing w:before="0"/>
              <w:jc w:val="left"/>
            </w:pPr>
            <w:r>
              <w:t>M</w:t>
            </w:r>
          </w:p>
        </w:tc>
        <w:tc>
          <w:tcPr>
            <w:tcW w:w="992" w:type="dxa"/>
            <w:vMerge w:val="restart"/>
          </w:tcPr>
          <w:p w14:paraId="78E3F14D" w14:textId="77777777" w:rsidR="008C737D" w:rsidRDefault="008C737D" w:rsidP="00691770">
            <w:pPr>
              <w:pStyle w:val="Sottoparagrafo"/>
              <w:spacing w:before="0" w:after="0"/>
              <w:rPr>
                <w:bCs/>
              </w:rPr>
            </w:pPr>
            <w:r>
              <w:rPr>
                <w:bCs/>
              </w:rPr>
              <w:t>Source</w:t>
            </w:r>
          </w:p>
          <w:p w14:paraId="5BAD1AB2" w14:textId="77777777" w:rsidR="008C737D" w:rsidRDefault="008C737D" w:rsidP="00691770">
            <w:pPr>
              <w:keepNext/>
            </w:pPr>
            <w:r>
              <w:t>R&amp;D</w:t>
            </w:r>
            <w:r>
              <w:br/>
            </w:r>
          </w:p>
        </w:tc>
      </w:tr>
      <w:tr w:rsidR="008C737D" w14:paraId="3246DA12" w14:textId="77777777" w:rsidTr="00691770">
        <w:trPr>
          <w:cantSplit/>
        </w:trPr>
        <w:tc>
          <w:tcPr>
            <w:tcW w:w="1276" w:type="dxa"/>
          </w:tcPr>
          <w:p w14:paraId="055E28D0" w14:textId="77777777" w:rsidR="008C737D" w:rsidRDefault="00BE3235" w:rsidP="00691770">
            <w:pPr>
              <w:keepNext/>
              <w:tabs>
                <w:tab w:val="left" w:pos="5660"/>
                <w:tab w:val="left" w:pos="6820"/>
              </w:tabs>
              <w:rPr>
                <w:rFonts w:cs="Arial"/>
              </w:rPr>
            </w:pPr>
            <w:r>
              <w:rPr>
                <w:rFonts w:cs="Arial"/>
              </w:rPr>
              <w:t>FR</w:t>
            </w:r>
            <w:r w:rsidR="00F01D11">
              <w:rPr>
                <w:rFonts w:cs="Arial"/>
              </w:rPr>
              <w:t>_G</w:t>
            </w:r>
            <w:r w:rsidR="00A8781D">
              <w:rPr>
                <w:rFonts w:cs="Arial"/>
              </w:rPr>
              <w:t>_2</w:t>
            </w:r>
          </w:p>
        </w:tc>
        <w:tc>
          <w:tcPr>
            <w:tcW w:w="6379" w:type="dxa"/>
          </w:tcPr>
          <w:p w14:paraId="085064CB" w14:textId="77777777" w:rsidR="008C737D" w:rsidRDefault="008C737D" w:rsidP="00691770">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Write protection</w:t>
            </w:r>
          </w:p>
          <w:p w14:paraId="0F378030" w14:textId="77777777" w:rsidR="00EC4762" w:rsidRPr="00EC4762" w:rsidRDefault="00D258CB" w:rsidP="00D258CB">
            <w:pPr>
              <w:autoSpaceDE w:val="0"/>
              <w:autoSpaceDN w:val="0"/>
              <w:adjustRightInd w:val="0"/>
              <w:rPr>
                <w:b/>
                <w:lang w:val="en-US"/>
              </w:rPr>
            </w:pPr>
            <w:r>
              <w:rPr>
                <w:rFonts w:ascii="Helvetica" w:hAnsi="Helvetica" w:cs="Helvetica"/>
                <w:szCs w:val="20"/>
                <w:lang w:val="en-US" w:eastAsia="zh-CN"/>
              </w:rPr>
              <w:t>The system could be configured as write-protected after the data is change.</w:t>
            </w:r>
          </w:p>
        </w:tc>
        <w:tc>
          <w:tcPr>
            <w:tcW w:w="992" w:type="dxa"/>
          </w:tcPr>
          <w:p w14:paraId="5F3D6D01" w14:textId="77777777" w:rsidR="008C737D" w:rsidRDefault="008C737D" w:rsidP="00691770">
            <w:pPr>
              <w:keepNext/>
              <w:rPr>
                <w:b/>
              </w:rPr>
            </w:pPr>
            <w:r>
              <w:rPr>
                <w:b/>
              </w:rPr>
              <w:t>Stability</w:t>
            </w:r>
          </w:p>
          <w:p w14:paraId="528BA8B6" w14:textId="77777777" w:rsidR="008C737D" w:rsidRDefault="008C737D" w:rsidP="00691770">
            <w:pPr>
              <w:pStyle w:val="figura"/>
              <w:spacing w:before="0"/>
              <w:jc w:val="left"/>
            </w:pPr>
            <w:r>
              <w:t>C</w:t>
            </w:r>
          </w:p>
        </w:tc>
        <w:tc>
          <w:tcPr>
            <w:tcW w:w="992" w:type="dxa"/>
            <w:vMerge/>
          </w:tcPr>
          <w:p w14:paraId="52D436CB" w14:textId="77777777" w:rsidR="008C737D" w:rsidRDefault="008C737D" w:rsidP="00691770">
            <w:pPr>
              <w:keepNext/>
            </w:pPr>
          </w:p>
        </w:tc>
      </w:tr>
    </w:tbl>
    <w:p w14:paraId="6328B396" w14:textId="77777777" w:rsidR="00217B27" w:rsidRDefault="00217B27" w:rsidP="005A6683">
      <w:pPr>
        <w:rPr>
          <w:lang w:val="en-GB"/>
        </w:rPr>
      </w:pPr>
    </w:p>
    <w:p w14:paraId="2B7E7389" w14:textId="77777777" w:rsidR="00217B27" w:rsidRDefault="00217B27" w:rsidP="005A6683">
      <w:pPr>
        <w:rPr>
          <w:lang w:val="en-GB"/>
        </w:rPr>
      </w:pPr>
    </w:p>
    <w:p w14:paraId="16BD5CA2" w14:textId="77777777" w:rsidR="008E3EAA" w:rsidRDefault="008E3EAA" w:rsidP="008E3EAA">
      <w:pPr>
        <w:rPr>
          <w:lang w:val="fr-FR"/>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572D85" w:rsidRPr="00701683" w14:paraId="6267FEB8" w14:textId="77777777" w:rsidTr="007642DD">
        <w:trPr>
          <w:cantSplit/>
          <w:trHeight w:val="519"/>
          <w:tblHeader/>
        </w:trPr>
        <w:tc>
          <w:tcPr>
            <w:tcW w:w="1276" w:type="dxa"/>
          </w:tcPr>
          <w:p w14:paraId="79978066" w14:textId="77777777" w:rsidR="00572D85" w:rsidRPr="00701683" w:rsidRDefault="00572D85" w:rsidP="007642DD">
            <w:pPr>
              <w:pStyle w:val="Sottoparagrafo"/>
              <w:spacing w:before="0" w:after="0"/>
              <w:rPr>
                <w:bCs/>
              </w:rPr>
            </w:pPr>
            <w:r w:rsidRPr="00701683">
              <w:rPr>
                <w:bCs/>
              </w:rPr>
              <w:t>Ident.</w:t>
            </w:r>
          </w:p>
        </w:tc>
        <w:tc>
          <w:tcPr>
            <w:tcW w:w="6379" w:type="dxa"/>
          </w:tcPr>
          <w:p w14:paraId="4425C92F" w14:textId="77777777" w:rsidR="00572D85" w:rsidRPr="00701683" w:rsidRDefault="00572D85" w:rsidP="007642DD">
            <w:pPr>
              <w:pStyle w:val="Sottoparagrafo"/>
              <w:spacing w:before="0" w:after="0"/>
              <w:rPr>
                <w:bCs/>
              </w:rPr>
            </w:pPr>
            <w:r w:rsidRPr="00701683">
              <w:rPr>
                <w:bCs/>
              </w:rPr>
              <w:t>Definition / Motivation</w:t>
            </w:r>
          </w:p>
        </w:tc>
        <w:tc>
          <w:tcPr>
            <w:tcW w:w="992" w:type="dxa"/>
          </w:tcPr>
          <w:p w14:paraId="78A3DAED" w14:textId="77777777" w:rsidR="00572D85" w:rsidRPr="00701683" w:rsidRDefault="00572D85" w:rsidP="007642DD">
            <w:pPr>
              <w:keepNext/>
            </w:pPr>
            <w:r w:rsidRPr="00701683">
              <w:rPr>
                <w:b/>
              </w:rPr>
              <w:t>Priority</w:t>
            </w:r>
          </w:p>
          <w:p w14:paraId="4112A18C" w14:textId="77777777" w:rsidR="00572D85" w:rsidRPr="00701683" w:rsidRDefault="00572D85" w:rsidP="007642DD">
            <w:pPr>
              <w:pStyle w:val="figura"/>
              <w:spacing w:before="0"/>
              <w:jc w:val="left"/>
            </w:pPr>
            <w:r w:rsidRPr="00701683">
              <w:t>M</w:t>
            </w:r>
          </w:p>
        </w:tc>
        <w:tc>
          <w:tcPr>
            <w:tcW w:w="992" w:type="dxa"/>
            <w:vMerge w:val="restart"/>
          </w:tcPr>
          <w:p w14:paraId="02CC3D9F" w14:textId="77777777" w:rsidR="00572D85" w:rsidRPr="00701683" w:rsidRDefault="00572D85" w:rsidP="007642DD">
            <w:pPr>
              <w:pStyle w:val="Sottoparagrafo"/>
              <w:spacing w:before="0" w:after="0"/>
              <w:rPr>
                <w:bCs/>
              </w:rPr>
            </w:pPr>
            <w:r w:rsidRPr="00701683">
              <w:rPr>
                <w:bCs/>
              </w:rPr>
              <w:t>Source</w:t>
            </w:r>
          </w:p>
          <w:p w14:paraId="7064B45B" w14:textId="77777777" w:rsidR="00572D85" w:rsidRPr="00701683" w:rsidRDefault="00572D85" w:rsidP="007642DD">
            <w:pPr>
              <w:keepNext/>
            </w:pPr>
            <w:r w:rsidRPr="00701683">
              <w:t>R&amp;D</w:t>
            </w:r>
            <w:r w:rsidRPr="00701683">
              <w:br/>
            </w:r>
          </w:p>
        </w:tc>
      </w:tr>
      <w:tr w:rsidR="00572D85" w:rsidRPr="00701683" w14:paraId="6550E813" w14:textId="77777777" w:rsidTr="007642DD">
        <w:trPr>
          <w:cantSplit/>
        </w:trPr>
        <w:tc>
          <w:tcPr>
            <w:tcW w:w="1276" w:type="dxa"/>
          </w:tcPr>
          <w:p w14:paraId="4AA3CCC2" w14:textId="7E813CB9" w:rsidR="00572D85" w:rsidRPr="00701683" w:rsidRDefault="00572D85" w:rsidP="000315B7">
            <w:pPr>
              <w:keepNext/>
              <w:tabs>
                <w:tab w:val="left" w:pos="5660"/>
                <w:tab w:val="left" w:pos="6820"/>
              </w:tabs>
              <w:rPr>
                <w:rFonts w:cs="Arial"/>
              </w:rPr>
            </w:pPr>
            <w:r>
              <w:rPr>
                <w:rFonts w:cs="Arial"/>
              </w:rPr>
              <w:t>FR</w:t>
            </w:r>
            <w:r w:rsidRPr="00701683">
              <w:rPr>
                <w:rFonts w:cs="Arial"/>
              </w:rPr>
              <w:t>_</w:t>
            </w:r>
            <w:r w:rsidR="008F0BFD">
              <w:rPr>
                <w:rFonts w:cs="Arial"/>
              </w:rPr>
              <w:t>G_</w:t>
            </w:r>
            <w:r w:rsidR="000315B7">
              <w:rPr>
                <w:rFonts w:cs="Arial"/>
              </w:rPr>
              <w:t>3</w:t>
            </w:r>
          </w:p>
        </w:tc>
        <w:tc>
          <w:tcPr>
            <w:tcW w:w="6379" w:type="dxa"/>
          </w:tcPr>
          <w:p w14:paraId="08F3083F" w14:textId="77777777" w:rsidR="00572D85" w:rsidRPr="00701683" w:rsidRDefault="00D258CB" w:rsidP="007642DD">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RTC</w:t>
            </w:r>
          </w:p>
          <w:p w14:paraId="6E8FFD39" w14:textId="77777777" w:rsidR="00572D85" w:rsidRDefault="00572D85" w:rsidP="00D258CB">
            <w:pPr>
              <w:autoSpaceDE w:val="0"/>
              <w:autoSpaceDN w:val="0"/>
              <w:adjustRightInd w:val="0"/>
              <w:rPr>
                <w:rFonts w:ascii="Helvetica" w:hAnsi="Helvetica" w:cs="Helvetica"/>
                <w:szCs w:val="20"/>
                <w:lang w:val="en-US" w:eastAsia="zh-CN"/>
              </w:rPr>
            </w:pPr>
            <w:r w:rsidRPr="00701683">
              <w:rPr>
                <w:lang w:eastAsia="zh-CN"/>
              </w:rPr>
              <w:t xml:space="preserve">Shall </w:t>
            </w:r>
            <w:r w:rsidR="00D258CB">
              <w:rPr>
                <w:lang w:eastAsia="zh-CN"/>
              </w:rPr>
              <w:t>enable the RTC and revord the RTC time in data log</w:t>
            </w:r>
            <w:r w:rsidRPr="00F01D11">
              <w:rPr>
                <w:rFonts w:ascii="Helvetica" w:hAnsi="Helvetica" w:cs="Helvetica"/>
                <w:szCs w:val="20"/>
                <w:lang w:val="en-US" w:eastAsia="zh-CN"/>
              </w:rPr>
              <w:t xml:space="preserve"> </w:t>
            </w:r>
          </w:p>
          <w:p w14:paraId="24F27795" w14:textId="77777777" w:rsidR="00612213" w:rsidRPr="00F01D11" w:rsidRDefault="00612213" w:rsidP="00D258CB">
            <w:pPr>
              <w:autoSpaceDE w:val="0"/>
              <w:autoSpaceDN w:val="0"/>
              <w:adjustRightInd w:val="0"/>
              <w:rPr>
                <w:rFonts w:ascii="Helvetica" w:hAnsi="Helvetica" w:cs="Helvetica"/>
                <w:szCs w:val="20"/>
                <w:lang w:val="en-US" w:eastAsia="zh-CN"/>
              </w:rPr>
            </w:pPr>
            <w:r>
              <w:rPr>
                <w:rFonts w:ascii="Helvetica" w:hAnsi="Helvetica" w:cs="Helvetica"/>
                <w:szCs w:val="20"/>
                <w:lang w:val="en-US" w:eastAsia="zh-CN"/>
              </w:rPr>
              <w:t>The RTC</w:t>
            </w:r>
            <w:r>
              <w:rPr>
                <w:rFonts w:ascii="Helvetica" w:hAnsi="Helvetica" w:cs="Helvetica" w:hint="eastAsia"/>
                <w:szCs w:val="20"/>
                <w:lang w:val="en-US" w:eastAsia="zh-CN"/>
              </w:rPr>
              <w:t xml:space="preserve"> shall be able to be configured outside.</w:t>
            </w:r>
          </w:p>
        </w:tc>
        <w:tc>
          <w:tcPr>
            <w:tcW w:w="992" w:type="dxa"/>
          </w:tcPr>
          <w:p w14:paraId="04E25CFC" w14:textId="77777777" w:rsidR="00572D85" w:rsidRPr="00701683" w:rsidRDefault="00572D85" w:rsidP="007642DD">
            <w:pPr>
              <w:keepNext/>
              <w:rPr>
                <w:b/>
              </w:rPr>
            </w:pPr>
            <w:r w:rsidRPr="00701683">
              <w:rPr>
                <w:b/>
              </w:rPr>
              <w:t>Stability</w:t>
            </w:r>
          </w:p>
          <w:p w14:paraId="7B15D874" w14:textId="77777777" w:rsidR="00572D85" w:rsidRPr="00701683" w:rsidRDefault="00572D85" w:rsidP="007642DD">
            <w:pPr>
              <w:pStyle w:val="figura"/>
              <w:spacing w:before="0"/>
              <w:jc w:val="left"/>
            </w:pPr>
            <w:r w:rsidRPr="00701683">
              <w:t>C</w:t>
            </w:r>
          </w:p>
        </w:tc>
        <w:tc>
          <w:tcPr>
            <w:tcW w:w="992" w:type="dxa"/>
            <w:vMerge/>
          </w:tcPr>
          <w:p w14:paraId="101DE117" w14:textId="77777777" w:rsidR="00572D85" w:rsidRPr="00701683" w:rsidRDefault="00572D85" w:rsidP="007642DD">
            <w:pPr>
              <w:keepNext/>
            </w:pPr>
          </w:p>
        </w:tc>
      </w:tr>
    </w:tbl>
    <w:p w14:paraId="6BE40DFF" w14:textId="77777777" w:rsidR="00572D85" w:rsidRDefault="00572D85" w:rsidP="008E3EAA">
      <w:pPr>
        <w:rPr>
          <w:lang w:val="fr-FR"/>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572D85" w:rsidRPr="00701683" w14:paraId="6C6DA706" w14:textId="77777777" w:rsidTr="007642DD">
        <w:trPr>
          <w:cantSplit/>
          <w:trHeight w:val="519"/>
          <w:tblHeader/>
        </w:trPr>
        <w:tc>
          <w:tcPr>
            <w:tcW w:w="1276" w:type="dxa"/>
          </w:tcPr>
          <w:p w14:paraId="26F9DB76" w14:textId="77777777" w:rsidR="00572D85" w:rsidRPr="00701683" w:rsidRDefault="00572D85" w:rsidP="007642DD">
            <w:pPr>
              <w:pStyle w:val="Sottoparagrafo"/>
              <w:spacing w:before="0" w:after="0"/>
              <w:rPr>
                <w:bCs/>
              </w:rPr>
            </w:pPr>
            <w:r w:rsidRPr="00701683">
              <w:rPr>
                <w:bCs/>
              </w:rPr>
              <w:t>Ident.</w:t>
            </w:r>
          </w:p>
        </w:tc>
        <w:tc>
          <w:tcPr>
            <w:tcW w:w="6379" w:type="dxa"/>
          </w:tcPr>
          <w:p w14:paraId="5A650007" w14:textId="77777777" w:rsidR="00572D85" w:rsidRPr="00701683" w:rsidRDefault="00572D85" w:rsidP="007642DD">
            <w:pPr>
              <w:pStyle w:val="Sottoparagrafo"/>
              <w:spacing w:before="0" w:after="0"/>
              <w:rPr>
                <w:bCs/>
              </w:rPr>
            </w:pPr>
            <w:r w:rsidRPr="00701683">
              <w:rPr>
                <w:bCs/>
              </w:rPr>
              <w:t>Definition / Motivation</w:t>
            </w:r>
          </w:p>
        </w:tc>
        <w:tc>
          <w:tcPr>
            <w:tcW w:w="992" w:type="dxa"/>
          </w:tcPr>
          <w:p w14:paraId="6FBEF54A" w14:textId="77777777" w:rsidR="00572D85" w:rsidRPr="00701683" w:rsidRDefault="00572D85" w:rsidP="007642DD">
            <w:pPr>
              <w:keepNext/>
            </w:pPr>
            <w:r w:rsidRPr="00701683">
              <w:rPr>
                <w:b/>
              </w:rPr>
              <w:t>Priority</w:t>
            </w:r>
          </w:p>
          <w:p w14:paraId="0BD5158B" w14:textId="77777777" w:rsidR="00572D85" w:rsidRPr="00701683" w:rsidRDefault="00572D85" w:rsidP="007642DD">
            <w:pPr>
              <w:pStyle w:val="figura"/>
              <w:spacing w:before="0"/>
              <w:jc w:val="left"/>
            </w:pPr>
            <w:r w:rsidRPr="00701683">
              <w:t>M</w:t>
            </w:r>
          </w:p>
        </w:tc>
        <w:tc>
          <w:tcPr>
            <w:tcW w:w="992" w:type="dxa"/>
            <w:vMerge w:val="restart"/>
          </w:tcPr>
          <w:p w14:paraId="08A81A24" w14:textId="77777777" w:rsidR="00572D85" w:rsidRPr="00701683" w:rsidRDefault="00572D85" w:rsidP="007642DD">
            <w:pPr>
              <w:pStyle w:val="Sottoparagrafo"/>
              <w:spacing w:before="0" w:after="0"/>
              <w:rPr>
                <w:bCs/>
              </w:rPr>
            </w:pPr>
            <w:r w:rsidRPr="00701683">
              <w:rPr>
                <w:bCs/>
              </w:rPr>
              <w:t>Source</w:t>
            </w:r>
          </w:p>
          <w:p w14:paraId="33FF83BD" w14:textId="77777777" w:rsidR="00572D85" w:rsidRPr="00701683" w:rsidRDefault="00572D85" w:rsidP="007642DD">
            <w:pPr>
              <w:keepNext/>
            </w:pPr>
            <w:r w:rsidRPr="00701683">
              <w:t>R&amp;D</w:t>
            </w:r>
            <w:r w:rsidRPr="00701683">
              <w:br/>
            </w:r>
          </w:p>
        </w:tc>
      </w:tr>
      <w:tr w:rsidR="00572D85" w:rsidRPr="00701683" w14:paraId="7213F7D4" w14:textId="77777777" w:rsidTr="007642DD">
        <w:trPr>
          <w:cantSplit/>
        </w:trPr>
        <w:tc>
          <w:tcPr>
            <w:tcW w:w="1276" w:type="dxa"/>
          </w:tcPr>
          <w:p w14:paraId="45AD8851" w14:textId="3F038D34" w:rsidR="00572D85" w:rsidRPr="00701683" w:rsidRDefault="00572D85" w:rsidP="000315B7">
            <w:pPr>
              <w:keepNext/>
              <w:tabs>
                <w:tab w:val="left" w:pos="5660"/>
                <w:tab w:val="left" w:pos="6820"/>
              </w:tabs>
              <w:rPr>
                <w:rFonts w:cs="Arial"/>
              </w:rPr>
            </w:pPr>
            <w:r>
              <w:rPr>
                <w:rFonts w:cs="Arial"/>
              </w:rPr>
              <w:t>FR</w:t>
            </w:r>
            <w:r w:rsidR="00F01D11">
              <w:rPr>
                <w:rFonts w:cs="Arial"/>
              </w:rPr>
              <w:t>_G</w:t>
            </w:r>
            <w:r w:rsidRPr="00701683">
              <w:rPr>
                <w:rFonts w:cs="Arial"/>
              </w:rPr>
              <w:t>_</w:t>
            </w:r>
            <w:r w:rsidR="000315B7">
              <w:rPr>
                <w:rFonts w:cs="Arial"/>
              </w:rPr>
              <w:t>4</w:t>
            </w:r>
          </w:p>
        </w:tc>
        <w:tc>
          <w:tcPr>
            <w:tcW w:w="6379" w:type="dxa"/>
          </w:tcPr>
          <w:p w14:paraId="2D535E13" w14:textId="77777777" w:rsidR="00572D85" w:rsidRPr="00701683" w:rsidRDefault="00572D85" w:rsidP="007642DD">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CPU Load</w:t>
            </w:r>
          </w:p>
          <w:p w14:paraId="724CBFCA" w14:textId="77777777" w:rsidR="00572D85" w:rsidRPr="00F01D11" w:rsidRDefault="00572D85" w:rsidP="00F01D11">
            <w:pPr>
              <w:autoSpaceDE w:val="0"/>
              <w:autoSpaceDN w:val="0"/>
              <w:adjustRightInd w:val="0"/>
              <w:rPr>
                <w:rFonts w:ascii="Helvetica" w:hAnsi="Helvetica" w:cs="Helvetica"/>
                <w:szCs w:val="20"/>
                <w:lang w:val="en-US" w:eastAsia="zh-CN"/>
              </w:rPr>
            </w:pPr>
            <w:r w:rsidRPr="00F01D11">
              <w:rPr>
                <w:lang w:val="en-US" w:eastAsia="zh-CN"/>
              </w:rPr>
              <w:t>Shall calculate CPU Load during</w:t>
            </w:r>
            <w:r w:rsidRPr="00F01D11">
              <w:rPr>
                <w:rFonts w:hint="eastAsia"/>
                <w:lang w:val="en-US" w:eastAsia="zh-CN"/>
              </w:rPr>
              <w:t xml:space="preserve"> </w:t>
            </w:r>
            <w:r w:rsidRPr="00F01D11">
              <w:rPr>
                <w:lang w:val="en-US" w:eastAsia="zh-CN"/>
              </w:rPr>
              <w:t>run-time</w:t>
            </w:r>
            <w:r w:rsidR="007D485B">
              <w:rPr>
                <w:lang w:val="en-US" w:eastAsia="zh-CN"/>
              </w:rPr>
              <w:t>.</w:t>
            </w:r>
          </w:p>
        </w:tc>
        <w:tc>
          <w:tcPr>
            <w:tcW w:w="992" w:type="dxa"/>
          </w:tcPr>
          <w:p w14:paraId="05668DC4" w14:textId="77777777" w:rsidR="00572D85" w:rsidRPr="00701683" w:rsidRDefault="00572D85" w:rsidP="007642DD">
            <w:pPr>
              <w:keepNext/>
              <w:rPr>
                <w:b/>
              </w:rPr>
            </w:pPr>
            <w:r w:rsidRPr="00701683">
              <w:rPr>
                <w:b/>
              </w:rPr>
              <w:t>Stability</w:t>
            </w:r>
          </w:p>
          <w:p w14:paraId="4A59428A" w14:textId="77777777" w:rsidR="00572D85" w:rsidRPr="00701683" w:rsidRDefault="00572D85" w:rsidP="007642DD">
            <w:pPr>
              <w:pStyle w:val="figura"/>
              <w:spacing w:before="0"/>
              <w:jc w:val="left"/>
            </w:pPr>
            <w:r w:rsidRPr="00701683">
              <w:t>C</w:t>
            </w:r>
          </w:p>
        </w:tc>
        <w:tc>
          <w:tcPr>
            <w:tcW w:w="992" w:type="dxa"/>
            <w:vMerge/>
          </w:tcPr>
          <w:p w14:paraId="5D5A73A9" w14:textId="77777777" w:rsidR="00572D85" w:rsidRPr="00701683" w:rsidRDefault="00572D85" w:rsidP="007642DD">
            <w:pPr>
              <w:keepNext/>
            </w:pPr>
          </w:p>
        </w:tc>
      </w:tr>
    </w:tbl>
    <w:p w14:paraId="03176D44" w14:textId="77777777" w:rsidR="00EE57C6" w:rsidRDefault="00EE57C6" w:rsidP="008E3EAA">
      <w:pPr>
        <w:rPr>
          <w:lang w:val="fr-FR"/>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E3EAA" w:rsidRPr="00827231" w14:paraId="2A029ACA" w14:textId="77777777" w:rsidTr="008E3EAA">
        <w:trPr>
          <w:cantSplit/>
          <w:trHeight w:val="519"/>
          <w:tblHeader/>
        </w:trPr>
        <w:tc>
          <w:tcPr>
            <w:tcW w:w="1276" w:type="dxa"/>
          </w:tcPr>
          <w:p w14:paraId="34C776E3" w14:textId="77777777" w:rsidR="008E3EAA" w:rsidRPr="00827231" w:rsidRDefault="008E3EAA" w:rsidP="008E3EAA">
            <w:pPr>
              <w:pStyle w:val="Sottoparagrafo"/>
              <w:spacing w:before="0" w:after="0"/>
              <w:rPr>
                <w:bCs/>
              </w:rPr>
            </w:pPr>
            <w:r w:rsidRPr="00827231">
              <w:rPr>
                <w:bCs/>
              </w:rPr>
              <w:t>Ident.</w:t>
            </w:r>
          </w:p>
        </w:tc>
        <w:tc>
          <w:tcPr>
            <w:tcW w:w="6379" w:type="dxa"/>
          </w:tcPr>
          <w:p w14:paraId="6328AA3F" w14:textId="77777777" w:rsidR="008E3EAA" w:rsidRPr="00827231" w:rsidRDefault="008E3EAA" w:rsidP="008E3EAA">
            <w:pPr>
              <w:pStyle w:val="Sottoparagrafo"/>
              <w:spacing w:before="0" w:after="0"/>
              <w:rPr>
                <w:bCs/>
              </w:rPr>
            </w:pPr>
            <w:r w:rsidRPr="00827231">
              <w:rPr>
                <w:bCs/>
              </w:rPr>
              <w:t>Definition / Motivation</w:t>
            </w:r>
          </w:p>
        </w:tc>
        <w:tc>
          <w:tcPr>
            <w:tcW w:w="992" w:type="dxa"/>
          </w:tcPr>
          <w:p w14:paraId="2A18242E" w14:textId="77777777" w:rsidR="008E3EAA" w:rsidRPr="00827231" w:rsidRDefault="008E3EAA" w:rsidP="008E3EAA">
            <w:pPr>
              <w:keepNext/>
            </w:pPr>
            <w:r w:rsidRPr="00827231">
              <w:rPr>
                <w:b/>
              </w:rPr>
              <w:t>Priority</w:t>
            </w:r>
          </w:p>
          <w:p w14:paraId="7B30C4C3" w14:textId="77777777" w:rsidR="008E3EAA" w:rsidRPr="00827231" w:rsidRDefault="008E3EAA" w:rsidP="008E3EAA">
            <w:pPr>
              <w:pStyle w:val="figura"/>
              <w:spacing w:before="0"/>
              <w:jc w:val="left"/>
            </w:pPr>
            <w:r w:rsidRPr="00827231">
              <w:t>M</w:t>
            </w:r>
          </w:p>
        </w:tc>
        <w:tc>
          <w:tcPr>
            <w:tcW w:w="992" w:type="dxa"/>
            <w:vMerge w:val="restart"/>
          </w:tcPr>
          <w:p w14:paraId="18F954B1" w14:textId="77777777" w:rsidR="008E3EAA" w:rsidRPr="00827231" w:rsidRDefault="008E3EAA" w:rsidP="008E3EAA">
            <w:pPr>
              <w:pStyle w:val="Sottoparagrafo"/>
              <w:spacing w:before="0" w:after="0"/>
              <w:rPr>
                <w:bCs/>
              </w:rPr>
            </w:pPr>
            <w:r w:rsidRPr="00827231">
              <w:rPr>
                <w:bCs/>
              </w:rPr>
              <w:t>Source</w:t>
            </w:r>
          </w:p>
          <w:p w14:paraId="3032DADA" w14:textId="77777777" w:rsidR="008E3EAA" w:rsidRPr="00827231" w:rsidRDefault="008E3EAA" w:rsidP="008E3EAA">
            <w:pPr>
              <w:keepNext/>
            </w:pPr>
            <w:r w:rsidRPr="00827231">
              <w:t>R&amp;D</w:t>
            </w:r>
            <w:r w:rsidRPr="00827231">
              <w:br/>
            </w:r>
          </w:p>
        </w:tc>
      </w:tr>
      <w:tr w:rsidR="008E3EAA" w:rsidRPr="00827231" w14:paraId="6AC87931" w14:textId="77777777" w:rsidTr="008E3EAA">
        <w:trPr>
          <w:cantSplit/>
        </w:trPr>
        <w:tc>
          <w:tcPr>
            <w:tcW w:w="1276" w:type="dxa"/>
          </w:tcPr>
          <w:p w14:paraId="40F8F6B3" w14:textId="77777777" w:rsidR="008E3EAA" w:rsidRPr="00827231" w:rsidRDefault="008E3EAA" w:rsidP="00A8781D">
            <w:pPr>
              <w:keepNext/>
              <w:tabs>
                <w:tab w:val="left" w:pos="5660"/>
                <w:tab w:val="left" w:pos="6820"/>
              </w:tabs>
              <w:rPr>
                <w:rFonts w:cs="Arial"/>
              </w:rPr>
            </w:pPr>
            <w:r w:rsidRPr="00827231">
              <w:rPr>
                <w:rFonts w:cs="Arial"/>
              </w:rPr>
              <w:t>FR</w:t>
            </w:r>
            <w:r w:rsidR="00F01D11">
              <w:rPr>
                <w:rFonts w:cs="Arial"/>
              </w:rPr>
              <w:t>_G</w:t>
            </w:r>
            <w:r w:rsidRPr="00827231">
              <w:rPr>
                <w:rFonts w:cs="Arial"/>
              </w:rPr>
              <w:t>_</w:t>
            </w:r>
            <w:r w:rsidR="00A8781D">
              <w:rPr>
                <w:rFonts w:cs="Arial"/>
              </w:rPr>
              <w:t>6</w:t>
            </w:r>
          </w:p>
        </w:tc>
        <w:tc>
          <w:tcPr>
            <w:tcW w:w="6379" w:type="dxa"/>
          </w:tcPr>
          <w:p w14:paraId="2A1CF729" w14:textId="77777777" w:rsidR="00701683" w:rsidRPr="00701683" w:rsidRDefault="00701683" w:rsidP="00701683">
            <w:pPr>
              <w:keepNext/>
              <w:keepLines/>
              <w:rPr>
                <w:b/>
              </w:rPr>
            </w:pPr>
            <w:r w:rsidRPr="00701683">
              <w:rPr>
                <w:b/>
              </w:rPr>
              <w:t>Watch Dog</w:t>
            </w:r>
          </w:p>
          <w:p w14:paraId="3442BA56" w14:textId="77777777" w:rsidR="00701683" w:rsidRPr="00701683" w:rsidRDefault="007642DD" w:rsidP="00AA0E20">
            <w:pPr>
              <w:pStyle w:val="ab"/>
              <w:keepNext/>
              <w:keepLines/>
              <w:numPr>
                <w:ilvl w:val="0"/>
                <w:numId w:val="2"/>
              </w:numPr>
              <w:rPr>
                <w:rFonts w:ascii="Helvetica" w:hAnsi="Helvetica" w:cs="Helvetica"/>
                <w:szCs w:val="20"/>
                <w:lang w:eastAsia="zh-CN"/>
              </w:rPr>
            </w:pPr>
            <w:r>
              <w:rPr>
                <w:lang w:eastAsia="zh-CN"/>
              </w:rPr>
              <w:t>Trigger</w:t>
            </w:r>
            <w:r w:rsidR="00330502">
              <w:rPr>
                <w:lang w:eastAsia="zh-CN"/>
              </w:rPr>
              <w:t xml:space="preserve"> HW-WatchDog cyclicall</w:t>
            </w:r>
            <w:r w:rsidR="00701683">
              <w:rPr>
                <w:lang w:eastAsia="zh-CN"/>
              </w:rPr>
              <w:t>y</w:t>
            </w:r>
            <w:r w:rsidR="00B250BE">
              <w:rPr>
                <w:lang w:eastAsia="zh-CN"/>
              </w:rPr>
              <w:t>.</w:t>
            </w:r>
          </w:p>
          <w:p w14:paraId="7EF331EE" w14:textId="77777777" w:rsidR="00372427" w:rsidRPr="00372427" w:rsidRDefault="00A62F66" w:rsidP="00AA0E20">
            <w:pPr>
              <w:pStyle w:val="ab"/>
              <w:keepNext/>
              <w:keepLines/>
              <w:numPr>
                <w:ilvl w:val="0"/>
                <w:numId w:val="2"/>
              </w:numPr>
              <w:rPr>
                <w:rFonts w:ascii="Helvetica" w:hAnsi="Helvetica" w:cs="Helvetica"/>
                <w:szCs w:val="20"/>
                <w:lang w:eastAsia="zh-CN"/>
              </w:rPr>
            </w:pPr>
            <w:r>
              <w:t>S</w:t>
            </w:r>
            <w:r w:rsidR="00330502" w:rsidRPr="005B4745">
              <w:t xml:space="preserve">upervise deadlocks </w:t>
            </w:r>
            <w:r w:rsidR="0043211B">
              <w:t>and</w:t>
            </w:r>
            <w:r>
              <w:t xml:space="preserve"> long time no execution </w:t>
            </w:r>
            <w:r w:rsidR="00330502" w:rsidRPr="005B4745">
              <w:t>of tasks</w:t>
            </w:r>
            <w:r w:rsidR="00330502">
              <w:t>.</w:t>
            </w:r>
          </w:p>
        </w:tc>
        <w:tc>
          <w:tcPr>
            <w:tcW w:w="992" w:type="dxa"/>
          </w:tcPr>
          <w:p w14:paraId="52CF7C9C" w14:textId="77777777" w:rsidR="008E3EAA" w:rsidRPr="00827231" w:rsidRDefault="008E3EAA" w:rsidP="008E3EAA">
            <w:pPr>
              <w:keepNext/>
              <w:rPr>
                <w:b/>
              </w:rPr>
            </w:pPr>
            <w:r w:rsidRPr="00827231">
              <w:rPr>
                <w:b/>
              </w:rPr>
              <w:t>Stability</w:t>
            </w:r>
          </w:p>
          <w:p w14:paraId="7CEC3DF7" w14:textId="77777777" w:rsidR="008E3EAA" w:rsidRPr="00827231" w:rsidRDefault="008E3EAA" w:rsidP="008E3EAA">
            <w:pPr>
              <w:pStyle w:val="figura"/>
              <w:spacing w:before="0"/>
              <w:jc w:val="left"/>
            </w:pPr>
            <w:r w:rsidRPr="00827231">
              <w:t>C</w:t>
            </w:r>
          </w:p>
        </w:tc>
        <w:tc>
          <w:tcPr>
            <w:tcW w:w="992" w:type="dxa"/>
            <w:vMerge/>
          </w:tcPr>
          <w:p w14:paraId="0E123002" w14:textId="77777777" w:rsidR="008E3EAA" w:rsidRPr="00827231" w:rsidRDefault="008E3EAA" w:rsidP="008E3EAA">
            <w:pPr>
              <w:keepNext/>
            </w:pPr>
          </w:p>
        </w:tc>
      </w:tr>
    </w:tbl>
    <w:p w14:paraId="27DE3D0C" w14:textId="77777777" w:rsidR="00F01D11" w:rsidRDefault="00F01D11" w:rsidP="00F01D11">
      <w:pPr>
        <w:rPr>
          <w:lang w:val="en-GB"/>
        </w:rPr>
      </w:pPr>
    </w:p>
    <w:p w14:paraId="13D8ACBC" w14:textId="77777777" w:rsidR="00F01D11" w:rsidRDefault="00F01D11" w:rsidP="00F01D11">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F01D11" w:rsidRPr="00D43663" w14:paraId="50EC5888" w14:textId="77777777" w:rsidTr="00E5039D">
        <w:trPr>
          <w:cantSplit/>
          <w:trHeight w:val="519"/>
          <w:tblHeader/>
        </w:trPr>
        <w:tc>
          <w:tcPr>
            <w:tcW w:w="1276" w:type="dxa"/>
          </w:tcPr>
          <w:p w14:paraId="7A6764B0" w14:textId="77777777" w:rsidR="00F01D11" w:rsidRPr="00D43663" w:rsidRDefault="00F01D11" w:rsidP="00E5039D">
            <w:pPr>
              <w:pStyle w:val="Sottoparagrafo"/>
              <w:spacing w:before="0" w:after="0"/>
              <w:rPr>
                <w:bCs/>
              </w:rPr>
            </w:pPr>
            <w:r w:rsidRPr="00D43663">
              <w:rPr>
                <w:bCs/>
              </w:rPr>
              <w:t>Ident.</w:t>
            </w:r>
          </w:p>
        </w:tc>
        <w:tc>
          <w:tcPr>
            <w:tcW w:w="6379" w:type="dxa"/>
          </w:tcPr>
          <w:p w14:paraId="6B8E9D36" w14:textId="77777777" w:rsidR="00F01D11" w:rsidRPr="00D43663" w:rsidRDefault="00F01D11" w:rsidP="00E5039D">
            <w:pPr>
              <w:pStyle w:val="Sottoparagrafo"/>
              <w:spacing w:before="0" w:after="0"/>
              <w:rPr>
                <w:bCs/>
              </w:rPr>
            </w:pPr>
            <w:r w:rsidRPr="00D43663">
              <w:rPr>
                <w:bCs/>
              </w:rPr>
              <w:t>Definition / Motivation</w:t>
            </w:r>
          </w:p>
        </w:tc>
        <w:tc>
          <w:tcPr>
            <w:tcW w:w="992" w:type="dxa"/>
          </w:tcPr>
          <w:p w14:paraId="59320266" w14:textId="77777777" w:rsidR="00F01D11" w:rsidRPr="00D43663" w:rsidRDefault="00F01D11" w:rsidP="00E5039D">
            <w:pPr>
              <w:keepNext/>
            </w:pPr>
            <w:r w:rsidRPr="00D43663">
              <w:rPr>
                <w:b/>
              </w:rPr>
              <w:t>Priority</w:t>
            </w:r>
          </w:p>
          <w:p w14:paraId="6E92DE8A" w14:textId="77777777" w:rsidR="00F01D11" w:rsidRPr="00D43663" w:rsidRDefault="00F01D11" w:rsidP="00E5039D">
            <w:pPr>
              <w:pStyle w:val="figura"/>
              <w:spacing w:before="0"/>
              <w:jc w:val="left"/>
            </w:pPr>
            <w:r w:rsidRPr="00D43663">
              <w:t>M</w:t>
            </w:r>
          </w:p>
        </w:tc>
        <w:tc>
          <w:tcPr>
            <w:tcW w:w="992" w:type="dxa"/>
            <w:vMerge w:val="restart"/>
          </w:tcPr>
          <w:p w14:paraId="13704C05" w14:textId="77777777" w:rsidR="00F01D11" w:rsidRPr="00D43663" w:rsidRDefault="00F01D11" w:rsidP="00E5039D">
            <w:pPr>
              <w:pStyle w:val="Sottoparagrafo"/>
              <w:spacing w:before="0" w:after="0"/>
              <w:rPr>
                <w:bCs/>
              </w:rPr>
            </w:pPr>
            <w:r w:rsidRPr="00D43663">
              <w:rPr>
                <w:bCs/>
              </w:rPr>
              <w:t>Source</w:t>
            </w:r>
          </w:p>
          <w:p w14:paraId="56212745" w14:textId="77777777" w:rsidR="00F01D11" w:rsidRPr="00D43663" w:rsidRDefault="00F01D11" w:rsidP="00E5039D">
            <w:pPr>
              <w:keepNext/>
            </w:pPr>
            <w:r w:rsidRPr="00D43663">
              <w:t>R&amp;D</w:t>
            </w:r>
            <w:r w:rsidRPr="00D43663">
              <w:br/>
            </w:r>
          </w:p>
        </w:tc>
      </w:tr>
      <w:tr w:rsidR="00F01D11" w:rsidRPr="00D43663" w14:paraId="45273FAD" w14:textId="77777777" w:rsidTr="00E5039D">
        <w:trPr>
          <w:cantSplit/>
        </w:trPr>
        <w:tc>
          <w:tcPr>
            <w:tcW w:w="1276" w:type="dxa"/>
          </w:tcPr>
          <w:p w14:paraId="160D4AC7" w14:textId="77777777" w:rsidR="00F01D11" w:rsidRPr="00D43663" w:rsidRDefault="00F01D11" w:rsidP="00A8781D">
            <w:pPr>
              <w:keepNext/>
              <w:tabs>
                <w:tab w:val="left" w:pos="5660"/>
                <w:tab w:val="left" w:pos="6820"/>
              </w:tabs>
              <w:rPr>
                <w:rFonts w:cs="Arial"/>
              </w:rPr>
            </w:pPr>
            <w:r w:rsidRPr="00D43663">
              <w:rPr>
                <w:rFonts w:cs="Arial"/>
              </w:rPr>
              <w:t>FR</w:t>
            </w:r>
            <w:r w:rsidR="00811B78">
              <w:rPr>
                <w:rFonts w:cs="Arial"/>
              </w:rPr>
              <w:t>_G</w:t>
            </w:r>
            <w:r w:rsidRPr="00D43663">
              <w:rPr>
                <w:rFonts w:cs="Arial"/>
              </w:rPr>
              <w:t>_</w:t>
            </w:r>
            <w:r w:rsidR="00A8781D">
              <w:rPr>
                <w:rFonts w:cs="Arial"/>
              </w:rPr>
              <w:t>7</w:t>
            </w:r>
          </w:p>
        </w:tc>
        <w:tc>
          <w:tcPr>
            <w:tcW w:w="6379" w:type="dxa"/>
          </w:tcPr>
          <w:p w14:paraId="16FA60F4" w14:textId="77777777" w:rsidR="00F01D11" w:rsidRPr="00D43663" w:rsidRDefault="00F01D11" w:rsidP="00E5039D">
            <w:pPr>
              <w:autoSpaceDE w:val="0"/>
              <w:autoSpaceDN w:val="0"/>
              <w:adjustRightInd w:val="0"/>
              <w:rPr>
                <w:b/>
                <w:lang w:val="en-US"/>
              </w:rPr>
            </w:pPr>
            <w:r>
              <w:rPr>
                <w:rFonts w:ascii="Helvetica-Bold" w:hAnsi="Helvetica-Bold" w:cs="Helvetica-Bold"/>
                <w:b/>
                <w:bCs/>
                <w:szCs w:val="20"/>
                <w:lang w:val="en-US" w:eastAsia="zh-CN"/>
              </w:rPr>
              <w:t>System Reset</w:t>
            </w:r>
          </w:p>
          <w:p w14:paraId="1E662E02" w14:textId="77777777" w:rsidR="00D258CB" w:rsidRPr="008C3697" w:rsidRDefault="00F01D11" w:rsidP="0093213A">
            <w:pPr>
              <w:pStyle w:val="ab"/>
              <w:numPr>
                <w:ilvl w:val="0"/>
                <w:numId w:val="50"/>
              </w:numPr>
              <w:autoSpaceDE w:val="0"/>
              <w:autoSpaceDN w:val="0"/>
              <w:adjustRightInd w:val="0"/>
              <w:rPr>
                <w:rFonts w:ascii="Helvetica" w:hAnsi="Helvetica" w:cs="Helvetica"/>
                <w:szCs w:val="20"/>
                <w:lang w:val="en-US" w:eastAsia="zh-CN"/>
              </w:rPr>
            </w:pPr>
            <w:r w:rsidRPr="008C3697">
              <w:rPr>
                <w:rFonts w:ascii="Helvetica" w:hAnsi="Helvetica" w:cs="Helvetica"/>
                <w:szCs w:val="20"/>
                <w:lang w:val="en-US" w:eastAsia="zh-CN"/>
              </w:rPr>
              <w:t xml:space="preserve">Shall support device reset; </w:t>
            </w:r>
          </w:p>
          <w:p w14:paraId="50FFD380" w14:textId="77777777" w:rsidR="00F01D11" w:rsidRPr="008C3697" w:rsidRDefault="00F01D11" w:rsidP="0093213A">
            <w:pPr>
              <w:pStyle w:val="ab"/>
              <w:numPr>
                <w:ilvl w:val="0"/>
                <w:numId w:val="50"/>
              </w:numPr>
              <w:autoSpaceDE w:val="0"/>
              <w:autoSpaceDN w:val="0"/>
              <w:adjustRightInd w:val="0"/>
              <w:rPr>
                <w:rFonts w:ascii="Helvetica" w:hAnsi="Helvetica" w:cs="Helvetica"/>
                <w:szCs w:val="20"/>
                <w:lang w:val="en-US" w:eastAsia="zh-CN"/>
              </w:rPr>
            </w:pPr>
            <w:r w:rsidRPr="008C3697">
              <w:rPr>
                <w:rFonts w:ascii="Helvetica" w:hAnsi="Helvetica" w:cs="Helvetica"/>
                <w:szCs w:val="20"/>
                <w:lang w:val="en-US" w:eastAsia="zh-CN"/>
              </w:rPr>
              <w:t>Shall save all non-volatile data before reset</w:t>
            </w:r>
            <w:r w:rsidR="00F97FB2" w:rsidRPr="008C3697">
              <w:rPr>
                <w:rFonts w:ascii="Helvetica" w:hAnsi="Helvetica" w:cs="Helvetica"/>
                <w:szCs w:val="20"/>
                <w:lang w:val="en-US" w:eastAsia="zh-CN"/>
              </w:rPr>
              <w:t>.</w:t>
            </w:r>
          </w:p>
          <w:p w14:paraId="0161A800" w14:textId="77777777" w:rsidR="00D258CB" w:rsidRPr="00D43663" w:rsidRDefault="00D258CB" w:rsidP="0093213A">
            <w:pPr>
              <w:pStyle w:val="ab"/>
              <w:numPr>
                <w:ilvl w:val="0"/>
                <w:numId w:val="50"/>
              </w:numPr>
              <w:autoSpaceDE w:val="0"/>
              <w:autoSpaceDN w:val="0"/>
              <w:adjustRightInd w:val="0"/>
            </w:pPr>
            <w:r w:rsidRPr="008C3697">
              <w:rPr>
                <w:rFonts w:ascii="Helvetica" w:hAnsi="Helvetica" w:cs="Helvetica"/>
                <w:szCs w:val="20"/>
                <w:lang w:val="en-US" w:eastAsia="zh-CN"/>
              </w:rPr>
              <w:t>The reset or startup action shall be stored in event log;</w:t>
            </w:r>
          </w:p>
        </w:tc>
        <w:tc>
          <w:tcPr>
            <w:tcW w:w="992" w:type="dxa"/>
          </w:tcPr>
          <w:p w14:paraId="1A76BAF4" w14:textId="77777777" w:rsidR="0021111E" w:rsidRPr="00827231" w:rsidRDefault="0021111E" w:rsidP="0021111E">
            <w:pPr>
              <w:keepNext/>
              <w:rPr>
                <w:b/>
              </w:rPr>
            </w:pPr>
            <w:r w:rsidRPr="00827231">
              <w:rPr>
                <w:b/>
              </w:rPr>
              <w:t>Stability</w:t>
            </w:r>
          </w:p>
          <w:p w14:paraId="57EEE9E6" w14:textId="77777777" w:rsidR="00F01D11" w:rsidRPr="00D43663" w:rsidRDefault="0021111E" w:rsidP="00E5039D">
            <w:pPr>
              <w:pStyle w:val="figura"/>
              <w:spacing w:before="0"/>
              <w:jc w:val="left"/>
            </w:pPr>
            <w:r>
              <w:t>C</w:t>
            </w:r>
          </w:p>
        </w:tc>
        <w:tc>
          <w:tcPr>
            <w:tcW w:w="992" w:type="dxa"/>
            <w:vMerge/>
          </w:tcPr>
          <w:p w14:paraId="038FF7EF" w14:textId="77777777" w:rsidR="00F01D11" w:rsidRPr="00D43663" w:rsidRDefault="00F01D11" w:rsidP="00E5039D">
            <w:pPr>
              <w:keepNext/>
            </w:pPr>
          </w:p>
        </w:tc>
      </w:tr>
    </w:tbl>
    <w:p w14:paraId="0DC29E00" w14:textId="77777777" w:rsidR="00F01D11" w:rsidRDefault="00F01D11" w:rsidP="00F01D11">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F01D11" w:rsidRPr="00D43663" w14:paraId="5E58E035" w14:textId="77777777" w:rsidTr="00E5039D">
        <w:trPr>
          <w:cantSplit/>
          <w:trHeight w:val="519"/>
          <w:tblHeader/>
        </w:trPr>
        <w:tc>
          <w:tcPr>
            <w:tcW w:w="1276" w:type="dxa"/>
          </w:tcPr>
          <w:p w14:paraId="7E342AC8" w14:textId="77777777" w:rsidR="00F01D11" w:rsidRPr="00D43663" w:rsidRDefault="00F01D11" w:rsidP="00E5039D">
            <w:pPr>
              <w:pStyle w:val="Sottoparagrafo"/>
              <w:spacing w:before="0" w:after="0"/>
              <w:rPr>
                <w:bCs/>
              </w:rPr>
            </w:pPr>
            <w:r w:rsidRPr="00D43663">
              <w:rPr>
                <w:bCs/>
              </w:rPr>
              <w:t>Ident.</w:t>
            </w:r>
          </w:p>
        </w:tc>
        <w:tc>
          <w:tcPr>
            <w:tcW w:w="6379" w:type="dxa"/>
          </w:tcPr>
          <w:p w14:paraId="325A311E" w14:textId="77777777" w:rsidR="00F01D11" w:rsidRPr="00D43663" w:rsidRDefault="00F01D11" w:rsidP="00E5039D">
            <w:pPr>
              <w:pStyle w:val="Sottoparagrafo"/>
              <w:spacing w:before="0" w:after="0"/>
              <w:rPr>
                <w:bCs/>
              </w:rPr>
            </w:pPr>
            <w:r w:rsidRPr="00D43663">
              <w:rPr>
                <w:bCs/>
              </w:rPr>
              <w:t>Definition / Motivation</w:t>
            </w:r>
          </w:p>
        </w:tc>
        <w:tc>
          <w:tcPr>
            <w:tcW w:w="992" w:type="dxa"/>
          </w:tcPr>
          <w:p w14:paraId="491B2C7B" w14:textId="77777777" w:rsidR="00F01D11" w:rsidRPr="00D43663" w:rsidRDefault="00F01D11" w:rsidP="00E5039D">
            <w:pPr>
              <w:keepNext/>
            </w:pPr>
            <w:r w:rsidRPr="00D43663">
              <w:rPr>
                <w:b/>
              </w:rPr>
              <w:t>Priority</w:t>
            </w:r>
          </w:p>
          <w:p w14:paraId="328649B2" w14:textId="77777777" w:rsidR="00F01D11" w:rsidRPr="00D43663" w:rsidRDefault="00F01D11" w:rsidP="00E5039D">
            <w:pPr>
              <w:pStyle w:val="figura"/>
              <w:spacing w:before="0"/>
              <w:jc w:val="left"/>
            </w:pPr>
            <w:r w:rsidRPr="00D43663">
              <w:t>M</w:t>
            </w:r>
          </w:p>
        </w:tc>
        <w:tc>
          <w:tcPr>
            <w:tcW w:w="992" w:type="dxa"/>
            <w:vMerge w:val="restart"/>
          </w:tcPr>
          <w:p w14:paraId="64C5F16D" w14:textId="77777777" w:rsidR="00F01D11" w:rsidRPr="00D43663" w:rsidRDefault="00F01D11" w:rsidP="00E5039D">
            <w:pPr>
              <w:pStyle w:val="Sottoparagrafo"/>
              <w:spacing w:before="0" w:after="0"/>
              <w:rPr>
                <w:bCs/>
              </w:rPr>
            </w:pPr>
            <w:r w:rsidRPr="00D43663">
              <w:rPr>
                <w:bCs/>
              </w:rPr>
              <w:t>Source</w:t>
            </w:r>
          </w:p>
          <w:p w14:paraId="18CBD28B" w14:textId="77777777" w:rsidR="00F01D11" w:rsidRPr="00D43663" w:rsidRDefault="00F01D11" w:rsidP="00E5039D">
            <w:pPr>
              <w:keepNext/>
            </w:pPr>
            <w:r w:rsidRPr="00D43663">
              <w:t>R&amp;D</w:t>
            </w:r>
            <w:r w:rsidRPr="00D43663">
              <w:br/>
            </w:r>
          </w:p>
        </w:tc>
      </w:tr>
      <w:tr w:rsidR="00F01D11" w:rsidRPr="00D43663" w14:paraId="13279539" w14:textId="77777777" w:rsidTr="00E5039D">
        <w:trPr>
          <w:cantSplit/>
        </w:trPr>
        <w:tc>
          <w:tcPr>
            <w:tcW w:w="1276" w:type="dxa"/>
          </w:tcPr>
          <w:p w14:paraId="129E368F" w14:textId="77777777" w:rsidR="00F01D11" w:rsidRPr="00D43663" w:rsidRDefault="00F01D11" w:rsidP="00A8781D">
            <w:pPr>
              <w:keepNext/>
              <w:tabs>
                <w:tab w:val="left" w:pos="5660"/>
                <w:tab w:val="left" w:pos="6820"/>
              </w:tabs>
              <w:rPr>
                <w:rFonts w:cs="Arial"/>
              </w:rPr>
            </w:pPr>
            <w:r w:rsidRPr="00D43663">
              <w:rPr>
                <w:rFonts w:cs="Arial"/>
              </w:rPr>
              <w:t>FR</w:t>
            </w:r>
            <w:r w:rsidR="00811B78">
              <w:rPr>
                <w:rFonts w:cs="Arial"/>
              </w:rPr>
              <w:t>_G</w:t>
            </w:r>
            <w:r w:rsidRPr="00D43663">
              <w:rPr>
                <w:rFonts w:cs="Arial"/>
              </w:rPr>
              <w:t>_</w:t>
            </w:r>
            <w:r w:rsidR="00A8781D">
              <w:rPr>
                <w:rFonts w:cs="Arial"/>
              </w:rPr>
              <w:t>8</w:t>
            </w:r>
          </w:p>
        </w:tc>
        <w:tc>
          <w:tcPr>
            <w:tcW w:w="6379" w:type="dxa"/>
          </w:tcPr>
          <w:p w14:paraId="5A9FD59A" w14:textId="77777777" w:rsidR="00F01D11" w:rsidRPr="00D43663" w:rsidRDefault="00F01D11" w:rsidP="00E5039D">
            <w:pPr>
              <w:autoSpaceDE w:val="0"/>
              <w:autoSpaceDN w:val="0"/>
              <w:adjustRightInd w:val="0"/>
              <w:rPr>
                <w:b/>
                <w:lang w:val="en-US"/>
              </w:rPr>
            </w:pPr>
            <w:r>
              <w:rPr>
                <w:rFonts w:ascii="Helvetica-Bold" w:hAnsi="Helvetica-Bold" w:cs="Helvetica-Bold"/>
                <w:b/>
                <w:bCs/>
                <w:szCs w:val="20"/>
                <w:lang w:val="en-US" w:eastAsia="zh-CN"/>
              </w:rPr>
              <w:t>Temperature</w:t>
            </w:r>
          </w:p>
          <w:p w14:paraId="40D263FD" w14:textId="6B2546FF" w:rsidR="00F01D11" w:rsidRPr="000E05E0" w:rsidRDefault="00F01D11" w:rsidP="00CE366E">
            <w:pPr>
              <w:autoSpaceDE w:val="0"/>
              <w:autoSpaceDN w:val="0"/>
              <w:adjustRightInd w:val="0"/>
              <w:rPr>
                <w:rFonts w:ascii="Helvetica" w:hAnsi="Helvetica" w:cs="Helvetica"/>
                <w:szCs w:val="20"/>
                <w:lang w:val="en-US" w:eastAsia="zh-CN"/>
              </w:rPr>
            </w:pPr>
            <w:r w:rsidRPr="000E05E0">
              <w:rPr>
                <w:rFonts w:ascii="Helvetica" w:hAnsi="Helvetica" w:cs="Helvetica"/>
                <w:szCs w:val="20"/>
                <w:lang w:val="en-US" w:eastAsia="zh-CN"/>
              </w:rPr>
              <w:t xml:space="preserve">Shall measure </w:t>
            </w:r>
            <w:r w:rsidR="00D258CB">
              <w:rPr>
                <w:rFonts w:ascii="Helvetica" w:hAnsi="Helvetica" w:cs="Helvetica"/>
                <w:szCs w:val="20"/>
                <w:lang w:val="en-US" w:eastAsia="zh-CN"/>
              </w:rPr>
              <w:t>environment temperature</w:t>
            </w:r>
            <w:r w:rsidR="00CE366E">
              <w:rPr>
                <w:rFonts w:ascii="Helvetica" w:hAnsi="Helvetica" w:cs="Helvetica"/>
                <w:szCs w:val="20"/>
                <w:lang w:val="en-US" w:eastAsia="zh-CN"/>
              </w:rPr>
              <w:t xml:space="preserve">, </w:t>
            </w:r>
            <w:r w:rsidR="00D258CB">
              <w:rPr>
                <w:rFonts w:ascii="Helvetica" w:hAnsi="Helvetica" w:cs="Helvetica"/>
                <w:szCs w:val="20"/>
                <w:lang w:val="en-US" w:eastAsia="zh-CN"/>
              </w:rPr>
              <w:t xml:space="preserve">colorimeter </w:t>
            </w:r>
            <w:r w:rsidR="00612213">
              <w:rPr>
                <w:rFonts w:ascii="Helvetica" w:hAnsi="Helvetica" w:cs="Helvetica"/>
                <w:szCs w:val="20"/>
                <w:lang w:val="en-US" w:eastAsia="zh-CN"/>
              </w:rPr>
              <w:t>temperature</w:t>
            </w:r>
            <w:r w:rsidR="008F1BFF">
              <w:rPr>
                <w:rFonts w:ascii="Helvetica" w:hAnsi="Helvetica" w:cs="Helvetica" w:hint="eastAsia"/>
                <w:szCs w:val="20"/>
                <w:lang w:val="en-US" w:eastAsia="zh-CN"/>
              </w:rPr>
              <w:t xml:space="preserve"> </w:t>
            </w:r>
            <w:r w:rsidR="00CE366E" w:rsidRPr="000315B7">
              <w:rPr>
                <w:rFonts w:ascii="Helvetica" w:hAnsi="Helvetica" w:cs="Helvetica"/>
                <w:szCs w:val="20"/>
                <w:lang w:val="en-US" w:eastAsia="zh-CN"/>
              </w:rPr>
              <w:t xml:space="preserve">and </w:t>
            </w:r>
            <w:r w:rsidR="008F1BFF" w:rsidRPr="000315B7">
              <w:rPr>
                <w:rFonts w:ascii="Helvetica" w:hAnsi="Helvetica" w:cs="Helvetica"/>
                <w:szCs w:val="20"/>
                <w:lang w:val="en-US" w:eastAsia="zh-CN"/>
              </w:rPr>
              <w:t>other temperature(such as sample)</w:t>
            </w:r>
          </w:p>
        </w:tc>
        <w:tc>
          <w:tcPr>
            <w:tcW w:w="992" w:type="dxa"/>
          </w:tcPr>
          <w:p w14:paraId="6252C217" w14:textId="77777777" w:rsidR="0021111E" w:rsidRPr="00827231" w:rsidRDefault="0021111E" w:rsidP="0021111E">
            <w:pPr>
              <w:keepNext/>
              <w:rPr>
                <w:b/>
              </w:rPr>
            </w:pPr>
            <w:r w:rsidRPr="00827231">
              <w:rPr>
                <w:b/>
              </w:rPr>
              <w:t>Stability</w:t>
            </w:r>
          </w:p>
          <w:p w14:paraId="1BECDCC0" w14:textId="77777777" w:rsidR="00F01D11" w:rsidRPr="00D43663" w:rsidRDefault="0021111E" w:rsidP="00E5039D">
            <w:pPr>
              <w:pStyle w:val="figura"/>
              <w:spacing w:before="0"/>
              <w:jc w:val="left"/>
            </w:pPr>
            <w:r>
              <w:t>C</w:t>
            </w:r>
          </w:p>
        </w:tc>
        <w:tc>
          <w:tcPr>
            <w:tcW w:w="992" w:type="dxa"/>
            <w:vMerge/>
          </w:tcPr>
          <w:p w14:paraId="68DD76E8" w14:textId="77777777" w:rsidR="00F01D11" w:rsidRPr="00D43663" w:rsidRDefault="00F01D11" w:rsidP="00E5039D">
            <w:pPr>
              <w:keepNext/>
            </w:pPr>
          </w:p>
        </w:tc>
      </w:tr>
    </w:tbl>
    <w:p w14:paraId="7094779B" w14:textId="77777777" w:rsidR="00F01D11" w:rsidRDefault="00F01D11" w:rsidP="00F01D11">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AF3C18" w:rsidRPr="00D43663" w14:paraId="13F1B232" w14:textId="77777777" w:rsidTr="006D3521">
        <w:trPr>
          <w:cantSplit/>
          <w:trHeight w:val="519"/>
          <w:tblHeader/>
        </w:trPr>
        <w:tc>
          <w:tcPr>
            <w:tcW w:w="1276" w:type="dxa"/>
          </w:tcPr>
          <w:p w14:paraId="0ABD7597" w14:textId="77777777" w:rsidR="00AF3C18" w:rsidRPr="00D43663" w:rsidRDefault="00AF3C18" w:rsidP="006D3521">
            <w:pPr>
              <w:pStyle w:val="Sottoparagrafo"/>
              <w:spacing w:before="0" w:after="0"/>
              <w:rPr>
                <w:bCs/>
              </w:rPr>
            </w:pPr>
            <w:r w:rsidRPr="00D43663">
              <w:rPr>
                <w:bCs/>
              </w:rPr>
              <w:t>Ident.</w:t>
            </w:r>
          </w:p>
        </w:tc>
        <w:tc>
          <w:tcPr>
            <w:tcW w:w="6379" w:type="dxa"/>
          </w:tcPr>
          <w:p w14:paraId="2154D422" w14:textId="77777777" w:rsidR="00AF3C18" w:rsidRPr="00D43663" w:rsidRDefault="00AF3C18" w:rsidP="006D3521">
            <w:pPr>
              <w:pStyle w:val="Sottoparagrafo"/>
              <w:spacing w:before="0" w:after="0"/>
              <w:rPr>
                <w:bCs/>
              </w:rPr>
            </w:pPr>
            <w:r w:rsidRPr="00D43663">
              <w:rPr>
                <w:bCs/>
              </w:rPr>
              <w:t>Definition / Motivation</w:t>
            </w:r>
          </w:p>
        </w:tc>
        <w:tc>
          <w:tcPr>
            <w:tcW w:w="992" w:type="dxa"/>
          </w:tcPr>
          <w:p w14:paraId="4E5AF19F" w14:textId="77777777" w:rsidR="00AF3C18" w:rsidRPr="00D43663" w:rsidRDefault="00AF3C18" w:rsidP="006D3521">
            <w:pPr>
              <w:keepNext/>
            </w:pPr>
            <w:r w:rsidRPr="00D43663">
              <w:rPr>
                <w:b/>
              </w:rPr>
              <w:t>Priority</w:t>
            </w:r>
          </w:p>
          <w:p w14:paraId="11F42F5D" w14:textId="77777777" w:rsidR="00AF3C18" w:rsidRPr="00D43663" w:rsidRDefault="00AF3C18" w:rsidP="006D3521">
            <w:pPr>
              <w:pStyle w:val="figura"/>
              <w:spacing w:before="0"/>
              <w:jc w:val="left"/>
            </w:pPr>
            <w:r w:rsidRPr="00D43663">
              <w:t>M</w:t>
            </w:r>
          </w:p>
        </w:tc>
        <w:tc>
          <w:tcPr>
            <w:tcW w:w="992" w:type="dxa"/>
            <w:vMerge w:val="restart"/>
          </w:tcPr>
          <w:p w14:paraId="5FC9CB04" w14:textId="77777777" w:rsidR="00AF3C18" w:rsidRPr="00D43663" w:rsidRDefault="00AF3C18" w:rsidP="006D3521">
            <w:pPr>
              <w:pStyle w:val="Sottoparagrafo"/>
              <w:spacing w:before="0" w:after="0"/>
              <w:rPr>
                <w:bCs/>
              </w:rPr>
            </w:pPr>
            <w:r w:rsidRPr="00D43663">
              <w:rPr>
                <w:bCs/>
              </w:rPr>
              <w:t>Source</w:t>
            </w:r>
          </w:p>
          <w:p w14:paraId="5B7E3630" w14:textId="77777777" w:rsidR="00AF3C18" w:rsidRPr="00D43663" w:rsidRDefault="00AF3C18" w:rsidP="006D3521">
            <w:pPr>
              <w:keepNext/>
            </w:pPr>
            <w:r w:rsidRPr="00D43663">
              <w:t>R&amp;D</w:t>
            </w:r>
            <w:r w:rsidRPr="00D43663">
              <w:br/>
            </w:r>
          </w:p>
        </w:tc>
      </w:tr>
      <w:tr w:rsidR="00AF3C18" w:rsidRPr="00D43663" w14:paraId="3B4D8026" w14:textId="77777777" w:rsidTr="006D3521">
        <w:trPr>
          <w:cantSplit/>
        </w:trPr>
        <w:tc>
          <w:tcPr>
            <w:tcW w:w="1276" w:type="dxa"/>
          </w:tcPr>
          <w:p w14:paraId="3A4DEB13" w14:textId="77777777" w:rsidR="00AF3C18" w:rsidRPr="00D43663" w:rsidRDefault="00AF3C18" w:rsidP="00A8781D">
            <w:pPr>
              <w:keepNext/>
              <w:tabs>
                <w:tab w:val="left" w:pos="5660"/>
                <w:tab w:val="left" w:pos="6820"/>
              </w:tabs>
              <w:rPr>
                <w:rFonts w:cs="Arial"/>
              </w:rPr>
            </w:pPr>
            <w:r w:rsidRPr="00D43663">
              <w:rPr>
                <w:rFonts w:cs="Arial"/>
              </w:rPr>
              <w:t>FR</w:t>
            </w:r>
            <w:r>
              <w:rPr>
                <w:rFonts w:cs="Arial"/>
              </w:rPr>
              <w:t>_G</w:t>
            </w:r>
            <w:r w:rsidRPr="00D43663">
              <w:rPr>
                <w:rFonts w:cs="Arial"/>
              </w:rPr>
              <w:t>_</w:t>
            </w:r>
            <w:r w:rsidR="00A8781D">
              <w:rPr>
                <w:rFonts w:cs="Arial"/>
              </w:rPr>
              <w:t>9</w:t>
            </w:r>
          </w:p>
        </w:tc>
        <w:tc>
          <w:tcPr>
            <w:tcW w:w="6379" w:type="dxa"/>
          </w:tcPr>
          <w:p w14:paraId="5A40199C" w14:textId="77777777" w:rsidR="00AF3C18" w:rsidRPr="00D43663" w:rsidRDefault="00AF3C18" w:rsidP="006D3521">
            <w:pPr>
              <w:autoSpaceDE w:val="0"/>
              <w:autoSpaceDN w:val="0"/>
              <w:adjustRightInd w:val="0"/>
              <w:rPr>
                <w:b/>
                <w:lang w:val="en-US"/>
              </w:rPr>
            </w:pPr>
            <w:r>
              <w:rPr>
                <w:rFonts w:ascii="Helvetica-Bold" w:hAnsi="Helvetica-Bold" w:cs="Helvetica-Bold"/>
                <w:b/>
                <w:bCs/>
                <w:szCs w:val="20"/>
                <w:lang w:val="en-US" w:eastAsia="zh-CN"/>
              </w:rPr>
              <w:t>Instrument information</w:t>
            </w:r>
          </w:p>
          <w:p w14:paraId="68234A1D" w14:textId="77777777" w:rsidR="00AF3C18" w:rsidRDefault="00AF3C18" w:rsidP="00AA0E20">
            <w:pPr>
              <w:pStyle w:val="ab"/>
              <w:keepNext/>
              <w:keepLines/>
              <w:numPr>
                <w:ilvl w:val="0"/>
                <w:numId w:val="14"/>
              </w:numPr>
              <w:rPr>
                <w:lang w:eastAsia="zh-CN"/>
              </w:rPr>
            </w:pPr>
            <w:r>
              <w:rPr>
                <w:lang w:eastAsia="zh-CN"/>
              </w:rPr>
              <w:t>S/N</w:t>
            </w:r>
          </w:p>
          <w:p w14:paraId="2CDF2F93" w14:textId="77777777" w:rsidR="00AF3C18" w:rsidRDefault="00AF3C18" w:rsidP="00AA0E20">
            <w:pPr>
              <w:pStyle w:val="ab"/>
              <w:keepNext/>
              <w:keepLines/>
              <w:numPr>
                <w:ilvl w:val="0"/>
                <w:numId w:val="14"/>
              </w:numPr>
              <w:rPr>
                <w:lang w:eastAsia="zh-CN"/>
              </w:rPr>
            </w:pPr>
            <w:r>
              <w:rPr>
                <w:lang w:eastAsia="zh-CN"/>
              </w:rPr>
              <w:t>Type of instrument,</w:t>
            </w:r>
          </w:p>
          <w:p w14:paraId="0930E99B" w14:textId="77777777" w:rsidR="00AF3C18" w:rsidRDefault="00AF3C18" w:rsidP="00AA0E20">
            <w:pPr>
              <w:pStyle w:val="ab"/>
              <w:keepNext/>
              <w:keepLines/>
              <w:numPr>
                <w:ilvl w:val="0"/>
                <w:numId w:val="14"/>
              </w:numPr>
              <w:rPr>
                <w:lang w:eastAsia="zh-CN"/>
              </w:rPr>
            </w:pPr>
            <w:r>
              <w:rPr>
                <w:lang w:eastAsia="zh-CN"/>
              </w:rPr>
              <w:t>SW version</w:t>
            </w:r>
          </w:p>
          <w:p w14:paraId="347E9290" w14:textId="77777777" w:rsidR="00AF3C18" w:rsidRDefault="00AF3C18" w:rsidP="00AA0E20">
            <w:pPr>
              <w:pStyle w:val="ab"/>
              <w:keepNext/>
              <w:keepLines/>
              <w:numPr>
                <w:ilvl w:val="0"/>
                <w:numId w:val="14"/>
              </w:numPr>
              <w:rPr>
                <w:lang w:eastAsia="zh-CN"/>
              </w:rPr>
            </w:pPr>
            <w:r>
              <w:rPr>
                <w:lang w:eastAsia="zh-CN"/>
              </w:rPr>
              <w:t>HW version</w:t>
            </w:r>
          </w:p>
          <w:p w14:paraId="76C95B14" w14:textId="77777777" w:rsidR="00AF3C18" w:rsidRPr="000E05E0" w:rsidRDefault="00AF3C18" w:rsidP="006D3521">
            <w:pPr>
              <w:autoSpaceDE w:val="0"/>
              <w:autoSpaceDN w:val="0"/>
              <w:adjustRightInd w:val="0"/>
              <w:rPr>
                <w:rFonts w:ascii="Helvetica" w:hAnsi="Helvetica" w:cs="Helvetica"/>
                <w:szCs w:val="20"/>
                <w:lang w:val="en-US" w:eastAsia="zh-CN"/>
              </w:rPr>
            </w:pPr>
          </w:p>
        </w:tc>
        <w:tc>
          <w:tcPr>
            <w:tcW w:w="992" w:type="dxa"/>
          </w:tcPr>
          <w:p w14:paraId="25B7F405" w14:textId="77777777" w:rsidR="00AF3C18" w:rsidRPr="00827231" w:rsidRDefault="00AF3C18" w:rsidP="006D3521">
            <w:pPr>
              <w:keepNext/>
              <w:rPr>
                <w:b/>
              </w:rPr>
            </w:pPr>
            <w:r w:rsidRPr="00827231">
              <w:rPr>
                <w:b/>
              </w:rPr>
              <w:t>Stability</w:t>
            </w:r>
          </w:p>
          <w:p w14:paraId="1D193112" w14:textId="77777777" w:rsidR="00AF3C18" w:rsidRPr="00D43663" w:rsidRDefault="00AF3C18" w:rsidP="006D3521">
            <w:pPr>
              <w:pStyle w:val="figura"/>
              <w:spacing w:before="0"/>
              <w:jc w:val="left"/>
            </w:pPr>
            <w:r>
              <w:t>C</w:t>
            </w:r>
          </w:p>
        </w:tc>
        <w:tc>
          <w:tcPr>
            <w:tcW w:w="992" w:type="dxa"/>
            <w:vMerge/>
          </w:tcPr>
          <w:p w14:paraId="6A7C3D6D" w14:textId="77777777" w:rsidR="00AF3C18" w:rsidRPr="00D43663" w:rsidRDefault="00AF3C18" w:rsidP="006D3521">
            <w:pPr>
              <w:keepNext/>
            </w:pPr>
          </w:p>
        </w:tc>
      </w:tr>
    </w:tbl>
    <w:p w14:paraId="273A0DD2" w14:textId="77777777" w:rsidR="00750152" w:rsidRDefault="00750152" w:rsidP="00750152">
      <w:pPr>
        <w:rPr>
          <w:lang w:val="en-GB"/>
        </w:rPr>
      </w:pPr>
    </w:p>
    <w:p w14:paraId="7930E6DC" w14:textId="77777777" w:rsidR="00AC2F1E" w:rsidRDefault="00AC2F1E" w:rsidP="00750152">
      <w:pPr>
        <w:rPr>
          <w:lang w:val="en-GB"/>
        </w:rPr>
      </w:pPr>
    </w:p>
    <w:p w14:paraId="64158141" w14:textId="77777777" w:rsidR="00E5039D" w:rsidRPr="00AB4CF9" w:rsidRDefault="00E5039D" w:rsidP="00F01D11">
      <w:pPr>
        <w:pStyle w:val="2"/>
        <w:rPr>
          <w:lang w:val="en-GB"/>
        </w:rPr>
      </w:pPr>
      <w:bookmarkStart w:id="24" w:name="_Toc466386095"/>
      <w:r w:rsidRPr="00AB4CF9">
        <w:rPr>
          <w:lang w:val="en-GB"/>
        </w:rPr>
        <w:t xml:space="preserve">Non-Volatile </w:t>
      </w:r>
      <w:r w:rsidR="0021111E">
        <w:rPr>
          <w:lang w:val="en-GB"/>
        </w:rPr>
        <w:t>D</w:t>
      </w:r>
      <w:r w:rsidRPr="00AB4CF9">
        <w:rPr>
          <w:lang w:val="en-GB"/>
        </w:rPr>
        <w:t>ata Storage</w:t>
      </w:r>
      <w:bookmarkEnd w:id="24"/>
    </w:p>
    <w:p w14:paraId="280C73DB" w14:textId="77777777" w:rsidR="00A479E5" w:rsidRPr="00AB4CF9" w:rsidRDefault="00A479E5" w:rsidP="00A479E5">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F01D11" w:rsidRPr="00AB4CF9" w14:paraId="2AA8C6E1" w14:textId="77777777" w:rsidTr="00E5039D">
        <w:trPr>
          <w:cantSplit/>
          <w:trHeight w:val="519"/>
          <w:tblHeader/>
        </w:trPr>
        <w:tc>
          <w:tcPr>
            <w:tcW w:w="1276" w:type="dxa"/>
          </w:tcPr>
          <w:p w14:paraId="00C558DA" w14:textId="77777777" w:rsidR="00F01D11" w:rsidRPr="0021111E" w:rsidRDefault="00F01D11" w:rsidP="00E5039D">
            <w:pPr>
              <w:pStyle w:val="Sottoparagrafo"/>
              <w:spacing w:before="0" w:after="0"/>
              <w:rPr>
                <w:bCs/>
              </w:rPr>
            </w:pPr>
            <w:r w:rsidRPr="0021111E">
              <w:rPr>
                <w:bCs/>
              </w:rPr>
              <w:lastRenderedPageBreak/>
              <w:t>Ident.</w:t>
            </w:r>
          </w:p>
        </w:tc>
        <w:tc>
          <w:tcPr>
            <w:tcW w:w="6379" w:type="dxa"/>
          </w:tcPr>
          <w:p w14:paraId="2DEE50D4" w14:textId="77777777" w:rsidR="00F01D11" w:rsidRPr="0021111E" w:rsidRDefault="00F01D11" w:rsidP="00E5039D">
            <w:pPr>
              <w:pStyle w:val="Sottoparagrafo"/>
              <w:spacing w:before="0" w:after="0"/>
              <w:rPr>
                <w:bCs/>
              </w:rPr>
            </w:pPr>
            <w:r w:rsidRPr="0021111E">
              <w:rPr>
                <w:bCs/>
              </w:rPr>
              <w:t>Definition / Motivation</w:t>
            </w:r>
          </w:p>
        </w:tc>
        <w:tc>
          <w:tcPr>
            <w:tcW w:w="992" w:type="dxa"/>
          </w:tcPr>
          <w:p w14:paraId="2A9FA03F" w14:textId="77777777" w:rsidR="00F01D11" w:rsidRPr="0021111E" w:rsidRDefault="00F01D11" w:rsidP="00E5039D">
            <w:pPr>
              <w:keepNext/>
              <w:rPr>
                <w:b/>
              </w:rPr>
            </w:pPr>
            <w:r w:rsidRPr="0021111E">
              <w:rPr>
                <w:b/>
              </w:rPr>
              <w:t>Priority</w:t>
            </w:r>
          </w:p>
          <w:p w14:paraId="48D35DF3" w14:textId="77777777" w:rsidR="00F01D11" w:rsidRPr="00AB4CF9" w:rsidRDefault="00F01D11" w:rsidP="00E5039D">
            <w:pPr>
              <w:pStyle w:val="figura"/>
              <w:spacing w:before="0"/>
              <w:jc w:val="left"/>
            </w:pPr>
            <w:r w:rsidRPr="00AB4CF9">
              <w:t>M</w:t>
            </w:r>
          </w:p>
        </w:tc>
        <w:tc>
          <w:tcPr>
            <w:tcW w:w="992" w:type="dxa"/>
            <w:vMerge w:val="restart"/>
          </w:tcPr>
          <w:p w14:paraId="6FC8194A" w14:textId="77777777" w:rsidR="00F01D11" w:rsidRPr="0021111E" w:rsidRDefault="00F01D11" w:rsidP="00E5039D">
            <w:pPr>
              <w:pStyle w:val="Sottoparagrafo"/>
              <w:spacing w:before="0" w:after="0"/>
              <w:rPr>
                <w:bCs/>
              </w:rPr>
            </w:pPr>
            <w:r w:rsidRPr="0021111E">
              <w:rPr>
                <w:bCs/>
              </w:rPr>
              <w:t>Source</w:t>
            </w:r>
          </w:p>
          <w:p w14:paraId="6A7F2484" w14:textId="77777777" w:rsidR="00F01D11" w:rsidRPr="00AB4CF9" w:rsidRDefault="00F01D11" w:rsidP="00E5039D">
            <w:pPr>
              <w:keepNext/>
            </w:pPr>
            <w:r w:rsidRPr="00AB4CF9">
              <w:t>R&amp;D</w:t>
            </w:r>
            <w:r w:rsidRPr="00AB4CF9">
              <w:br/>
            </w:r>
          </w:p>
        </w:tc>
      </w:tr>
      <w:tr w:rsidR="00F01D11" w:rsidRPr="00AB4CF9" w14:paraId="5860B1D3" w14:textId="77777777" w:rsidTr="00E5039D">
        <w:trPr>
          <w:cantSplit/>
        </w:trPr>
        <w:tc>
          <w:tcPr>
            <w:tcW w:w="1276" w:type="dxa"/>
          </w:tcPr>
          <w:p w14:paraId="27E260EF" w14:textId="77777777" w:rsidR="00F01D11" w:rsidRPr="00AB4CF9" w:rsidRDefault="00F01D11" w:rsidP="00F97FB2">
            <w:pPr>
              <w:keepNext/>
              <w:tabs>
                <w:tab w:val="left" w:pos="5660"/>
                <w:tab w:val="left" w:pos="6820"/>
              </w:tabs>
              <w:rPr>
                <w:rFonts w:cs="Arial"/>
              </w:rPr>
            </w:pPr>
            <w:r w:rsidRPr="00AB4CF9">
              <w:rPr>
                <w:rFonts w:cs="Arial"/>
              </w:rPr>
              <w:t>FR</w:t>
            </w:r>
            <w:r w:rsidR="00811B78" w:rsidRPr="00AB4CF9">
              <w:rPr>
                <w:rFonts w:cs="Arial"/>
              </w:rPr>
              <w:t>_</w:t>
            </w:r>
            <w:r w:rsidR="00F97FB2" w:rsidRPr="00AB4CF9">
              <w:rPr>
                <w:rFonts w:cs="Arial"/>
              </w:rPr>
              <w:t>NV</w:t>
            </w:r>
            <w:r w:rsidRPr="00AB4CF9">
              <w:rPr>
                <w:rFonts w:cs="Arial"/>
              </w:rPr>
              <w:t>_</w:t>
            </w:r>
            <w:r w:rsidR="00F97FB2" w:rsidRPr="00AB4CF9">
              <w:rPr>
                <w:rFonts w:cs="Arial"/>
              </w:rPr>
              <w:t>1</w:t>
            </w:r>
          </w:p>
        </w:tc>
        <w:tc>
          <w:tcPr>
            <w:tcW w:w="6379" w:type="dxa"/>
          </w:tcPr>
          <w:p w14:paraId="32AD7755" w14:textId="77777777" w:rsidR="00F01D11" w:rsidRPr="0021111E" w:rsidRDefault="00F01D11" w:rsidP="00E5039D">
            <w:pPr>
              <w:autoSpaceDE w:val="0"/>
              <w:autoSpaceDN w:val="0"/>
              <w:adjustRightInd w:val="0"/>
              <w:rPr>
                <w:rFonts w:ascii="Helvetica-Bold" w:hAnsi="Helvetica-Bold" w:cs="Helvetica-Bold"/>
                <w:b/>
                <w:bCs/>
                <w:szCs w:val="20"/>
                <w:lang w:val="en-US" w:eastAsia="zh-CN"/>
              </w:rPr>
            </w:pPr>
            <w:r w:rsidRPr="0021111E">
              <w:rPr>
                <w:rFonts w:ascii="Helvetica-Bold" w:hAnsi="Helvetica-Bold" w:cs="Helvetica-Bold"/>
                <w:b/>
                <w:bCs/>
                <w:szCs w:val="20"/>
                <w:lang w:val="en-US" w:eastAsia="zh-CN"/>
              </w:rPr>
              <w:t>Non-Volatile Storage</w:t>
            </w:r>
          </w:p>
          <w:p w14:paraId="43C7CECC" w14:textId="77777777" w:rsidR="00E5039D" w:rsidRPr="00AB4CF9" w:rsidRDefault="00E5039D" w:rsidP="00AA0E20">
            <w:pPr>
              <w:pStyle w:val="ab"/>
              <w:numPr>
                <w:ilvl w:val="0"/>
                <w:numId w:val="3"/>
              </w:numPr>
              <w:autoSpaceDE w:val="0"/>
              <w:autoSpaceDN w:val="0"/>
              <w:adjustRightInd w:val="0"/>
            </w:pPr>
            <w:r w:rsidRPr="00AB4CF9">
              <w:rPr>
                <w:lang w:eastAsia="zh-CN"/>
              </w:rPr>
              <w:t xml:space="preserve">Customer configurations for the transmitter shall be saved within </w:t>
            </w:r>
            <w:r w:rsidR="00F97FB2" w:rsidRPr="00EC3BBF">
              <w:rPr>
                <w:lang w:eastAsia="zh-CN"/>
              </w:rPr>
              <w:t>1</w:t>
            </w:r>
            <w:r w:rsidRPr="00AB4CF9">
              <w:rPr>
                <w:lang w:eastAsia="zh-CN"/>
              </w:rPr>
              <w:t xml:space="preserve"> second once the parameter changed.</w:t>
            </w:r>
          </w:p>
          <w:p w14:paraId="6355368F" w14:textId="77777777" w:rsidR="00F01D11" w:rsidRPr="00AB4CF9" w:rsidRDefault="00F01D11" w:rsidP="00AA0E20">
            <w:pPr>
              <w:pStyle w:val="ab"/>
              <w:numPr>
                <w:ilvl w:val="0"/>
                <w:numId w:val="3"/>
              </w:numPr>
              <w:autoSpaceDE w:val="0"/>
              <w:autoSpaceDN w:val="0"/>
              <w:adjustRightInd w:val="0"/>
              <w:rPr>
                <w:lang w:eastAsia="zh-CN"/>
              </w:rPr>
            </w:pPr>
            <w:r w:rsidRPr="00AB4CF9">
              <w:t xml:space="preserve">The NV data shall be possible to be initialized by </w:t>
            </w:r>
            <w:r w:rsidR="00D258CB">
              <w:rPr>
                <w:rFonts w:hint="eastAsia"/>
                <w:lang w:eastAsia="zh-CN"/>
              </w:rPr>
              <w:t>Communication</w:t>
            </w:r>
            <w:r w:rsidR="00D258CB">
              <w:t>.</w:t>
            </w:r>
          </w:p>
          <w:p w14:paraId="571AEC9B" w14:textId="77777777" w:rsidR="00E5039D" w:rsidRPr="00AB4CF9" w:rsidRDefault="00E5039D" w:rsidP="00AA0E20">
            <w:pPr>
              <w:pStyle w:val="ab"/>
              <w:numPr>
                <w:ilvl w:val="0"/>
                <w:numId w:val="3"/>
              </w:numPr>
              <w:autoSpaceDE w:val="0"/>
              <w:autoSpaceDN w:val="0"/>
              <w:adjustRightInd w:val="0"/>
              <w:rPr>
                <w:lang w:eastAsia="zh-CN"/>
              </w:rPr>
            </w:pPr>
            <w:r w:rsidRPr="00AB4CF9">
              <w:t>Faults should be recognized</w:t>
            </w:r>
            <w:r w:rsidR="00AC2F1E">
              <w:t>(CRC16 protection)</w:t>
            </w:r>
            <w:r w:rsidRPr="00AB4CF9">
              <w:t xml:space="preserve"> and repaired</w:t>
            </w:r>
            <w:r w:rsidR="00AC2F1E">
              <w:t xml:space="preserve"> (Shadow copy)</w:t>
            </w:r>
            <w:r w:rsidRPr="00AB4CF9">
              <w:t>.</w:t>
            </w:r>
          </w:p>
          <w:p w14:paraId="3EF3DC49" w14:textId="77777777" w:rsidR="00AC2F1E" w:rsidRDefault="00E5039D" w:rsidP="00AA0E20">
            <w:pPr>
              <w:pStyle w:val="ab"/>
              <w:numPr>
                <w:ilvl w:val="0"/>
                <w:numId w:val="3"/>
              </w:numPr>
              <w:autoSpaceDE w:val="0"/>
              <w:autoSpaceDN w:val="0"/>
              <w:adjustRightInd w:val="0"/>
              <w:rPr>
                <w:lang w:eastAsia="zh-CN"/>
              </w:rPr>
            </w:pPr>
            <w:r w:rsidRPr="00AB4CF9">
              <w:t>Errors should be recognized</w:t>
            </w:r>
          </w:p>
          <w:p w14:paraId="2C56BE87" w14:textId="77777777" w:rsidR="00F01D11" w:rsidRPr="00AB4CF9" w:rsidRDefault="00E5039D" w:rsidP="00AA0E20">
            <w:pPr>
              <w:pStyle w:val="ab"/>
              <w:numPr>
                <w:ilvl w:val="0"/>
                <w:numId w:val="3"/>
              </w:numPr>
              <w:autoSpaceDE w:val="0"/>
              <w:autoSpaceDN w:val="0"/>
              <w:adjustRightInd w:val="0"/>
              <w:rPr>
                <w:lang w:eastAsia="zh-CN"/>
              </w:rPr>
            </w:pPr>
            <w:r w:rsidRPr="00AB4CF9">
              <w:t>Format</w:t>
            </w:r>
            <w:r w:rsidR="00F01D11" w:rsidRPr="00AB4CF9">
              <w:t xml:space="preserve"> NV data</w:t>
            </w:r>
            <w:r w:rsidRPr="00AB4CF9">
              <w:t xml:space="preserve"> could be enabled by specific CMDs</w:t>
            </w:r>
            <w:r w:rsidR="00F01D11" w:rsidRPr="00AB4CF9">
              <w:t>.</w:t>
            </w:r>
          </w:p>
          <w:p w14:paraId="16D80B00" w14:textId="77777777" w:rsidR="00F01D11" w:rsidRPr="00AB4CF9" w:rsidRDefault="00E5039D" w:rsidP="00AA0E20">
            <w:pPr>
              <w:pStyle w:val="ab"/>
              <w:numPr>
                <w:ilvl w:val="0"/>
                <w:numId w:val="3"/>
              </w:numPr>
              <w:autoSpaceDE w:val="0"/>
              <w:autoSpaceDN w:val="0"/>
              <w:adjustRightInd w:val="0"/>
              <w:rPr>
                <w:lang w:eastAsia="zh-CN"/>
              </w:rPr>
            </w:pPr>
            <w:r w:rsidRPr="00AB4CF9">
              <w:rPr>
                <w:lang w:eastAsia="zh-CN"/>
              </w:rPr>
              <w:t xml:space="preserve">Customers </w:t>
            </w:r>
            <w:r w:rsidRPr="00AB4CF9">
              <w:rPr>
                <w:rFonts w:ascii="Helvetica" w:hAnsi="Helvetica" w:cs="Helvetica"/>
                <w:szCs w:val="20"/>
                <w:lang w:val="en-US" w:eastAsia="zh-CN"/>
              </w:rPr>
              <w:t>are not allowed to format factory c</w:t>
            </w:r>
            <w:r w:rsidR="00F01D11" w:rsidRPr="00AB4CF9">
              <w:rPr>
                <w:rFonts w:ascii="Helvetica" w:hAnsi="Helvetica" w:cs="Helvetica"/>
                <w:szCs w:val="20"/>
                <w:lang w:val="en-US" w:eastAsia="zh-CN"/>
              </w:rPr>
              <w:t>alibration data</w:t>
            </w:r>
            <w:r w:rsidRPr="00AB4CF9">
              <w:rPr>
                <w:rFonts w:ascii="Helvetica" w:hAnsi="Helvetica" w:cs="Helvetica"/>
                <w:szCs w:val="20"/>
                <w:lang w:val="en-US" w:eastAsia="zh-CN"/>
              </w:rPr>
              <w:t>.</w:t>
            </w:r>
          </w:p>
          <w:p w14:paraId="792ABD30" w14:textId="77777777" w:rsidR="00E5039D" w:rsidRPr="00AB4CF9" w:rsidRDefault="00E5039D" w:rsidP="00AA0E20">
            <w:pPr>
              <w:pStyle w:val="ab"/>
              <w:numPr>
                <w:ilvl w:val="0"/>
                <w:numId w:val="3"/>
              </w:numPr>
              <w:autoSpaceDE w:val="0"/>
              <w:autoSpaceDN w:val="0"/>
              <w:adjustRightInd w:val="0"/>
              <w:rPr>
                <w:lang w:eastAsia="zh-CN"/>
              </w:rPr>
            </w:pPr>
            <w:r w:rsidRPr="00AB4CF9">
              <w:rPr>
                <w:rFonts w:ascii="Helvetica" w:hAnsi="Helvetica" w:cs="Helvetica"/>
                <w:szCs w:val="20"/>
                <w:lang w:val="en-US" w:eastAsia="zh-CN"/>
              </w:rPr>
              <w:t>Cyclic asynchronous saving.</w:t>
            </w:r>
          </w:p>
        </w:tc>
        <w:tc>
          <w:tcPr>
            <w:tcW w:w="992" w:type="dxa"/>
          </w:tcPr>
          <w:p w14:paraId="77A8D17F" w14:textId="77777777" w:rsidR="00F01D11" w:rsidRPr="0021111E" w:rsidRDefault="00F01D11" w:rsidP="00E5039D">
            <w:pPr>
              <w:keepNext/>
              <w:rPr>
                <w:b/>
              </w:rPr>
            </w:pPr>
            <w:r w:rsidRPr="0021111E">
              <w:rPr>
                <w:b/>
              </w:rPr>
              <w:t>Stability</w:t>
            </w:r>
          </w:p>
          <w:p w14:paraId="2279E71B" w14:textId="77777777" w:rsidR="00F01D11" w:rsidRPr="00AB4CF9" w:rsidRDefault="00F01D11" w:rsidP="00E5039D">
            <w:pPr>
              <w:pStyle w:val="figura"/>
              <w:spacing w:before="0"/>
              <w:jc w:val="left"/>
            </w:pPr>
            <w:r w:rsidRPr="00AB4CF9">
              <w:t>C</w:t>
            </w:r>
          </w:p>
        </w:tc>
        <w:tc>
          <w:tcPr>
            <w:tcW w:w="992" w:type="dxa"/>
            <w:vMerge/>
          </w:tcPr>
          <w:p w14:paraId="39A3B4ED" w14:textId="77777777" w:rsidR="00F01D11" w:rsidRPr="00AB4CF9" w:rsidRDefault="00F01D11" w:rsidP="00E5039D">
            <w:pPr>
              <w:keepNext/>
            </w:pPr>
          </w:p>
        </w:tc>
      </w:tr>
    </w:tbl>
    <w:p w14:paraId="1092E1AB" w14:textId="77777777" w:rsidR="00F01D11" w:rsidRPr="00AB4CF9" w:rsidRDefault="00F01D11" w:rsidP="00F01D11">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F01D11" w:rsidRPr="00AB4CF9" w14:paraId="36DF657A" w14:textId="77777777" w:rsidTr="00E5039D">
        <w:trPr>
          <w:cantSplit/>
          <w:trHeight w:val="519"/>
          <w:tblHeader/>
        </w:trPr>
        <w:tc>
          <w:tcPr>
            <w:tcW w:w="1276" w:type="dxa"/>
          </w:tcPr>
          <w:p w14:paraId="6DE813D1" w14:textId="77777777" w:rsidR="00F01D11" w:rsidRPr="0021111E" w:rsidRDefault="00F01D11" w:rsidP="00E5039D">
            <w:pPr>
              <w:pStyle w:val="Sottoparagrafo"/>
              <w:spacing w:before="0" w:after="0"/>
              <w:rPr>
                <w:bCs/>
              </w:rPr>
            </w:pPr>
            <w:r w:rsidRPr="0021111E">
              <w:rPr>
                <w:bCs/>
              </w:rPr>
              <w:t>Ident.</w:t>
            </w:r>
          </w:p>
        </w:tc>
        <w:tc>
          <w:tcPr>
            <w:tcW w:w="6379" w:type="dxa"/>
          </w:tcPr>
          <w:p w14:paraId="7B4D29B1" w14:textId="77777777" w:rsidR="00F01D11" w:rsidRPr="0021111E" w:rsidRDefault="00F01D11" w:rsidP="00E5039D">
            <w:pPr>
              <w:pStyle w:val="Sottoparagrafo"/>
              <w:spacing w:before="0" w:after="0"/>
              <w:rPr>
                <w:bCs/>
              </w:rPr>
            </w:pPr>
            <w:r w:rsidRPr="0021111E">
              <w:rPr>
                <w:bCs/>
              </w:rPr>
              <w:t>Definition / Motivation</w:t>
            </w:r>
          </w:p>
        </w:tc>
        <w:tc>
          <w:tcPr>
            <w:tcW w:w="992" w:type="dxa"/>
          </w:tcPr>
          <w:p w14:paraId="5A455360" w14:textId="77777777" w:rsidR="00F01D11" w:rsidRPr="0021111E" w:rsidRDefault="00F01D11" w:rsidP="00E5039D">
            <w:pPr>
              <w:keepNext/>
              <w:rPr>
                <w:b/>
              </w:rPr>
            </w:pPr>
            <w:r w:rsidRPr="0021111E">
              <w:rPr>
                <w:b/>
              </w:rPr>
              <w:t>Priority</w:t>
            </w:r>
          </w:p>
          <w:p w14:paraId="309C6F41" w14:textId="77777777" w:rsidR="00F01D11" w:rsidRPr="00AB4CF9" w:rsidRDefault="00F01D11" w:rsidP="00E5039D">
            <w:pPr>
              <w:pStyle w:val="figura"/>
              <w:spacing w:before="0"/>
              <w:jc w:val="left"/>
            </w:pPr>
            <w:r w:rsidRPr="00AB4CF9">
              <w:t>M</w:t>
            </w:r>
          </w:p>
        </w:tc>
        <w:tc>
          <w:tcPr>
            <w:tcW w:w="992" w:type="dxa"/>
            <w:vMerge w:val="restart"/>
          </w:tcPr>
          <w:p w14:paraId="7C64E13C" w14:textId="77777777" w:rsidR="00F01D11" w:rsidRPr="0021111E" w:rsidRDefault="00F01D11" w:rsidP="00E5039D">
            <w:pPr>
              <w:pStyle w:val="Sottoparagrafo"/>
              <w:spacing w:before="0" w:after="0"/>
              <w:rPr>
                <w:bCs/>
              </w:rPr>
            </w:pPr>
            <w:r w:rsidRPr="0021111E">
              <w:rPr>
                <w:bCs/>
              </w:rPr>
              <w:t>Source</w:t>
            </w:r>
          </w:p>
          <w:p w14:paraId="4521A5B8" w14:textId="77777777" w:rsidR="00F01D11" w:rsidRPr="00AB4CF9" w:rsidRDefault="00F01D11" w:rsidP="00E5039D">
            <w:pPr>
              <w:keepNext/>
            </w:pPr>
            <w:r w:rsidRPr="00AB4CF9">
              <w:t>R&amp;D</w:t>
            </w:r>
            <w:r w:rsidRPr="00AB4CF9">
              <w:br/>
            </w:r>
          </w:p>
        </w:tc>
      </w:tr>
      <w:tr w:rsidR="00F01D11" w:rsidRPr="00AB4CF9" w14:paraId="7177ACF8" w14:textId="77777777" w:rsidTr="00E5039D">
        <w:trPr>
          <w:cantSplit/>
        </w:trPr>
        <w:tc>
          <w:tcPr>
            <w:tcW w:w="1276" w:type="dxa"/>
          </w:tcPr>
          <w:p w14:paraId="3344C6CC" w14:textId="77777777" w:rsidR="00F01D11" w:rsidRPr="00AB4CF9" w:rsidRDefault="00F01D11" w:rsidP="00F97FB2">
            <w:pPr>
              <w:keepNext/>
              <w:tabs>
                <w:tab w:val="left" w:pos="5660"/>
                <w:tab w:val="left" w:pos="6820"/>
              </w:tabs>
              <w:rPr>
                <w:rFonts w:cs="Arial"/>
              </w:rPr>
            </w:pPr>
            <w:r w:rsidRPr="00AB4CF9">
              <w:rPr>
                <w:rFonts w:cs="Arial"/>
              </w:rPr>
              <w:t>FR</w:t>
            </w:r>
            <w:r w:rsidR="00811B78" w:rsidRPr="00AB4CF9">
              <w:rPr>
                <w:rFonts w:cs="Arial"/>
              </w:rPr>
              <w:t>_</w:t>
            </w:r>
            <w:r w:rsidR="00F97FB2" w:rsidRPr="00AB4CF9">
              <w:rPr>
                <w:rFonts w:cs="Arial"/>
              </w:rPr>
              <w:t>NV</w:t>
            </w:r>
            <w:r w:rsidRPr="00AB4CF9">
              <w:rPr>
                <w:rFonts w:cs="Arial"/>
              </w:rPr>
              <w:t>_</w:t>
            </w:r>
            <w:r w:rsidR="00F97FB2" w:rsidRPr="00AB4CF9">
              <w:rPr>
                <w:rFonts w:cs="Arial"/>
              </w:rPr>
              <w:t>2</w:t>
            </w:r>
          </w:p>
        </w:tc>
        <w:tc>
          <w:tcPr>
            <w:tcW w:w="6379" w:type="dxa"/>
          </w:tcPr>
          <w:p w14:paraId="708B52E7" w14:textId="77777777" w:rsidR="00F01D11" w:rsidRPr="0021111E" w:rsidRDefault="00F01D11" w:rsidP="00E5039D">
            <w:pPr>
              <w:autoSpaceDE w:val="0"/>
              <w:autoSpaceDN w:val="0"/>
              <w:adjustRightInd w:val="0"/>
              <w:rPr>
                <w:rFonts w:ascii="Helvetica-Bold" w:hAnsi="Helvetica-Bold" w:cs="Helvetica-Bold"/>
                <w:b/>
                <w:bCs/>
                <w:szCs w:val="20"/>
                <w:lang w:val="en-US" w:eastAsia="zh-CN"/>
              </w:rPr>
            </w:pPr>
            <w:r w:rsidRPr="0021111E">
              <w:rPr>
                <w:rFonts w:ascii="Helvetica-Bold" w:hAnsi="Helvetica-Bold" w:cs="Helvetica-Bold"/>
                <w:b/>
                <w:bCs/>
                <w:szCs w:val="20"/>
                <w:lang w:val="en-US" w:eastAsia="zh-CN"/>
              </w:rPr>
              <w:t>Operation of Non-Volatile Storage</w:t>
            </w:r>
          </w:p>
          <w:p w14:paraId="2BF85D1B" w14:textId="77777777" w:rsidR="00F01D11" w:rsidRPr="00AB4CF9" w:rsidRDefault="00F01D11" w:rsidP="00AA0E20">
            <w:pPr>
              <w:pStyle w:val="ab"/>
              <w:numPr>
                <w:ilvl w:val="0"/>
                <w:numId w:val="6"/>
              </w:numPr>
              <w:autoSpaceDE w:val="0"/>
              <w:autoSpaceDN w:val="0"/>
              <w:adjustRightInd w:val="0"/>
              <w:rPr>
                <w:lang w:val="en-US"/>
              </w:rPr>
            </w:pPr>
            <w:r w:rsidRPr="00AB4CF9">
              <w:rPr>
                <w:rFonts w:ascii="Helvetica" w:hAnsi="Helvetica" w:cs="Helvetica"/>
                <w:szCs w:val="20"/>
                <w:lang w:val="en-US" w:eastAsia="zh-CN"/>
              </w:rPr>
              <w:t xml:space="preserve">Reset </w:t>
            </w:r>
            <w:r w:rsidR="00F30310" w:rsidRPr="00AB4CF9">
              <w:rPr>
                <w:rFonts w:ascii="Helvetica" w:hAnsi="Helvetica" w:cs="Helvetica"/>
                <w:szCs w:val="20"/>
                <w:lang w:val="en-US" w:eastAsia="zh-CN"/>
              </w:rPr>
              <w:t>t</w:t>
            </w:r>
            <w:r w:rsidRPr="00AB4CF9">
              <w:rPr>
                <w:rFonts w:ascii="Helvetica" w:hAnsi="Helvetica" w:cs="Helvetica"/>
                <w:szCs w:val="20"/>
                <w:lang w:val="en-US" w:eastAsia="zh-CN"/>
              </w:rPr>
              <w:t>o Default,</w:t>
            </w:r>
            <w:r w:rsidRPr="00AB4CF9">
              <w:rPr>
                <w:bCs/>
              </w:rPr>
              <w:t xml:space="preserve"> Provide a method to reset variables to default stored in</w:t>
            </w:r>
            <w:r w:rsidR="00985A70" w:rsidRPr="00AB4CF9">
              <w:rPr>
                <w:bCs/>
              </w:rPr>
              <w:t xml:space="preserve"> ROM or</w:t>
            </w:r>
            <w:r w:rsidRPr="00AB4CF9">
              <w:rPr>
                <w:bCs/>
              </w:rPr>
              <w:t xml:space="preserve"> NV memory.</w:t>
            </w:r>
          </w:p>
          <w:p w14:paraId="7218B1F1" w14:textId="77777777" w:rsidR="00F01D11" w:rsidRPr="00AB4CF9" w:rsidRDefault="00F01D11" w:rsidP="00AA0E20">
            <w:pPr>
              <w:pStyle w:val="ab"/>
              <w:numPr>
                <w:ilvl w:val="0"/>
                <w:numId w:val="6"/>
              </w:numPr>
              <w:autoSpaceDE w:val="0"/>
              <w:autoSpaceDN w:val="0"/>
              <w:adjustRightInd w:val="0"/>
              <w:rPr>
                <w:lang w:val="en-US"/>
              </w:rPr>
            </w:pPr>
            <w:r w:rsidRPr="00AB4CF9">
              <w:t>Load Rom Default. Provide a method to initialize variables with ROM default value.</w:t>
            </w:r>
          </w:p>
          <w:p w14:paraId="386F6249" w14:textId="77777777" w:rsidR="00F01D11" w:rsidRPr="00AB4CF9" w:rsidRDefault="00F01D11" w:rsidP="00AA0E20">
            <w:pPr>
              <w:pStyle w:val="ab"/>
              <w:numPr>
                <w:ilvl w:val="0"/>
                <w:numId w:val="6"/>
              </w:numPr>
              <w:autoSpaceDE w:val="0"/>
              <w:autoSpaceDN w:val="0"/>
              <w:adjustRightInd w:val="0"/>
              <w:rPr>
                <w:lang w:eastAsia="zh-CN"/>
              </w:rPr>
            </w:pPr>
            <w:r w:rsidRPr="00AB4CF9">
              <w:t xml:space="preserve">Save As Default. Provide a method to save variables as default which </w:t>
            </w:r>
            <w:r w:rsidR="007D485B" w:rsidRPr="00AB4CF9">
              <w:t>also be saved</w:t>
            </w:r>
            <w:r w:rsidRPr="00AB4CF9">
              <w:t xml:space="preserve"> in NV memory.</w:t>
            </w:r>
          </w:p>
        </w:tc>
        <w:tc>
          <w:tcPr>
            <w:tcW w:w="992" w:type="dxa"/>
          </w:tcPr>
          <w:p w14:paraId="241A6E8D" w14:textId="77777777" w:rsidR="00F01D11" w:rsidRPr="0021111E" w:rsidRDefault="00F01D11" w:rsidP="00E5039D">
            <w:pPr>
              <w:keepNext/>
              <w:rPr>
                <w:b/>
              </w:rPr>
            </w:pPr>
            <w:r w:rsidRPr="0021111E">
              <w:rPr>
                <w:b/>
              </w:rPr>
              <w:t>Stability</w:t>
            </w:r>
          </w:p>
          <w:p w14:paraId="250FDD82" w14:textId="77777777" w:rsidR="00F01D11" w:rsidRPr="00AB4CF9" w:rsidRDefault="00F01D11" w:rsidP="00E5039D">
            <w:pPr>
              <w:pStyle w:val="figura"/>
              <w:spacing w:before="0"/>
              <w:jc w:val="left"/>
            </w:pPr>
            <w:r w:rsidRPr="00AB4CF9">
              <w:t>C</w:t>
            </w:r>
          </w:p>
        </w:tc>
        <w:tc>
          <w:tcPr>
            <w:tcW w:w="992" w:type="dxa"/>
            <w:vMerge/>
          </w:tcPr>
          <w:p w14:paraId="6CB1863C" w14:textId="77777777" w:rsidR="00F01D11" w:rsidRPr="00AB4CF9" w:rsidRDefault="00F01D11" w:rsidP="00E5039D">
            <w:pPr>
              <w:keepNext/>
            </w:pPr>
          </w:p>
        </w:tc>
      </w:tr>
    </w:tbl>
    <w:p w14:paraId="1733ABFE" w14:textId="77777777" w:rsidR="000E05E0" w:rsidRPr="00AB4CF9" w:rsidRDefault="000E05E0" w:rsidP="006537A3">
      <w:pPr>
        <w:rPr>
          <w:lang w:val="en-GB"/>
        </w:rPr>
      </w:pPr>
    </w:p>
    <w:p w14:paraId="3459F987" w14:textId="77777777" w:rsidR="00E5039D" w:rsidRPr="00AB4CF9" w:rsidRDefault="00C9509B" w:rsidP="00E5039D">
      <w:pPr>
        <w:pStyle w:val="2"/>
        <w:rPr>
          <w:lang w:val="en-GB"/>
        </w:rPr>
      </w:pPr>
      <w:bookmarkStart w:id="25" w:name="_Toc466386096"/>
      <w:r>
        <w:rPr>
          <w:lang w:val="en-GB"/>
        </w:rPr>
        <w:t>Shell</w:t>
      </w:r>
      <w:bookmarkEnd w:id="25"/>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F01D11" w:rsidRPr="00AB4CF9" w14:paraId="2B873726" w14:textId="77777777" w:rsidTr="00E5039D">
        <w:trPr>
          <w:cantSplit/>
          <w:trHeight w:val="519"/>
          <w:tblHeader/>
        </w:trPr>
        <w:tc>
          <w:tcPr>
            <w:tcW w:w="1276" w:type="dxa"/>
          </w:tcPr>
          <w:p w14:paraId="7AC68A1A" w14:textId="77777777" w:rsidR="00F01D11" w:rsidRPr="0021111E" w:rsidRDefault="00F01D11" w:rsidP="00E5039D">
            <w:pPr>
              <w:pStyle w:val="Sottoparagrafo"/>
              <w:spacing w:before="0" w:after="0"/>
              <w:rPr>
                <w:bCs/>
              </w:rPr>
            </w:pPr>
            <w:r w:rsidRPr="0021111E">
              <w:rPr>
                <w:bCs/>
              </w:rPr>
              <w:t>Ident.</w:t>
            </w:r>
          </w:p>
        </w:tc>
        <w:tc>
          <w:tcPr>
            <w:tcW w:w="6379" w:type="dxa"/>
          </w:tcPr>
          <w:p w14:paraId="2DAD1463" w14:textId="77777777" w:rsidR="00F01D11" w:rsidRPr="0021111E" w:rsidRDefault="00F01D11" w:rsidP="00E5039D">
            <w:pPr>
              <w:pStyle w:val="Sottoparagrafo"/>
              <w:spacing w:before="0" w:after="0"/>
              <w:rPr>
                <w:bCs/>
              </w:rPr>
            </w:pPr>
            <w:r w:rsidRPr="0021111E">
              <w:rPr>
                <w:bCs/>
              </w:rPr>
              <w:t>Definition / Motivation</w:t>
            </w:r>
          </w:p>
        </w:tc>
        <w:tc>
          <w:tcPr>
            <w:tcW w:w="992" w:type="dxa"/>
          </w:tcPr>
          <w:p w14:paraId="63F3E710" w14:textId="77777777" w:rsidR="00F01D11" w:rsidRPr="0021111E" w:rsidRDefault="00F01D11" w:rsidP="00E5039D">
            <w:pPr>
              <w:keepNext/>
              <w:rPr>
                <w:b/>
              </w:rPr>
            </w:pPr>
            <w:r w:rsidRPr="0021111E">
              <w:rPr>
                <w:b/>
              </w:rPr>
              <w:t>Priority</w:t>
            </w:r>
          </w:p>
          <w:p w14:paraId="1EF44D7F" w14:textId="77777777" w:rsidR="00F01D11" w:rsidRPr="00AB4CF9" w:rsidRDefault="00F01D11" w:rsidP="00E5039D">
            <w:pPr>
              <w:pStyle w:val="figura"/>
              <w:spacing w:before="0"/>
              <w:jc w:val="left"/>
            </w:pPr>
            <w:r w:rsidRPr="00AB4CF9">
              <w:t>M</w:t>
            </w:r>
          </w:p>
        </w:tc>
        <w:tc>
          <w:tcPr>
            <w:tcW w:w="992" w:type="dxa"/>
            <w:vMerge w:val="restart"/>
          </w:tcPr>
          <w:p w14:paraId="1D4DBE35" w14:textId="77777777" w:rsidR="00F01D11" w:rsidRPr="0021111E" w:rsidRDefault="00F01D11" w:rsidP="00E5039D">
            <w:pPr>
              <w:pStyle w:val="Sottoparagrafo"/>
              <w:spacing w:before="0" w:after="0"/>
              <w:rPr>
                <w:bCs/>
              </w:rPr>
            </w:pPr>
            <w:r w:rsidRPr="0021111E">
              <w:rPr>
                <w:bCs/>
              </w:rPr>
              <w:t>Source</w:t>
            </w:r>
          </w:p>
          <w:p w14:paraId="4A86AC27" w14:textId="77777777" w:rsidR="00F01D11" w:rsidRPr="00AB4CF9" w:rsidRDefault="00F01D11" w:rsidP="00E5039D">
            <w:pPr>
              <w:keepNext/>
            </w:pPr>
            <w:r w:rsidRPr="00AB4CF9">
              <w:t>R&amp;D</w:t>
            </w:r>
            <w:r w:rsidRPr="00AB4CF9">
              <w:br/>
            </w:r>
          </w:p>
        </w:tc>
      </w:tr>
      <w:tr w:rsidR="00F01D11" w:rsidRPr="00AB4CF9" w14:paraId="641629E3" w14:textId="77777777" w:rsidTr="00E5039D">
        <w:trPr>
          <w:cantSplit/>
        </w:trPr>
        <w:tc>
          <w:tcPr>
            <w:tcW w:w="1276" w:type="dxa"/>
          </w:tcPr>
          <w:p w14:paraId="7D5B849E" w14:textId="77777777" w:rsidR="00F01D11" w:rsidRPr="00AB4CF9" w:rsidRDefault="00F01D11" w:rsidP="00A479E5">
            <w:pPr>
              <w:keepNext/>
              <w:tabs>
                <w:tab w:val="left" w:pos="5660"/>
                <w:tab w:val="left" w:pos="6820"/>
              </w:tabs>
              <w:rPr>
                <w:rFonts w:cs="Arial"/>
              </w:rPr>
            </w:pPr>
            <w:r w:rsidRPr="00AB4CF9">
              <w:rPr>
                <w:rFonts w:cs="Arial"/>
              </w:rPr>
              <w:t>FR</w:t>
            </w:r>
            <w:r w:rsidR="00811B78" w:rsidRPr="00AB4CF9">
              <w:rPr>
                <w:rFonts w:cs="Arial"/>
              </w:rPr>
              <w:t>_</w:t>
            </w:r>
            <w:r w:rsidR="00A479E5" w:rsidRPr="00AB4CF9">
              <w:rPr>
                <w:rFonts w:cs="Arial"/>
              </w:rPr>
              <w:t>SP</w:t>
            </w:r>
            <w:r w:rsidRPr="00AB4CF9">
              <w:rPr>
                <w:rFonts w:cs="Arial"/>
              </w:rPr>
              <w:t>_</w:t>
            </w:r>
            <w:r w:rsidR="00A479E5" w:rsidRPr="00AB4CF9">
              <w:rPr>
                <w:rFonts w:cs="Arial"/>
              </w:rPr>
              <w:t>1</w:t>
            </w:r>
          </w:p>
        </w:tc>
        <w:tc>
          <w:tcPr>
            <w:tcW w:w="6379" w:type="dxa"/>
          </w:tcPr>
          <w:p w14:paraId="3AFB9D1B" w14:textId="77777777" w:rsidR="00F01D11" w:rsidRPr="0021111E" w:rsidRDefault="00C9509B" w:rsidP="00E5039D">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Shell</w:t>
            </w:r>
          </w:p>
          <w:p w14:paraId="61C6EA73" w14:textId="77777777" w:rsidR="00F01D11" w:rsidRPr="00AB4CF9" w:rsidRDefault="00C9509B" w:rsidP="00AA0E20">
            <w:pPr>
              <w:pStyle w:val="ab"/>
              <w:keepNext/>
              <w:numPr>
                <w:ilvl w:val="0"/>
                <w:numId w:val="4"/>
              </w:numPr>
              <w:autoSpaceDE w:val="0"/>
              <w:autoSpaceDN w:val="0"/>
              <w:adjustRightInd w:val="0"/>
              <w:rPr>
                <w:lang w:val="en-GB"/>
              </w:rPr>
            </w:pPr>
            <w:r>
              <w:rPr>
                <w:rFonts w:ascii="Helvetica" w:hAnsi="Helvetica" w:cs="Helvetica"/>
                <w:szCs w:val="20"/>
                <w:lang w:val="en-US" w:eastAsia="zh-CN"/>
              </w:rPr>
              <w:t>Use USART2 as shell ports, fix setting, 115200, 8, 1</w:t>
            </w:r>
            <w:r w:rsidR="00537543">
              <w:rPr>
                <w:rFonts w:ascii="Helvetica" w:hAnsi="Helvetica" w:cs="Helvetica"/>
                <w:szCs w:val="20"/>
                <w:lang w:val="en-US" w:eastAsia="zh-CN"/>
              </w:rPr>
              <w:t>,</w:t>
            </w:r>
            <w:r>
              <w:rPr>
                <w:rFonts w:ascii="Helvetica" w:hAnsi="Helvetica" w:cs="Helvetica"/>
                <w:szCs w:val="20"/>
                <w:lang w:val="en-US" w:eastAsia="zh-CN"/>
              </w:rPr>
              <w:t xml:space="preserve"> </w:t>
            </w:r>
            <w:r w:rsidR="009D402A">
              <w:rPr>
                <w:rFonts w:ascii="Helvetica" w:hAnsi="Helvetica" w:cs="Helvetica"/>
                <w:szCs w:val="20"/>
                <w:lang w:val="en-US" w:eastAsia="zh-CN"/>
              </w:rPr>
              <w:t>none</w:t>
            </w:r>
            <w:r w:rsidR="00537543">
              <w:rPr>
                <w:rFonts w:ascii="Helvetica" w:hAnsi="Helvetica" w:cs="Helvetica"/>
                <w:szCs w:val="20"/>
                <w:lang w:val="en-US" w:eastAsia="zh-CN"/>
              </w:rPr>
              <w:t>.</w:t>
            </w:r>
          </w:p>
          <w:p w14:paraId="271D2F38" w14:textId="77777777" w:rsidR="00F01D11" w:rsidRPr="00AB4CF9" w:rsidRDefault="00C9509B" w:rsidP="00AA0E20">
            <w:pPr>
              <w:pStyle w:val="ab"/>
              <w:keepNext/>
              <w:numPr>
                <w:ilvl w:val="0"/>
                <w:numId w:val="4"/>
              </w:numPr>
              <w:autoSpaceDE w:val="0"/>
              <w:autoSpaceDN w:val="0"/>
              <w:adjustRightInd w:val="0"/>
              <w:rPr>
                <w:lang w:val="en-GB"/>
              </w:rPr>
            </w:pPr>
            <w:r>
              <w:rPr>
                <w:lang w:eastAsia="zh-CN"/>
              </w:rPr>
              <w:t>Shall support putty as the remote console.</w:t>
            </w:r>
          </w:p>
          <w:p w14:paraId="25A95156" w14:textId="77777777" w:rsidR="00F01D11" w:rsidRPr="00AB4CF9" w:rsidRDefault="00F01D11" w:rsidP="00AA0E20">
            <w:pPr>
              <w:pStyle w:val="ab"/>
              <w:keepNext/>
              <w:numPr>
                <w:ilvl w:val="0"/>
                <w:numId w:val="4"/>
              </w:numPr>
              <w:autoSpaceDE w:val="0"/>
              <w:autoSpaceDN w:val="0"/>
              <w:adjustRightInd w:val="0"/>
              <w:rPr>
                <w:lang w:val="en-GB"/>
              </w:rPr>
            </w:pPr>
            <w:r w:rsidRPr="00AB4CF9">
              <w:rPr>
                <w:lang w:val="en-GB"/>
              </w:rPr>
              <w:t>Shall support following commands:</w:t>
            </w:r>
          </w:p>
          <w:p w14:paraId="6BA2097C" w14:textId="77777777" w:rsidR="00F01D11" w:rsidRPr="00AB4CF9" w:rsidRDefault="00F01D11" w:rsidP="00AA0E20">
            <w:pPr>
              <w:pStyle w:val="ab"/>
              <w:keepNext/>
              <w:numPr>
                <w:ilvl w:val="0"/>
                <w:numId w:val="5"/>
              </w:numPr>
            </w:pPr>
            <w:r w:rsidRPr="00AB4CF9">
              <w:t>Read Object</w:t>
            </w:r>
          </w:p>
          <w:p w14:paraId="4252D18F" w14:textId="77777777" w:rsidR="00F01D11" w:rsidRPr="00AB4CF9" w:rsidRDefault="00F01D11" w:rsidP="00AA0E20">
            <w:pPr>
              <w:pStyle w:val="ab"/>
              <w:keepNext/>
              <w:numPr>
                <w:ilvl w:val="0"/>
                <w:numId w:val="5"/>
              </w:numPr>
            </w:pPr>
            <w:r w:rsidRPr="00AB4CF9">
              <w:t>Write Object</w:t>
            </w:r>
          </w:p>
          <w:p w14:paraId="7E3E29FF" w14:textId="77777777" w:rsidR="00F01D11" w:rsidRPr="00AB4CF9" w:rsidRDefault="00F01D11" w:rsidP="00AA0E20">
            <w:pPr>
              <w:pStyle w:val="ab"/>
              <w:keepNext/>
              <w:numPr>
                <w:ilvl w:val="0"/>
                <w:numId w:val="5"/>
              </w:numPr>
            </w:pPr>
            <w:r w:rsidRPr="00AB4CF9">
              <w:t>Read Memory</w:t>
            </w:r>
          </w:p>
          <w:p w14:paraId="31DE0DAE" w14:textId="77777777" w:rsidR="00F01D11" w:rsidRPr="00AB4CF9" w:rsidRDefault="00F01D11" w:rsidP="00AA0E20">
            <w:pPr>
              <w:pStyle w:val="ab"/>
              <w:keepNext/>
              <w:numPr>
                <w:ilvl w:val="0"/>
                <w:numId w:val="5"/>
              </w:numPr>
            </w:pPr>
            <w:r w:rsidRPr="00AB4CF9">
              <w:t>Write Memory</w:t>
            </w:r>
          </w:p>
        </w:tc>
        <w:tc>
          <w:tcPr>
            <w:tcW w:w="992" w:type="dxa"/>
          </w:tcPr>
          <w:p w14:paraId="2EBF915F" w14:textId="77777777" w:rsidR="00F01D11" w:rsidRPr="0021111E" w:rsidRDefault="00F01D11" w:rsidP="00E5039D">
            <w:pPr>
              <w:keepNext/>
              <w:rPr>
                <w:b/>
              </w:rPr>
            </w:pPr>
            <w:r w:rsidRPr="0021111E">
              <w:rPr>
                <w:b/>
              </w:rPr>
              <w:t>Stability</w:t>
            </w:r>
          </w:p>
          <w:p w14:paraId="0638B618" w14:textId="77777777" w:rsidR="00F01D11" w:rsidRPr="00AB4CF9" w:rsidRDefault="00F01D11" w:rsidP="00E5039D">
            <w:pPr>
              <w:pStyle w:val="figura"/>
              <w:spacing w:before="0"/>
              <w:jc w:val="left"/>
            </w:pPr>
            <w:r w:rsidRPr="00AB4CF9">
              <w:t>C</w:t>
            </w:r>
          </w:p>
        </w:tc>
        <w:tc>
          <w:tcPr>
            <w:tcW w:w="992" w:type="dxa"/>
            <w:vMerge/>
          </w:tcPr>
          <w:p w14:paraId="48AE5C42" w14:textId="77777777" w:rsidR="00F01D11" w:rsidRPr="00AB4CF9" w:rsidRDefault="00F01D11" w:rsidP="00E5039D">
            <w:pPr>
              <w:keepNext/>
            </w:pPr>
          </w:p>
        </w:tc>
      </w:tr>
    </w:tbl>
    <w:p w14:paraId="4151E878" w14:textId="77777777" w:rsidR="00F01D11" w:rsidRPr="00AB4CF9" w:rsidRDefault="00F01D11" w:rsidP="00F01D11">
      <w:pPr>
        <w:rPr>
          <w:color w:val="0000FF"/>
          <w:lang w:val="fr-FR"/>
        </w:rPr>
      </w:pPr>
    </w:p>
    <w:p w14:paraId="7E5018DC" w14:textId="77777777" w:rsidR="00E5039D" w:rsidRDefault="00612213" w:rsidP="009F6614">
      <w:pPr>
        <w:pStyle w:val="2"/>
      </w:pPr>
      <w:bookmarkStart w:id="26" w:name="_Toc466386097"/>
      <w:r>
        <w:t>Measurement</w:t>
      </w:r>
      <w:bookmarkEnd w:id="26"/>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AF3C18" w:rsidRPr="00AB4CF9" w14:paraId="1232E38C" w14:textId="77777777" w:rsidTr="006D3521">
        <w:trPr>
          <w:cantSplit/>
          <w:trHeight w:val="519"/>
          <w:tblHeader/>
        </w:trPr>
        <w:tc>
          <w:tcPr>
            <w:tcW w:w="1276" w:type="dxa"/>
          </w:tcPr>
          <w:p w14:paraId="61D6A4E2" w14:textId="77777777" w:rsidR="00AF3C18" w:rsidRPr="0021111E" w:rsidRDefault="00AF3C18" w:rsidP="006D3521">
            <w:pPr>
              <w:pStyle w:val="Sottoparagrafo"/>
              <w:spacing w:before="0" w:after="0"/>
              <w:rPr>
                <w:bCs/>
              </w:rPr>
            </w:pPr>
            <w:r w:rsidRPr="0021111E">
              <w:rPr>
                <w:bCs/>
              </w:rPr>
              <w:t>Ident.</w:t>
            </w:r>
          </w:p>
        </w:tc>
        <w:tc>
          <w:tcPr>
            <w:tcW w:w="6379" w:type="dxa"/>
          </w:tcPr>
          <w:p w14:paraId="028060C6" w14:textId="77777777" w:rsidR="00AF3C18" w:rsidRPr="0021111E" w:rsidRDefault="00AF3C18" w:rsidP="006D3521">
            <w:pPr>
              <w:pStyle w:val="Sottoparagrafo"/>
              <w:spacing w:before="0" w:after="0"/>
              <w:rPr>
                <w:bCs/>
              </w:rPr>
            </w:pPr>
            <w:r w:rsidRPr="0021111E">
              <w:rPr>
                <w:bCs/>
              </w:rPr>
              <w:t>Definition / Motivation</w:t>
            </w:r>
          </w:p>
        </w:tc>
        <w:tc>
          <w:tcPr>
            <w:tcW w:w="992" w:type="dxa"/>
          </w:tcPr>
          <w:p w14:paraId="120D4A46" w14:textId="77777777" w:rsidR="00AF3C18" w:rsidRPr="0021111E" w:rsidRDefault="00AF3C18" w:rsidP="006D3521">
            <w:pPr>
              <w:keepNext/>
              <w:rPr>
                <w:b/>
              </w:rPr>
            </w:pPr>
            <w:r w:rsidRPr="0021111E">
              <w:rPr>
                <w:b/>
              </w:rPr>
              <w:t>Priority</w:t>
            </w:r>
          </w:p>
          <w:p w14:paraId="22E717B5" w14:textId="77777777" w:rsidR="00AF3C18" w:rsidRPr="00AB4CF9" w:rsidRDefault="00AF3C18" w:rsidP="006D3521">
            <w:pPr>
              <w:pStyle w:val="figura"/>
              <w:spacing w:before="0"/>
              <w:jc w:val="left"/>
            </w:pPr>
            <w:r w:rsidRPr="00AB4CF9">
              <w:t>M</w:t>
            </w:r>
          </w:p>
        </w:tc>
        <w:tc>
          <w:tcPr>
            <w:tcW w:w="992" w:type="dxa"/>
            <w:vMerge w:val="restart"/>
          </w:tcPr>
          <w:p w14:paraId="16852EAF" w14:textId="77777777" w:rsidR="00AF3C18" w:rsidRPr="0021111E" w:rsidRDefault="00AF3C18" w:rsidP="006D3521">
            <w:pPr>
              <w:pStyle w:val="Sottoparagrafo"/>
              <w:spacing w:before="0" w:after="0"/>
              <w:rPr>
                <w:bCs/>
              </w:rPr>
            </w:pPr>
            <w:r w:rsidRPr="0021111E">
              <w:rPr>
                <w:bCs/>
              </w:rPr>
              <w:t>Source</w:t>
            </w:r>
          </w:p>
          <w:p w14:paraId="0E5C9E55" w14:textId="77777777" w:rsidR="00AF3C18" w:rsidRPr="00AB4CF9" w:rsidRDefault="00AF3C18" w:rsidP="006D3521">
            <w:pPr>
              <w:keepNext/>
            </w:pPr>
            <w:r w:rsidRPr="00AB4CF9">
              <w:t>R&amp;D</w:t>
            </w:r>
            <w:r w:rsidRPr="00AB4CF9">
              <w:br/>
            </w:r>
          </w:p>
        </w:tc>
      </w:tr>
      <w:tr w:rsidR="00AF3C18" w:rsidRPr="00AB4CF9" w14:paraId="688C76FA" w14:textId="77777777" w:rsidTr="006D3521">
        <w:trPr>
          <w:cantSplit/>
        </w:trPr>
        <w:tc>
          <w:tcPr>
            <w:tcW w:w="1276" w:type="dxa"/>
          </w:tcPr>
          <w:p w14:paraId="45501BF8" w14:textId="77777777" w:rsidR="00AF3C18" w:rsidRPr="00AB4CF9" w:rsidRDefault="00AF3C18" w:rsidP="00AF3C18">
            <w:pPr>
              <w:keepNext/>
              <w:tabs>
                <w:tab w:val="left" w:pos="5660"/>
                <w:tab w:val="left" w:pos="6820"/>
              </w:tabs>
              <w:rPr>
                <w:rFonts w:cs="Arial"/>
              </w:rPr>
            </w:pPr>
            <w:r w:rsidRPr="00AB4CF9">
              <w:rPr>
                <w:rFonts w:cs="Arial"/>
              </w:rPr>
              <w:t>FR_</w:t>
            </w:r>
            <w:r>
              <w:rPr>
                <w:rFonts w:cs="Arial"/>
              </w:rPr>
              <w:t>MEA</w:t>
            </w:r>
            <w:r w:rsidRPr="00AB4CF9">
              <w:rPr>
                <w:rFonts w:cs="Arial"/>
              </w:rPr>
              <w:t>_1</w:t>
            </w:r>
          </w:p>
        </w:tc>
        <w:tc>
          <w:tcPr>
            <w:tcW w:w="6379" w:type="dxa"/>
          </w:tcPr>
          <w:p w14:paraId="2D4DD615" w14:textId="77777777" w:rsidR="00AF3C18" w:rsidRPr="0021111E" w:rsidRDefault="00AF3C18" w:rsidP="006D352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Deep Flush</w:t>
            </w:r>
          </w:p>
          <w:p w14:paraId="1E1AA711" w14:textId="77777777" w:rsidR="00AF3C18" w:rsidRDefault="00A26EFD" w:rsidP="0093213A">
            <w:pPr>
              <w:pStyle w:val="ab"/>
              <w:keepNext/>
              <w:numPr>
                <w:ilvl w:val="0"/>
                <w:numId w:val="55"/>
              </w:numPr>
              <w:rPr>
                <w:lang w:eastAsia="zh-CN"/>
              </w:rPr>
            </w:pPr>
            <w:r>
              <w:rPr>
                <w:rFonts w:hint="eastAsia"/>
                <w:lang w:eastAsia="zh-CN"/>
              </w:rPr>
              <w:t xml:space="preserve">The </w:t>
            </w:r>
            <w:r>
              <w:rPr>
                <w:lang w:eastAsia="zh-CN"/>
              </w:rPr>
              <w:t xml:space="preserve">flush volume </w:t>
            </w:r>
            <w:r w:rsidR="008E4AAD">
              <w:rPr>
                <w:rFonts w:hint="eastAsia"/>
                <w:lang w:eastAsia="zh-CN"/>
              </w:rPr>
              <w:t xml:space="preserve">could be configured below in </w:t>
            </w:r>
            <w:r w:rsidR="008E4AAD" w:rsidRPr="000315B7">
              <w:rPr>
                <w:rFonts w:hint="eastAsia"/>
                <w:lang w:eastAsia="zh-CN"/>
              </w:rPr>
              <w:t>service mode.</w:t>
            </w:r>
          </w:p>
          <w:p w14:paraId="7F87FCEE" w14:textId="77777777" w:rsidR="00A26EFD" w:rsidRDefault="00A26EFD" w:rsidP="0093213A">
            <w:pPr>
              <w:pStyle w:val="ab"/>
              <w:keepNext/>
              <w:numPr>
                <w:ilvl w:val="0"/>
                <w:numId w:val="15"/>
              </w:numPr>
            </w:pPr>
            <w:r w:rsidRPr="00966DFA">
              <w:t>volume of water sample</w:t>
            </w:r>
            <w:r w:rsidRPr="00966DFA">
              <w:rPr>
                <w:rFonts w:hint="eastAsia"/>
              </w:rPr>
              <w:t xml:space="preserve"> </w:t>
            </w:r>
            <w:r w:rsidRPr="00A26EFD">
              <w:rPr>
                <w:rFonts w:hint="eastAsia"/>
              </w:rPr>
              <w:t>(1~10 ml)</w:t>
            </w:r>
          </w:p>
          <w:p w14:paraId="1EFF3AC9" w14:textId="77777777" w:rsidR="00A26EFD" w:rsidRDefault="00A26EFD" w:rsidP="0093213A">
            <w:pPr>
              <w:pStyle w:val="ab"/>
              <w:keepNext/>
              <w:numPr>
                <w:ilvl w:val="0"/>
                <w:numId w:val="15"/>
              </w:numPr>
            </w:pPr>
            <w:r w:rsidRPr="00966DFA">
              <w:t xml:space="preserve">flush time </w:t>
            </w:r>
            <w:r w:rsidRPr="00966DFA">
              <w:rPr>
                <w:rFonts w:hint="eastAsia"/>
              </w:rPr>
              <w:t>(30~120 sec)</w:t>
            </w:r>
          </w:p>
          <w:p w14:paraId="407F0278" w14:textId="3F053314" w:rsidR="00A26EFD" w:rsidRPr="00AB4CF9" w:rsidRDefault="008E4AAD" w:rsidP="000315B7">
            <w:pPr>
              <w:pStyle w:val="ab"/>
              <w:keepNext/>
              <w:numPr>
                <w:ilvl w:val="0"/>
                <w:numId w:val="55"/>
              </w:numPr>
              <w:rPr>
                <w:lang w:eastAsia="zh-CN"/>
              </w:rPr>
            </w:pPr>
            <w:r>
              <w:rPr>
                <w:rFonts w:hint="eastAsia"/>
                <w:lang w:eastAsia="zh-CN"/>
              </w:rPr>
              <w:t xml:space="preserve">Deep flush could be configured </w:t>
            </w:r>
            <w:r w:rsidR="00D96FF4">
              <w:rPr>
                <w:lang w:eastAsia="zh-CN"/>
              </w:rPr>
              <w:t xml:space="preserve">by user </w:t>
            </w:r>
            <w:r>
              <w:rPr>
                <w:rFonts w:hint="eastAsia"/>
                <w:lang w:eastAsia="zh-CN"/>
              </w:rPr>
              <w:t xml:space="preserve">as enabled for each </w:t>
            </w:r>
            <w:r>
              <w:rPr>
                <w:lang w:eastAsia="zh-CN"/>
              </w:rPr>
              <w:t>measurement.</w:t>
            </w:r>
            <w:ins w:id="27" w:author="Li, Paul(Peng)" w:date="2016-11-09T09:52:00Z">
              <w:r w:rsidR="00CB4B05">
                <w:rPr>
                  <w:lang w:eastAsia="zh-CN"/>
                </w:rPr>
                <w:t xml:space="preserve"> </w:t>
              </w:r>
            </w:ins>
          </w:p>
        </w:tc>
        <w:tc>
          <w:tcPr>
            <w:tcW w:w="992" w:type="dxa"/>
          </w:tcPr>
          <w:p w14:paraId="638E7A14" w14:textId="77777777" w:rsidR="00AF3C18" w:rsidRPr="0021111E" w:rsidRDefault="00AF3C18" w:rsidP="006D3521">
            <w:pPr>
              <w:keepNext/>
              <w:rPr>
                <w:b/>
              </w:rPr>
            </w:pPr>
            <w:r w:rsidRPr="0021111E">
              <w:rPr>
                <w:b/>
              </w:rPr>
              <w:t>Stability</w:t>
            </w:r>
          </w:p>
          <w:p w14:paraId="6BEE2BDA" w14:textId="77777777" w:rsidR="00AF3C18" w:rsidRPr="00AB4CF9" w:rsidRDefault="00AF3C18" w:rsidP="006D3521">
            <w:pPr>
              <w:pStyle w:val="figura"/>
              <w:spacing w:before="0"/>
              <w:jc w:val="left"/>
            </w:pPr>
            <w:r w:rsidRPr="00AB4CF9">
              <w:t>C</w:t>
            </w:r>
          </w:p>
        </w:tc>
        <w:tc>
          <w:tcPr>
            <w:tcW w:w="992" w:type="dxa"/>
            <w:vMerge/>
          </w:tcPr>
          <w:p w14:paraId="2B153B30" w14:textId="77777777" w:rsidR="00AF3C18" w:rsidRPr="00AB4CF9" w:rsidRDefault="00AF3C18" w:rsidP="006D3521">
            <w:pPr>
              <w:keepNext/>
            </w:pPr>
          </w:p>
        </w:tc>
      </w:tr>
    </w:tbl>
    <w:p w14:paraId="6FBD4D27" w14:textId="77777777" w:rsidR="00E12145" w:rsidRPr="00E12145" w:rsidRDefault="00E12145" w:rsidP="00E12145"/>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A26EFD" w:rsidRPr="00AB4CF9" w14:paraId="57F6A0B7" w14:textId="77777777" w:rsidTr="006D3521">
        <w:trPr>
          <w:cantSplit/>
          <w:trHeight w:val="519"/>
          <w:tblHeader/>
        </w:trPr>
        <w:tc>
          <w:tcPr>
            <w:tcW w:w="1276" w:type="dxa"/>
          </w:tcPr>
          <w:p w14:paraId="4C45C66E" w14:textId="77777777" w:rsidR="00A26EFD" w:rsidRPr="0021111E" w:rsidRDefault="00A26EFD" w:rsidP="006D3521">
            <w:pPr>
              <w:pStyle w:val="Sottoparagrafo"/>
              <w:spacing w:before="0" w:after="0"/>
              <w:rPr>
                <w:bCs/>
              </w:rPr>
            </w:pPr>
            <w:r w:rsidRPr="0021111E">
              <w:rPr>
                <w:bCs/>
              </w:rPr>
              <w:t>Ident.</w:t>
            </w:r>
          </w:p>
        </w:tc>
        <w:tc>
          <w:tcPr>
            <w:tcW w:w="6379" w:type="dxa"/>
          </w:tcPr>
          <w:p w14:paraId="2BDA4E24" w14:textId="77777777" w:rsidR="00A26EFD" w:rsidRPr="0021111E" w:rsidRDefault="00A26EFD" w:rsidP="006D3521">
            <w:pPr>
              <w:pStyle w:val="Sottoparagrafo"/>
              <w:spacing w:before="0" w:after="0"/>
              <w:rPr>
                <w:bCs/>
              </w:rPr>
            </w:pPr>
            <w:r w:rsidRPr="0021111E">
              <w:rPr>
                <w:bCs/>
              </w:rPr>
              <w:t>Definition / Motivation</w:t>
            </w:r>
          </w:p>
        </w:tc>
        <w:tc>
          <w:tcPr>
            <w:tcW w:w="992" w:type="dxa"/>
          </w:tcPr>
          <w:p w14:paraId="70F48F4B" w14:textId="77777777" w:rsidR="00A26EFD" w:rsidRPr="0021111E" w:rsidRDefault="00A26EFD" w:rsidP="006D3521">
            <w:pPr>
              <w:keepNext/>
              <w:rPr>
                <w:b/>
              </w:rPr>
            </w:pPr>
            <w:r w:rsidRPr="0021111E">
              <w:rPr>
                <w:b/>
              </w:rPr>
              <w:t>Priority</w:t>
            </w:r>
          </w:p>
          <w:p w14:paraId="712A36BD" w14:textId="77777777" w:rsidR="00A26EFD" w:rsidRPr="00AB4CF9" w:rsidRDefault="00A26EFD" w:rsidP="006D3521">
            <w:pPr>
              <w:pStyle w:val="figura"/>
              <w:spacing w:before="0"/>
              <w:jc w:val="left"/>
            </w:pPr>
            <w:r w:rsidRPr="00AB4CF9">
              <w:t>M</w:t>
            </w:r>
          </w:p>
        </w:tc>
        <w:tc>
          <w:tcPr>
            <w:tcW w:w="992" w:type="dxa"/>
            <w:vMerge w:val="restart"/>
          </w:tcPr>
          <w:p w14:paraId="7B82F2A8" w14:textId="77777777" w:rsidR="00A26EFD" w:rsidRPr="0021111E" w:rsidRDefault="00A26EFD" w:rsidP="006D3521">
            <w:pPr>
              <w:pStyle w:val="Sottoparagrafo"/>
              <w:spacing w:before="0" w:after="0"/>
              <w:rPr>
                <w:bCs/>
              </w:rPr>
            </w:pPr>
            <w:r w:rsidRPr="0021111E">
              <w:rPr>
                <w:bCs/>
              </w:rPr>
              <w:t>Source</w:t>
            </w:r>
          </w:p>
          <w:p w14:paraId="69A41CED" w14:textId="77777777" w:rsidR="00A26EFD" w:rsidRPr="00AB4CF9" w:rsidRDefault="00A26EFD" w:rsidP="006D3521">
            <w:pPr>
              <w:keepNext/>
            </w:pPr>
            <w:r w:rsidRPr="00AB4CF9">
              <w:t>R&amp;D</w:t>
            </w:r>
            <w:r w:rsidRPr="00AB4CF9">
              <w:br/>
            </w:r>
          </w:p>
        </w:tc>
      </w:tr>
      <w:tr w:rsidR="00A26EFD" w:rsidRPr="00AB4CF9" w14:paraId="792A6023" w14:textId="77777777" w:rsidTr="006D3521">
        <w:trPr>
          <w:cantSplit/>
        </w:trPr>
        <w:tc>
          <w:tcPr>
            <w:tcW w:w="1276" w:type="dxa"/>
          </w:tcPr>
          <w:p w14:paraId="2B80668C" w14:textId="77777777" w:rsidR="00A26EFD" w:rsidRPr="00AB4CF9" w:rsidRDefault="00A26EFD" w:rsidP="00A8781D">
            <w:pPr>
              <w:keepNext/>
              <w:tabs>
                <w:tab w:val="left" w:pos="5660"/>
                <w:tab w:val="left" w:pos="6820"/>
              </w:tabs>
              <w:rPr>
                <w:rFonts w:cs="Arial"/>
              </w:rPr>
            </w:pPr>
            <w:r w:rsidRPr="00AB4CF9">
              <w:rPr>
                <w:rFonts w:cs="Arial"/>
              </w:rPr>
              <w:t>FR_</w:t>
            </w:r>
            <w:r>
              <w:rPr>
                <w:rFonts w:cs="Arial"/>
              </w:rPr>
              <w:t>MEA</w:t>
            </w:r>
            <w:r w:rsidRPr="00AB4CF9">
              <w:rPr>
                <w:rFonts w:cs="Arial"/>
              </w:rPr>
              <w:t>_</w:t>
            </w:r>
            <w:r w:rsidR="00A8781D">
              <w:rPr>
                <w:rFonts w:cs="Arial"/>
              </w:rPr>
              <w:t>2</w:t>
            </w:r>
          </w:p>
        </w:tc>
        <w:tc>
          <w:tcPr>
            <w:tcW w:w="6379" w:type="dxa"/>
          </w:tcPr>
          <w:p w14:paraId="77EAC912" w14:textId="77777777" w:rsidR="00A26EFD" w:rsidRPr="0021111E" w:rsidRDefault="00A26EFD" w:rsidP="006D352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Measure Average</w:t>
            </w:r>
          </w:p>
          <w:p w14:paraId="5D1E110E" w14:textId="1035CB5F" w:rsidR="00305CB0" w:rsidRPr="000315B7" w:rsidRDefault="00A26EFD" w:rsidP="000315B7">
            <w:pPr>
              <w:keepNext/>
              <w:rPr>
                <w:ins w:id="28" w:author="Li, Paul(Peng)" w:date="2016-11-09T10:24:00Z"/>
                <w:strike/>
                <w:highlight w:val="green"/>
              </w:rPr>
            </w:pPr>
            <w:r>
              <w:rPr>
                <w:rFonts w:hint="eastAsia"/>
                <w:lang w:eastAsia="zh-CN"/>
              </w:rPr>
              <w:t xml:space="preserve">The </w:t>
            </w:r>
            <w:r>
              <w:t>average</w:t>
            </w:r>
            <w:r>
              <w:rPr>
                <w:lang w:eastAsia="zh-CN"/>
              </w:rPr>
              <w:t xml:space="preserve"> </w:t>
            </w:r>
            <w:r w:rsidR="00E15790">
              <w:t>measure</w:t>
            </w:r>
            <w:r w:rsidR="00E15790" w:rsidRPr="006D1BA9">
              <w:rPr>
                <w:rFonts w:hint="eastAsia"/>
              </w:rPr>
              <w:t xml:space="preserve"> points</w:t>
            </w:r>
            <w:r w:rsidR="00E15790">
              <w:rPr>
                <w:lang w:eastAsia="zh-CN"/>
              </w:rPr>
              <w:t xml:space="preserve"> shall be configurable </w:t>
            </w:r>
            <w:r w:rsidR="00305CB0">
              <w:rPr>
                <w:lang w:eastAsia="zh-CN"/>
              </w:rPr>
              <w:t xml:space="preserve">2 </w:t>
            </w:r>
            <w:r w:rsidR="00E15790">
              <w:rPr>
                <w:lang w:eastAsia="zh-CN"/>
              </w:rPr>
              <w:t>~</w:t>
            </w:r>
            <w:r w:rsidR="007A5CE8">
              <w:rPr>
                <w:lang w:eastAsia="zh-CN"/>
              </w:rPr>
              <w:t xml:space="preserve"> </w:t>
            </w:r>
            <w:r w:rsidR="00305CB0">
              <w:rPr>
                <w:lang w:eastAsia="zh-CN"/>
              </w:rPr>
              <w:t>5;</w:t>
            </w:r>
          </w:p>
          <w:p w14:paraId="547A1429" w14:textId="327CAC24" w:rsidR="00305CB0" w:rsidRPr="000315B7" w:rsidRDefault="00305CB0" w:rsidP="000315B7">
            <w:pPr>
              <w:pStyle w:val="ab"/>
              <w:keepNext/>
              <w:numPr>
                <w:ilvl w:val="0"/>
                <w:numId w:val="53"/>
              </w:numPr>
            </w:pPr>
            <w:r w:rsidRPr="000315B7">
              <w:rPr>
                <w:lang w:eastAsia="zh-CN"/>
              </w:rPr>
              <w:t xml:space="preserve">&gt;3: remove the max and min point, then </w:t>
            </w:r>
            <w:r w:rsidR="00D96FF4">
              <w:rPr>
                <w:lang w:eastAsia="zh-CN"/>
              </w:rPr>
              <w:t xml:space="preserve">do </w:t>
            </w:r>
            <w:r w:rsidRPr="000315B7">
              <w:rPr>
                <w:lang w:eastAsia="zh-CN"/>
              </w:rPr>
              <w:t>average</w:t>
            </w:r>
            <w:r w:rsidR="00D96FF4">
              <w:rPr>
                <w:lang w:eastAsia="zh-CN"/>
              </w:rPr>
              <w:t xml:space="preserve"> </w:t>
            </w:r>
            <w:r w:rsidRPr="000315B7">
              <w:rPr>
                <w:lang w:eastAsia="zh-CN"/>
              </w:rPr>
              <w:t>;</w:t>
            </w:r>
          </w:p>
          <w:p w14:paraId="22E55D88" w14:textId="711E5AE3" w:rsidR="00305CB0" w:rsidRPr="000315B7" w:rsidRDefault="00305CB0" w:rsidP="000315B7">
            <w:pPr>
              <w:pStyle w:val="ab"/>
              <w:keepNext/>
              <w:numPr>
                <w:ilvl w:val="0"/>
                <w:numId w:val="53"/>
              </w:numPr>
            </w:pPr>
            <w:r w:rsidRPr="000315B7">
              <w:rPr>
                <w:lang w:eastAsia="zh-CN"/>
              </w:rPr>
              <w:t>=3</w:t>
            </w:r>
            <w:r w:rsidR="00D96FF4">
              <w:rPr>
                <w:lang w:eastAsia="zh-CN"/>
              </w:rPr>
              <w:t>:</w:t>
            </w:r>
            <w:r w:rsidRPr="000315B7">
              <w:rPr>
                <w:lang w:eastAsia="zh-CN"/>
              </w:rPr>
              <w:t xml:space="preserve"> remove the max and min point, </w:t>
            </w:r>
            <w:r w:rsidR="00D96FF4">
              <w:rPr>
                <w:lang w:eastAsia="zh-CN"/>
              </w:rPr>
              <w:t>then</w:t>
            </w:r>
            <w:r w:rsidRPr="000315B7">
              <w:rPr>
                <w:lang w:eastAsia="zh-CN"/>
              </w:rPr>
              <w:t xml:space="preserve"> middle value</w:t>
            </w:r>
          </w:p>
          <w:p w14:paraId="254DAFA4" w14:textId="22C092C5" w:rsidR="00C63DB7" w:rsidRPr="000315B7" w:rsidRDefault="00305CB0" w:rsidP="000315B7">
            <w:pPr>
              <w:pStyle w:val="ab"/>
              <w:keepNext/>
              <w:numPr>
                <w:ilvl w:val="0"/>
                <w:numId w:val="53"/>
              </w:numPr>
              <w:rPr>
                <w:lang w:eastAsia="zh-CN"/>
              </w:rPr>
            </w:pPr>
            <w:r w:rsidRPr="000315B7">
              <w:rPr>
                <w:lang w:eastAsia="zh-CN"/>
              </w:rPr>
              <w:t>&lt;3</w:t>
            </w:r>
            <w:r w:rsidR="00D96FF4">
              <w:rPr>
                <w:lang w:eastAsia="zh-CN"/>
              </w:rPr>
              <w:t>:</w:t>
            </w:r>
            <w:r w:rsidRPr="000315B7">
              <w:rPr>
                <w:lang w:eastAsia="zh-CN"/>
              </w:rPr>
              <w:t xml:space="preserve"> average value</w:t>
            </w:r>
          </w:p>
        </w:tc>
        <w:tc>
          <w:tcPr>
            <w:tcW w:w="992" w:type="dxa"/>
          </w:tcPr>
          <w:p w14:paraId="3057E6B8" w14:textId="77777777" w:rsidR="00A26EFD" w:rsidRPr="0021111E" w:rsidRDefault="00A26EFD" w:rsidP="006D3521">
            <w:pPr>
              <w:keepNext/>
              <w:rPr>
                <w:b/>
              </w:rPr>
            </w:pPr>
            <w:r w:rsidRPr="0021111E">
              <w:rPr>
                <w:b/>
              </w:rPr>
              <w:t>Stability</w:t>
            </w:r>
          </w:p>
          <w:p w14:paraId="373AE6E7" w14:textId="77777777" w:rsidR="00A26EFD" w:rsidRPr="00AB4CF9" w:rsidRDefault="00A26EFD" w:rsidP="006D3521">
            <w:pPr>
              <w:pStyle w:val="figura"/>
              <w:spacing w:before="0"/>
              <w:jc w:val="left"/>
            </w:pPr>
            <w:r w:rsidRPr="00AB4CF9">
              <w:t>C</w:t>
            </w:r>
          </w:p>
        </w:tc>
        <w:tc>
          <w:tcPr>
            <w:tcW w:w="992" w:type="dxa"/>
            <w:vMerge/>
          </w:tcPr>
          <w:p w14:paraId="69B8FF63" w14:textId="77777777" w:rsidR="00A26EFD" w:rsidRPr="00AB4CF9" w:rsidRDefault="00A26EFD" w:rsidP="006D3521">
            <w:pPr>
              <w:keepNext/>
            </w:pPr>
          </w:p>
        </w:tc>
      </w:tr>
    </w:tbl>
    <w:p w14:paraId="69B7237C" w14:textId="5441F52F" w:rsidR="009F6614" w:rsidRPr="00311EF4" w:rsidRDefault="009F6614" w:rsidP="009F6614">
      <w:pPr>
        <w:rPr>
          <w:i/>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A26EFD" w:rsidRPr="00AB4CF9" w14:paraId="0708C033" w14:textId="77777777" w:rsidTr="006D3521">
        <w:trPr>
          <w:cantSplit/>
          <w:trHeight w:val="519"/>
          <w:tblHeader/>
        </w:trPr>
        <w:tc>
          <w:tcPr>
            <w:tcW w:w="1276" w:type="dxa"/>
          </w:tcPr>
          <w:p w14:paraId="31D94728" w14:textId="77777777" w:rsidR="00A26EFD" w:rsidRPr="0021111E" w:rsidRDefault="00A26EFD" w:rsidP="006D3521">
            <w:pPr>
              <w:pStyle w:val="Sottoparagrafo"/>
              <w:spacing w:before="0" w:after="0"/>
              <w:rPr>
                <w:bCs/>
              </w:rPr>
            </w:pPr>
            <w:r w:rsidRPr="0021111E">
              <w:rPr>
                <w:bCs/>
              </w:rPr>
              <w:lastRenderedPageBreak/>
              <w:t>Ident.</w:t>
            </w:r>
          </w:p>
        </w:tc>
        <w:tc>
          <w:tcPr>
            <w:tcW w:w="6379" w:type="dxa"/>
          </w:tcPr>
          <w:p w14:paraId="778B8DB7" w14:textId="77777777" w:rsidR="00A26EFD" w:rsidRPr="0021111E" w:rsidRDefault="00A26EFD" w:rsidP="006D3521">
            <w:pPr>
              <w:pStyle w:val="Sottoparagrafo"/>
              <w:spacing w:before="0" w:after="0"/>
              <w:rPr>
                <w:bCs/>
              </w:rPr>
            </w:pPr>
            <w:r w:rsidRPr="0021111E">
              <w:rPr>
                <w:bCs/>
              </w:rPr>
              <w:t>Definition / Motivation</w:t>
            </w:r>
          </w:p>
        </w:tc>
        <w:tc>
          <w:tcPr>
            <w:tcW w:w="992" w:type="dxa"/>
          </w:tcPr>
          <w:p w14:paraId="3FC88A8F" w14:textId="77777777" w:rsidR="00A26EFD" w:rsidRPr="0021111E" w:rsidRDefault="00A26EFD" w:rsidP="006D3521">
            <w:pPr>
              <w:keepNext/>
              <w:rPr>
                <w:b/>
              </w:rPr>
            </w:pPr>
            <w:r w:rsidRPr="0021111E">
              <w:rPr>
                <w:b/>
              </w:rPr>
              <w:t>Priority</w:t>
            </w:r>
          </w:p>
          <w:p w14:paraId="0B786B24" w14:textId="77777777" w:rsidR="00A26EFD" w:rsidRPr="00AB4CF9" w:rsidRDefault="00A26EFD" w:rsidP="006D3521">
            <w:pPr>
              <w:pStyle w:val="figura"/>
              <w:spacing w:before="0"/>
              <w:jc w:val="left"/>
            </w:pPr>
            <w:r w:rsidRPr="00AB4CF9">
              <w:t>M</w:t>
            </w:r>
          </w:p>
        </w:tc>
        <w:tc>
          <w:tcPr>
            <w:tcW w:w="992" w:type="dxa"/>
            <w:vMerge w:val="restart"/>
          </w:tcPr>
          <w:p w14:paraId="25B2F9BB" w14:textId="77777777" w:rsidR="00A26EFD" w:rsidRPr="0021111E" w:rsidRDefault="00A26EFD" w:rsidP="006D3521">
            <w:pPr>
              <w:pStyle w:val="Sottoparagrafo"/>
              <w:spacing w:before="0" w:after="0"/>
              <w:rPr>
                <w:bCs/>
              </w:rPr>
            </w:pPr>
            <w:r w:rsidRPr="0021111E">
              <w:rPr>
                <w:bCs/>
              </w:rPr>
              <w:t>Source</w:t>
            </w:r>
          </w:p>
          <w:p w14:paraId="5E233081" w14:textId="77777777" w:rsidR="00A26EFD" w:rsidRPr="00AB4CF9" w:rsidRDefault="00A26EFD" w:rsidP="006D3521">
            <w:pPr>
              <w:keepNext/>
            </w:pPr>
            <w:r w:rsidRPr="00AB4CF9">
              <w:t>R&amp;D</w:t>
            </w:r>
            <w:r w:rsidRPr="00AB4CF9">
              <w:br/>
            </w:r>
          </w:p>
        </w:tc>
      </w:tr>
      <w:tr w:rsidR="00A26EFD" w:rsidRPr="00AB4CF9" w14:paraId="4DFA7FC7" w14:textId="77777777" w:rsidTr="006D3521">
        <w:trPr>
          <w:cantSplit/>
        </w:trPr>
        <w:tc>
          <w:tcPr>
            <w:tcW w:w="1276" w:type="dxa"/>
          </w:tcPr>
          <w:p w14:paraId="75C21740" w14:textId="77777777" w:rsidR="00A26EFD" w:rsidRPr="00AB4CF9" w:rsidRDefault="00A26EFD" w:rsidP="00A8781D">
            <w:pPr>
              <w:keepNext/>
              <w:tabs>
                <w:tab w:val="left" w:pos="5660"/>
                <w:tab w:val="left" w:pos="6820"/>
              </w:tabs>
              <w:rPr>
                <w:rFonts w:cs="Arial"/>
              </w:rPr>
            </w:pPr>
            <w:r w:rsidRPr="00AB4CF9">
              <w:rPr>
                <w:rFonts w:cs="Arial"/>
              </w:rPr>
              <w:t>FR_</w:t>
            </w:r>
            <w:r>
              <w:rPr>
                <w:rFonts w:cs="Arial"/>
              </w:rPr>
              <w:t>MEA</w:t>
            </w:r>
            <w:r w:rsidRPr="00AB4CF9">
              <w:rPr>
                <w:rFonts w:cs="Arial"/>
              </w:rPr>
              <w:t>_</w:t>
            </w:r>
            <w:r w:rsidR="00A8781D">
              <w:rPr>
                <w:rFonts w:cs="Arial"/>
              </w:rPr>
              <w:t>3</w:t>
            </w:r>
          </w:p>
        </w:tc>
        <w:tc>
          <w:tcPr>
            <w:tcW w:w="6379" w:type="dxa"/>
          </w:tcPr>
          <w:p w14:paraId="3202F154" w14:textId="77777777" w:rsidR="00A26EFD" w:rsidRPr="00A26EFD" w:rsidRDefault="00A26EFD" w:rsidP="00A26EFD">
            <w:pPr>
              <w:autoSpaceDE w:val="0"/>
              <w:autoSpaceDN w:val="0"/>
              <w:adjustRightInd w:val="0"/>
              <w:rPr>
                <w:rFonts w:ascii="Helvetica-Bold" w:hAnsi="Helvetica-Bold" w:cs="Helvetica-Bold"/>
                <w:b/>
                <w:bCs/>
                <w:szCs w:val="20"/>
                <w:lang w:val="en-US" w:eastAsia="zh-CN"/>
              </w:rPr>
            </w:pPr>
            <w:r w:rsidRPr="00A26EFD">
              <w:rPr>
                <w:rFonts w:ascii="Helvetica-Bold" w:hAnsi="Helvetica-Bold" w:cs="Helvetica-Bold"/>
                <w:b/>
                <w:bCs/>
                <w:szCs w:val="20"/>
                <w:lang w:val="en-US" w:eastAsia="zh-CN"/>
              </w:rPr>
              <w:t>Retest option:</w:t>
            </w:r>
          </w:p>
          <w:p w14:paraId="35F0FFC1" w14:textId="7AC7B979" w:rsidR="00A26EFD" w:rsidRDefault="00A26EFD" w:rsidP="0093213A">
            <w:pPr>
              <w:pStyle w:val="ab"/>
              <w:keepNext/>
              <w:numPr>
                <w:ilvl w:val="0"/>
                <w:numId w:val="17"/>
              </w:numPr>
              <w:ind w:leftChars="100" w:left="620"/>
              <w:rPr>
                <w:lang w:eastAsia="zh-CN"/>
              </w:rPr>
            </w:pPr>
            <w:r w:rsidRPr="000315B7">
              <w:rPr>
                <w:rFonts w:hint="eastAsia"/>
                <w:lang w:eastAsia="zh-CN"/>
              </w:rPr>
              <w:t>T</w:t>
            </w:r>
            <w:r w:rsidRPr="000315B7">
              <w:rPr>
                <w:lang w:eastAsia="zh-CN"/>
              </w:rPr>
              <w:t xml:space="preserve">his option could be enabled </w:t>
            </w:r>
            <w:r w:rsidR="00305CB0" w:rsidRPr="000315B7">
              <w:rPr>
                <w:lang w:eastAsia="zh-CN"/>
              </w:rPr>
              <w:t>when average is not enabled</w:t>
            </w:r>
            <w:r w:rsidRPr="000315B7">
              <w:rPr>
                <w:color w:val="FF0000"/>
                <w:lang w:eastAsia="zh-CN"/>
              </w:rPr>
              <w:t>.</w:t>
            </w:r>
          </w:p>
          <w:p w14:paraId="79905997" w14:textId="2111EAAC" w:rsidR="00A26EFD" w:rsidRDefault="00A26EFD" w:rsidP="0093213A">
            <w:pPr>
              <w:pStyle w:val="ab"/>
              <w:keepNext/>
              <w:numPr>
                <w:ilvl w:val="0"/>
                <w:numId w:val="17"/>
              </w:numPr>
              <w:ind w:leftChars="100" w:left="620"/>
              <w:rPr>
                <w:lang w:eastAsia="zh-CN"/>
              </w:rPr>
            </w:pPr>
            <w:r>
              <w:rPr>
                <w:lang w:eastAsia="zh-CN"/>
              </w:rPr>
              <w:t>When measurement is out of threshold below, do retest again; use the last test result as final result</w:t>
            </w:r>
            <w:r w:rsidR="00305CB0">
              <w:rPr>
                <w:lang w:eastAsia="zh-CN"/>
              </w:rPr>
              <w:t>;</w:t>
            </w:r>
          </w:p>
          <w:p w14:paraId="31C9E4D3" w14:textId="77777777" w:rsidR="00A26EFD" w:rsidRDefault="00A26EFD" w:rsidP="0093213A">
            <w:pPr>
              <w:pStyle w:val="ab"/>
              <w:keepNext/>
              <w:numPr>
                <w:ilvl w:val="0"/>
                <w:numId w:val="16"/>
              </w:numPr>
              <w:ind w:leftChars="460" w:left="1280"/>
            </w:pPr>
            <w:r>
              <w:t>The Threshold high</w:t>
            </w:r>
          </w:p>
          <w:p w14:paraId="295C4CF1" w14:textId="77777777" w:rsidR="00A26EFD" w:rsidRPr="00AB4CF9" w:rsidRDefault="00A26EFD" w:rsidP="0093213A">
            <w:pPr>
              <w:pStyle w:val="ab"/>
              <w:keepNext/>
              <w:numPr>
                <w:ilvl w:val="0"/>
                <w:numId w:val="16"/>
              </w:numPr>
              <w:ind w:leftChars="460" w:left="1280"/>
            </w:pPr>
            <w:r>
              <w:t>The Threshold Low</w:t>
            </w:r>
          </w:p>
        </w:tc>
        <w:tc>
          <w:tcPr>
            <w:tcW w:w="992" w:type="dxa"/>
          </w:tcPr>
          <w:p w14:paraId="55008EAB" w14:textId="77777777" w:rsidR="00A26EFD" w:rsidRPr="0021111E" w:rsidRDefault="00A26EFD" w:rsidP="006D3521">
            <w:pPr>
              <w:keepNext/>
              <w:rPr>
                <w:b/>
              </w:rPr>
            </w:pPr>
            <w:r w:rsidRPr="0021111E">
              <w:rPr>
                <w:b/>
              </w:rPr>
              <w:t>Stability</w:t>
            </w:r>
          </w:p>
          <w:p w14:paraId="116E1D27" w14:textId="77777777" w:rsidR="00A26EFD" w:rsidRPr="00AB4CF9" w:rsidRDefault="00A26EFD" w:rsidP="006D3521">
            <w:pPr>
              <w:pStyle w:val="figura"/>
              <w:spacing w:before="0"/>
              <w:jc w:val="left"/>
            </w:pPr>
            <w:r w:rsidRPr="00AB4CF9">
              <w:t>C</w:t>
            </w:r>
          </w:p>
        </w:tc>
        <w:tc>
          <w:tcPr>
            <w:tcW w:w="992" w:type="dxa"/>
            <w:vMerge/>
          </w:tcPr>
          <w:p w14:paraId="48610B47" w14:textId="77777777" w:rsidR="00A26EFD" w:rsidRPr="00AB4CF9" w:rsidRDefault="00A26EFD" w:rsidP="006D3521">
            <w:pPr>
              <w:keepNext/>
            </w:pPr>
          </w:p>
        </w:tc>
      </w:tr>
    </w:tbl>
    <w:p w14:paraId="1E04DF18" w14:textId="77777777" w:rsidR="009F6614" w:rsidRDefault="009F6614" w:rsidP="009F6614">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A26EFD" w:rsidRPr="00AB4CF9" w14:paraId="434B89D1" w14:textId="77777777" w:rsidTr="006D3521">
        <w:trPr>
          <w:cantSplit/>
          <w:trHeight w:val="519"/>
          <w:tblHeader/>
        </w:trPr>
        <w:tc>
          <w:tcPr>
            <w:tcW w:w="1276" w:type="dxa"/>
          </w:tcPr>
          <w:p w14:paraId="3BEF617A" w14:textId="77777777" w:rsidR="00A26EFD" w:rsidRPr="0021111E" w:rsidRDefault="00A26EFD" w:rsidP="006D3521">
            <w:pPr>
              <w:pStyle w:val="Sottoparagrafo"/>
              <w:spacing w:before="0" w:after="0"/>
              <w:rPr>
                <w:bCs/>
              </w:rPr>
            </w:pPr>
            <w:r w:rsidRPr="0021111E">
              <w:rPr>
                <w:bCs/>
              </w:rPr>
              <w:t>Ident.</w:t>
            </w:r>
          </w:p>
        </w:tc>
        <w:tc>
          <w:tcPr>
            <w:tcW w:w="6379" w:type="dxa"/>
          </w:tcPr>
          <w:p w14:paraId="697B6347" w14:textId="77777777" w:rsidR="00A26EFD" w:rsidRPr="0021111E" w:rsidRDefault="00A26EFD" w:rsidP="006D3521">
            <w:pPr>
              <w:pStyle w:val="Sottoparagrafo"/>
              <w:spacing w:before="0" w:after="0"/>
              <w:rPr>
                <w:bCs/>
              </w:rPr>
            </w:pPr>
            <w:r w:rsidRPr="0021111E">
              <w:rPr>
                <w:bCs/>
              </w:rPr>
              <w:t>Definition / Motivation</w:t>
            </w:r>
          </w:p>
        </w:tc>
        <w:tc>
          <w:tcPr>
            <w:tcW w:w="992" w:type="dxa"/>
          </w:tcPr>
          <w:p w14:paraId="3D9C9274" w14:textId="77777777" w:rsidR="00A26EFD" w:rsidRPr="0021111E" w:rsidRDefault="00A26EFD" w:rsidP="006D3521">
            <w:pPr>
              <w:keepNext/>
              <w:rPr>
                <w:b/>
              </w:rPr>
            </w:pPr>
            <w:r w:rsidRPr="0021111E">
              <w:rPr>
                <w:b/>
              </w:rPr>
              <w:t>Priority</w:t>
            </w:r>
          </w:p>
          <w:p w14:paraId="3AAB490D" w14:textId="77777777" w:rsidR="00A26EFD" w:rsidRPr="00AB4CF9" w:rsidRDefault="00A26EFD" w:rsidP="006D3521">
            <w:pPr>
              <w:pStyle w:val="figura"/>
              <w:spacing w:before="0"/>
              <w:jc w:val="left"/>
            </w:pPr>
            <w:r w:rsidRPr="00AB4CF9">
              <w:t>M</w:t>
            </w:r>
          </w:p>
        </w:tc>
        <w:tc>
          <w:tcPr>
            <w:tcW w:w="992" w:type="dxa"/>
            <w:vMerge w:val="restart"/>
          </w:tcPr>
          <w:p w14:paraId="581E5A8D" w14:textId="77777777" w:rsidR="00A26EFD" w:rsidRPr="0021111E" w:rsidRDefault="00A26EFD" w:rsidP="006D3521">
            <w:pPr>
              <w:pStyle w:val="Sottoparagrafo"/>
              <w:spacing w:before="0" w:after="0"/>
              <w:rPr>
                <w:bCs/>
              </w:rPr>
            </w:pPr>
            <w:r w:rsidRPr="0021111E">
              <w:rPr>
                <w:bCs/>
              </w:rPr>
              <w:t>Source</w:t>
            </w:r>
          </w:p>
          <w:p w14:paraId="1F84C378" w14:textId="77777777" w:rsidR="00A26EFD" w:rsidRPr="00AB4CF9" w:rsidRDefault="00A26EFD" w:rsidP="006D3521">
            <w:pPr>
              <w:keepNext/>
            </w:pPr>
            <w:r w:rsidRPr="00AB4CF9">
              <w:t>R&amp;D</w:t>
            </w:r>
            <w:r w:rsidRPr="00AB4CF9">
              <w:br/>
            </w:r>
          </w:p>
        </w:tc>
      </w:tr>
      <w:tr w:rsidR="00A26EFD" w:rsidRPr="00AB4CF9" w14:paraId="4F462F07" w14:textId="77777777" w:rsidTr="006D3521">
        <w:trPr>
          <w:cantSplit/>
        </w:trPr>
        <w:tc>
          <w:tcPr>
            <w:tcW w:w="1276" w:type="dxa"/>
          </w:tcPr>
          <w:p w14:paraId="43F2EBBF" w14:textId="77777777" w:rsidR="00A26EFD" w:rsidRPr="00AB4CF9" w:rsidRDefault="00A26EFD" w:rsidP="00A8781D">
            <w:pPr>
              <w:keepNext/>
              <w:tabs>
                <w:tab w:val="left" w:pos="5660"/>
                <w:tab w:val="left" w:pos="6820"/>
              </w:tabs>
              <w:rPr>
                <w:rFonts w:cs="Arial"/>
              </w:rPr>
            </w:pPr>
            <w:r w:rsidRPr="00AB4CF9">
              <w:rPr>
                <w:rFonts w:cs="Arial"/>
              </w:rPr>
              <w:t>FR_</w:t>
            </w:r>
            <w:r>
              <w:rPr>
                <w:rFonts w:cs="Arial"/>
              </w:rPr>
              <w:t>MEA</w:t>
            </w:r>
            <w:r w:rsidRPr="00AB4CF9">
              <w:rPr>
                <w:rFonts w:cs="Arial"/>
              </w:rPr>
              <w:t>_</w:t>
            </w:r>
            <w:r w:rsidR="00A8781D">
              <w:rPr>
                <w:rFonts w:cs="Arial"/>
              </w:rPr>
              <w:t>4</w:t>
            </w:r>
          </w:p>
        </w:tc>
        <w:tc>
          <w:tcPr>
            <w:tcW w:w="6379" w:type="dxa"/>
          </w:tcPr>
          <w:p w14:paraId="594AC98A" w14:textId="77777777" w:rsidR="00A26EFD" w:rsidRPr="000315B7" w:rsidRDefault="00A26EFD" w:rsidP="006D3521">
            <w:pPr>
              <w:autoSpaceDE w:val="0"/>
              <w:autoSpaceDN w:val="0"/>
              <w:adjustRightInd w:val="0"/>
              <w:rPr>
                <w:rFonts w:ascii="Helvetica-Bold" w:hAnsi="Helvetica-Bold" w:cs="Helvetica-Bold"/>
                <w:b/>
                <w:bCs/>
                <w:szCs w:val="20"/>
                <w:lang w:val="en-US" w:eastAsia="zh-CN"/>
              </w:rPr>
            </w:pPr>
            <w:r w:rsidRPr="000315B7">
              <w:rPr>
                <w:rFonts w:ascii="Helvetica-Bold" w:hAnsi="Helvetica-Bold" w:cs="Helvetica-Bold"/>
                <w:b/>
                <w:bCs/>
                <w:szCs w:val="20"/>
                <w:lang w:val="en-US" w:eastAsia="zh-CN"/>
              </w:rPr>
              <w:t>Measure Mode</w:t>
            </w:r>
          </w:p>
          <w:p w14:paraId="25229418" w14:textId="77777777" w:rsidR="00A26EFD" w:rsidRPr="000315B7" w:rsidRDefault="00A26EFD" w:rsidP="00A26EFD">
            <w:pPr>
              <w:keepNext/>
              <w:rPr>
                <w:lang w:eastAsia="zh-CN"/>
              </w:rPr>
            </w:pPr>
            <w:r w:rsidRPr="000315B7">
              <w:rPr>
                <w:lang w:eastAsia="zh-CN"/>
              </w:rPr>
              <w:t>Two different work mode;</w:t>
            </w:r>
          </w:p>
          <w:p w14:paraId="3A9811D8" w14:textId="77777777" w:rsidR="00A26EFD" w:rsidRPr="000315B7" w:rsidRDefault="00A26EFD" w:rsidP="0093213A">
            <w:pPr>
              <w:pStyle w:val="ab"/>
              <w:keepNext/>
              <w:numPr>
                <w:ilvl w:val="0"/>
                <w:numId w:val="19"/>
              </w:numPr>
              <w:ind w:leftChars="100" w:left="620"/>
            </w:pPr>
            <w:r w:rsidRPr="000315B7">
              <w:rPr>
                <w:lang w:eastAsia="zh-CN"/>
              </w:rPr>
              <w:t>Periodic</w:t>
            </w:r>
          </w:p>
          <w:p w14:paraId="76F15CFD" w14:textId="77777777" w:rsidR="00A26EFD" w:rsidRPr="000315B7" w:rsidRDefault="00A26EFD" w:rsidP="0093213A">
            <w:pPr>
              <w:pStyle w:val="ab"/>
              <w:keepNext/>
              <w:numPr>
                <w:ilvl w:val="0"/>
                <w:numId w:val="18"/>
              </w:numPr>
              <w:ind w:leftChars="460" w:left="1280"/>
            </w:pPr>
            <w:r w:rsidRPr="000315B7">
              <w:t>The intervals could be: 0 (continuous), 30min, 60min… and 24hours</w:t>
            </w:r>
          </w:p>
          <w:p w14:paraId="4191811D" w14:textId="7FFFF3C4" w:rsidR="00E37CBF" w:rsidRPr="000315B7" w:rsidRDefault="00A26EFD" w:rsidP="000315B7">
            <w:pPr>
              <w:pStyle w:val="ab"/>
              <w:keepNext/>
              <w:numPr>
                <w:ilvl w:val="0"/>
                <w:numId w:val="18"/>
              </w:numPr>
              <w:ind w:leftChars="460" w:left="1280"/>
              <w:rPr>
                <w:strike/>
              </w:rPr>
            </w:pPr>
            <w:r w:rsidRPr="000315B7">
              <w:t xml:space="preserve">Starts time: </w:t>
            </w:r>
            <w:r w:rsidR="0099065E" w:rsidRPr="000315B7">
              <w:t>YYYY</w:t>
            </w:r>
            <w:r w:rsidR="0099065E" w:rsidRPr="000315B7">
              <w:rPr>
                <w:rFonts w:hint="eastAsia"/>
                <w:lang w:eastAsia="zh-CN"/>
              </w:rPr>
              <w:t>-</w:t>
            </w:r>
            <w:r w:rsidR="0099065E" w:rsidRPr="000315B7">
              <w:t>MM</w:t>
            </w:r>
            <w:r w:rsidR="0099065E" w:rsidRPr="000315B7">
              <w:rPr>
                <w:rFonts w:hint="eastAsia"/>
                <w:lang w:eastAsia="zh-CN"/>
              </w:rPr>
              <w:t>-</w:t>
            </w:r>
            <w:r w:rsidR="0099065E" w:rsidRPr="000315B7">
              <w:t xml:space="preserve">DD </w:t>
            </w:r>
            <w:r w:rsidRPr="000315B7">
              <w:rPr>
                <w:rFonts w:hint="eastAsia"/>
              </w:rPr>
              <w:t>HH:MM:SS format</w:t>
            </w:r>
            <w:r w:rsidRPr="000315B7">
              <w:t xml:space="preserve">. </w:t>
            </w:r>
          </w:p>
          <w:p w14:paraId="06130783" w14:textId="77777777" w:rsidR="00A265C4" w:rsidRPr="008D45D9" w:rsidRDefault="00A265C4" w:rsidP="0093213A">
            <w:pPr>
              <w:pStyle w:val="ab"/>
              <w:keepNext/>
              <w:numPr>
                <w:ilvl w:val="0"/>
                <w:numId w:val="18"/>
              </w:numPr>
              <w:ind w:leftChars="460" w:left="1280"/>
            </w:pPr>
            <w:r w:rsidRPr="000315B7">
              <w:t xml:space="preserve">If the measurement could not be executed in measurement </w:t>
            </w:r>
            <w:r w:rsidR="00441FCC" w:rsidRPr="000315B7">
              <w:t>interval</w:t>
            </w:r>
            <w:r w:rsidRPr="00D67B29">
              <w:t xml:space="preserve"> </w:t>
            </w:r>
            <w:r w:rsidRPr="008D45D9">
              <w:t>time, the measure is executed as continuously.</w:t>
            </w:r>
          </w:p>
          <w:p w14:paraId="2313D521" w14:textId="77777777" w:rsidR="00A26EFD" w:rsidRPr="008D45D9" w:rsidRDefault="00A26EFD" w:rsidP="0093213A">
            <w:pPr>
              <w:pStyle w:val="ab"/>
              <w:keepNext/>
              <w:numPr>
                <w:ilvl w:val="0"/>
                <w:numId w:val="19"/>
              </w:numPr>
              <w:ind w:leftChars="100" w:left="620"/>
            </w:pPr>
            <w:r w:rsidRPr="008D45D9">
              <w:rPr>
                <w:lang w:eastAsia="zh-CN"/>
              </w:rPr>
              <w:t>External</w:t>
            </w:r>
            <w:r w:rsidRPr="008D45D9">
              <w:t xml:space="preserve"> trigger by any one below</w:t>
            </w:r>
            <w:r w:rsidR="00E37CBF" w:rsidRPr="008D45D9">
              <w:t xml:space="preserve"> only</w:t>
            </w:r>
            <w:r w:rsidR="006A2FD5" w:rsidRPr="008D45D9">
              <w:t xml:space="preserve"> when device is </w:t>
            </w:r>
            <w:r w:rsidR="00E15790" w:rsidRPr="008D45D9">
              <w:t>standby</w:t>
            </w:r>
          </w:p>
          <w:p w14:paraId="4AE410BB" w14:textId="77777777" w:rsidR="00A26EFD" w:rsidRPr="008D45D9" w:rsidRDefault="00A26EFD" w:rsidP="0093213A">
            <w:pPr>
              <w:pStyle w:val="ab"/>
              <w:keepNext/>
              <w:numPr>
                <w:ilvl w:val="0"/>
                <w:numId w:val="20"/>
              </w:numPr>
              <w:ind w:leftChars="460" w:left="1280"/>
            </w:pPr>
            <w:r w:rsidRPr="008D45D9">
              <w:t xml:space="preserve">UI input trigger, </w:t>
            </w:r>
          </w:p>
          <w:p w14:paraId="2A62A330" w14:textId="77777777" w:rsidR="00A26EFD" w:rsidRPr="000315B7" w:rsidRDefault="00A26EFD" w:rsidP="0093213A">
            <w:pPr>
              <w:pStyle w:val="ab"/>
              <w:keepNext/>
              <w:numPr>
                <w:ilvl w:val="0"/>
                <w:numId w:val="20"/>
              </w:numPr>
              <w:ind w:leftChars="460" w:left="1280"/>
            </w:pPr>
            <w:r w:rsidRPr="000315B7">
              <w:t xml:space="preserve">Modbus trigger, </w:t>
            </w:r>
          </w:p>
          <w:p w14:paraId="251B2655" w14:textId="77777777" w:rsidR="00A26EFD" w:rsidRPr="000315B7" w:rsidRDefault="00A26EFD" w:rsidP="0093213A">
            <w:pPr>
              <w:pStyle w:val="ab"/>
              <w:keepNext/>
              <w:numPr>
                <w:ilvl w:val="0"/>
                <w:numId w:val="20"/>
              </w:numPr>
              <w:ind w:leftChars="460" w:left="1280"/>
            </w:pPr>
            <w:commentRangeStart w:id="29"/>
            <w:r w:rsidRPr="000315B7">
              <w:t>Digital input trigger.</w:t>
            </w:r>
            <w:commentRangeEnd w:id="29"/>
            <w:r w:rsidR="00BA4C12" w:rsidRPr="000315B7">
              <w:rPr>
                <w:rStyle w:val="ae"/>
                <w:rFonts w:eastAsia="Times New Roman"/>
                <w:noProof/>
                <w:lang w:val="en-US"/>
              </w:rPr>
              <w:commentReference w:id="29"/>
            </w:r>
          </w:p>
        </w:tc>
        <w:tc>
          <w:tcPr>
            <w:tcW w:w="992" w:type="dxa"/>
          </w:tcPr>
          <w:p w14:paraId="1D9A3FB5" w14:textId="77777777" w:rsidR="00A26EFD" w:rsidRPr="0021111E" w:rsidRDefault="00A26EFD" w:rsidP="006D3521">
            <w:pPr>
              <w:keepNext/>
              <w:rPr>
                <w:b/>
              </w:rPr>
            </w:pPr>
            <w:r w:rsidRPr="0021111E">
              <w:rPr>
                <w:b/>
              </w:rPr>
              <w:t>Stability</w:t>
            </w:r>
          </w:p>
          <w:p w14:paraId="418AB867" w14:textId="77777777" w:rsidR="00A26EFD" w:rsidRPr="00AB4CF9" w:rsidRDefault="00A26EFD" w:rsidP="006D3521">
            <w:pPr>
              <w:pStyle w:val="figura"/>
              <w:spacing w:before="0"/>
              <w:jc w:val="left"/>
            </w:pPr>
            <w:r w:rsidRPr="00AB4CF9">
              <w:t>C</w:t>
            </w:r>
          </w:p>
        </w:tc>
        <w:tc>
          <w:tcPr>
            <w:tcW w:w="992" w:type="dxa"/>
            <w:vMerge/>
          </w:tcPr>
          <w:p w14:paraId="01D1235C" w14:textId="77777777" w:rsidR="00A26EFD" w:rsidRPr="00AB4CF9" w:rsidRDefault="00A26EFD" w:rsidP="006D3521">
            <w:pPr>
              <w:keepNext/>
            </w:pPr>
          </w:p>
        </w:tc>
      </w:tr>
    </w:tbl>
    <w:p w14:paraId="5286F8A2" w14:textId="77777777" w:rsidR="00A26EFD" w:rsidRDefault="00A26EFD" w:rsidP="006537A3">
      <w:pPr>
        <w:rPr>
          <w:lang w:val="en-GB"/>
        </w:rPr>
      </w:pPr>
    </w:p>
    <w:p w14:paraId="1EFD4E92" w14:textId="77777777" w:rsidR="00F6131B" w:rsidRDefault="00F6131B" w:rsidP="006537A3">
      <w:pPr>
        <w:rPr>
          <w:lang w:val="en-GB"/>
        </w:rPr>
      </w:pPr>
    </w:p>
    <w:p w14:paraId="76BC0A35" w14:textId="77777777" w:rsidR="00F6131B" w:rsidRDefault="00F6131B" w:rsidP="006537A3">
      <w:pPr>
        <w:rPr>
          <w:lang w:val="en-GB"/>
        </w:rPr>
      </w:pPr>
    </w:p>
    <w:p w14:paraId="26E084EC" w14:textId="77777777" w:rsidR="00FA02CE" w:rsidRDefault="00FA02CE" w:rsidP="006537A3">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FA02CE" w:rsidRPr="00AB4CF9" w14:paraId="451DE9DB" w14:textId="77777777" w:rsidTr="00E943AF">
        <w:trPr>
          <w:cantSplit/>
          <w:trHeight w:val="519"/>
          <w:tblHeader/>
        </w:trPr>
        <w:tc>
          <w:tcPr>
            <w:tcW w:w="1276" w:type="dxa"/>
          </w:tcPr>
          <w:p w14:paraId="0E581A58" w14:textId="77777777" w:rsidR="00FA02CE" w:rsidRPr="0021111E" w:rsidRDefault="00FA02CE" w:rsidP="00E943AF">
            <w:pPr>
              <w:pStyle w:val="Sottoparagrafo"/>
              <w:spacing w:before="0" w:after="0"/>
              <w:rPr>
                <w:bCs/>
              </w:rPr>
            </w:pPr>
            <w:r w:rsidRPr="0021111E">
              <w:rPr>
                <w:bCs/>
              </w:rPr>
              <w:t>Ident.</w:t>
            </w:r>
          </w:p>
        </w:tc>
        <w:tc>
          <w:tcPr>
            <w:tcW w:w="6379" w:type="dxa"/>
          </w:tcPr>
          <w:p w14:paraId="64F755D1" w14:textId="77777777" w:rsidR="00FA02CE" w:rsidRPr="0021111E" w:rsidRDefault="00FA02CE" w:rsidP="00E943AF">
            <w:pPr>
              <w:pStyle w:val="Sottoparagrafo"/>
              <w:spacing w:before="0" w:after="0"/>
              <w:rPr>
                <w:bCs/>
              </w:rPr>
            </w:pPr>
            <w:r w:rsidRPr="0021111E">
              <w:rPr>
                <w:bCs/>
              </w:rPr>
              <w:t>Definition / Motivation</w:t>
            </w:r>
          </w:p>
        </w:tc>
        <w:tc>
          <w:tcPr>
            <w:tcW w:w="992" w:type="dxa"/>
          </w:tcPr>
          <w:p w14:paraId="7FA42770" w14:textId="77777777" w:rsidR="00FA02CE" w:rsidRPr="0021111E" w:rsidRDefault="00FA02CE" w:rsidP="00E943AF">
            <w:pPr>
              <w:keepNext/>
              <w:rPr>
                <w:b/>
              </w:rPr>
            </w:pPr>
            <w:r w:rsidRPr="0021111E">
              <w:rPr>
                <w:b/>
              </w:rPr>
              <w:t>Priority</w:t>
            </w:r>
          </w:p>
          <w:p w14:paraId="5789DED5" w14:textId="77777777" w:rsidR="00FA02CE" w:rsidRPr="00AB4CF9" w:rsidRDefault="00FA02CE" w:rsidP="00E943AF">
            <w:pPr>
              <w:pStyle w:val="figura"/>
              <w:spacing w:before="0"/>
              <w:jc w:val="left"/>
            </w:pPr>
            <w:r w:rsidRPr="00AB4CF9">
              <w:t>M</w:t>
            </w:r>
          </w:p>
        </w:tc>
        <w:tc>
          <w:tcPr>
            <w:tcW w:w="992" w:type="dxa"/>
            <w:vMerge w:val="restart"/>
          </w:tcPr>
          <w:p w14:paraId="5F3687FD" w14:textId="77777777" w:rsidR="00FA02CE" w:rsidRPr="0021111E" w:rsidRDefault="00FA02CE" w:rsidP="00E943AF">
            <w:pPr>
              <w:pStyle w:val="Sottoparagrafo"/>
              <w:spacing w:before="0" w:after="0"/>
              <w:rPr>
                <w:bCs/>
              </w:rPr>
            </w:pPr>
            <w:r w:rsidRPr="0021111E">
              <w:rPr>
                <w:bCs/>
              </w:rPr>
              <w:t>Source</w:t>
            </w:r>
          </w:p>
          <w:p w14:paraId="4A0BE35B" w14:textId="77777777" w:rsidR="00FA02CE" w:rsidRPr="00AB4CF9" w:rsidRDefault="00FA02CE" w:rsidP="00E943AF">
            <w:pPr>
              <w:keepNext/>
            </w:pPr>
            <w:r w:rsidRPr="00AB4CF9">
              <w:t>R&amp;D</w:t>
            </w:r>
            <w:r w:rsidRPr="00AB4CF9">
              <w:br/>
            </w:r>
          </w:p>
        </w:tc>
      </w:tr>
      <w:tr w:rsidR="00FA02CE" w:rsidRPr="00AB4CF9" w14:paraId="6CA05E15" w14:textId="77777777" w:rsidTr="00E943AF">
        <w:trPr>
          <w:cantSplit/>
        </w:trPr>
        <w:tc>
          <w:tcPr>
            <w:tcW w:w="1276" w:type="dxa"/>
          </w:tcPr>
          <w:p w14:paraId="27A1618F" w14:textId="77777777" w:rsidR="00FA02CE" w:rsidRPr="00AB4CF9" w:rsidRDefault="00FA02CE" w:rsidP="00A33492">
            <w:pPr>
              <w:keepNext/>
              <w:tabs>
                <w:tab w:val="left" w:pos="5660"/>
                <w:tab w:val="left" w:pos="6820"/>
              </w:tabs>
              <w:rPr>
                <w:rFonts w:cs="Arial"/>
              </w:rPr>
            </w:pPr>
            <w:r w:rsidRPr="00AB4CF9">
              <w:rPr>
                <w:rFonts w:cs="Arial"/>
              </w:rPr>
              <w:t>FR_</w:t>
            </w:r>
            <w:r>
              <w:rPr>
                <w:rFonts w:cs="Arial"/>
              </w:rPr>
              <w:t>MEA</w:t>
            </w:r>
            <w:r w:rsidRPr="00AB4CF9">
              <w:rPr>
                <w:rFonts w:cs="Arial"/>
              </w:rPr>
              <w:t>_</w:t>
            </w:r>
            <w:r w:rsidR="00A33492">
              <w:rPr>
                <w:rFonts w:cs="Arial"/>
              </w:rPr>
              <w:t>5</w:t>
            </w:r>
          </w:p>
        </w:tc>
        <w:tc>
          <w:tcPr>
            <w:tcW w:w="6379" w:type="dxa"/>
          </w:tcPr>
          <w:p w14:paraId="75286D1C" w14:textId="77777777" w:rsidR="00FA02CE" w:rsidRDefault="00FA02CE" w:rsidP="00E943AF">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Alarm</w:t>
            </w:r>
          </w:p>
          <w:p w14:paraId="2AEEB3EC" w14:textId="77777777" w:rsidR="00FA02CE" w:rsidRPr="00677E83" w:rsidRDefault="00FA02CE" w:rsidP="0093213A">
            <w:pPr>
              <w:pStyle w:val="ab"/>
              <w:numPr>
                <w:ilvl w:val="0"/>
                <w:numId w:val="52"/>
              </w:numPr>
              <w:autoSpaceDE w:val="0"/>
              <w:autoSpaceDN w:val="0"/>
              <w:adjustRightInd w:val="0"/>
              <w:rPr>
                <w:rFonts w:ascii="Helvetica-Bold" w:hAnsi="Helvetica-Bold" w:cs="Helvetica-Bold"/>
                <w:bCs/>
                <w:szCs w:val="20"/>
                <w:lang w:val="en-US" w:eastAsia="zh-CN"/>
              </w:rPr>
            </w:pPr>
            <w:r w:rsidRPr="00677E83">
              <w:rPr>
                <w:rFonts w:ascii="Helvetica-Bold" w:hAnsi="Helvetica-Bold" w:cs="Helvetica-Bold"/>
                <w:bCs/>
                <w:szCs w:val="20"/>
                <w:lang w:val="en-US" w:eastAsia="zh-CN"/>
              </w:rPr>
              <w:t>User shall be able to configure the alarm value for below alarms.</w:t>
            </w:r>
          </w:p>
          <w:p w14:paraId="3018F8CB" w14:textId="63B07047" w:rsidR="00FA02CE" w:rsidRPr="000315B7" w:rsidRDefault="00FA02CE" w:rsidP="000315B7">
            <w:pPr>
              <w:pStyle w:val="ab"/>
              <w:keepNext/>
              <w:numPr>
                <w:ilvl w:val="0"/>
                <w:numId w:val="51"/>
              </w:numPr>
              <w:rPr>
                <w:strike/>
              </w:rPr>
            </w:pPr>
            <w:r w:rsidRPr="009568D6">
              <w:t>low</w:t>
            </w:r>
            <w:r>
              <w:t xml:space="preserve"> </w:t>
            </w:r>
            <w:r w:rsidRPr="009568D6">
              <w:t>alarm</w:t>
            </w:r>
          </w:p>
          <w:p w14:paraId="490D45FC" w14:textId="2416D82B" w:rsidR="00FA02CE" w:rsidRDefault="00FA02CE" w:rsidP="0093213A">
            <w:pPr>
              <w:pStyle w:val="ab"/>
              <w:keepNext/>
              <w:numPr>
                <w:ilvl w:val="0"/>
                <w:numId w:val="51"/>
              </w:numPr>
            </w:pPr>
            <w:r w:rsidRPr="009568D6">
              <w:t>high alarm</w:t>
            </w:r>
          </w:p>
          <w:p w14:paraId="50488FA8" w14:textId="7331F77C" w:rsidR="00677E83" w:rsidRPr="000315B7" w:rsidRDefault="00677E83" w:rsidP="008D45D9">
            <w:pPr>
              <w:rPr>
                <w:lang w:eastAsia="zh-CN"/>
              </w:rPr>
            </w:pPr>
          </w:p>
        </w:tc>
        <w:tc>
          <w:tcPr>
            <w:tcW w:w="992" w:type="dxa"/>
          </w:tcPr>
          <w:p w14:paraId="0ABC0EEE" w14:textId="77777777" w:rsidR="00FA02CE" w:rsidRPr="0021111E" w:rsidRDefault="00FA02CE" w:rsidP="00E943AF">
            <w:pPr>
              <w:keepNext/>
              <w:rPr>
                <w:b/>
              </w:rPr>
            </w:pPr>
            <w:r w:rsidRPr="0021111E">
              <w:rPr>
                <w:b/>
              </w:rPr>
              <w:t>Stability</w:t>
            </w:r>
          </w:p>
          <w:p w14:paraId="6B956D57" w14:textId="77777777" w:rsidR="00FA02CE" w:rsidRPr="00AB4CF9" w:rsidRDefault="00FA02CE" w:rsidP="00E943AF">
            <w:pPr>
              <w:pStyle w:val="figura"/>
              <w:spacing w:before="0"/>
              <w:jc w:val="left"/>
            </w:pPr>
            <w:r w:rsidRPr="00AB4CF9">
              <w:t>C</w:t>
            </w:r>
          </w:p>
        </w:tc>
        <w:tc>
          <w:tcPr>
            <w:tcW w:w="992" w:type="dxa"/>
            <w:vMerge/>
          </w:tcPr>
          <w:p w14:paraId="5E909B3D" w14:textId="77777777" w:rsidR="00FA02CE" w:rsidRPr="00AB4CF9" w:rsidRDefault="00FA02CE" w:rsidP="00E943AF">
            <w:pPr>
              <w:keepNext/>
            </w:pPr>
          </w:p>
        </w:tc>
      </w:tr>
    </w:tbl>
    <w:p w14:paraId="5F462D2F" w14:textId="321F4610" w:rsidR="00FA02CE" w:rsidDel="00BA7C36" w:rsidRDefault="00FA02CE" w:rsidP="006537A3">
      <w:pPr>
        <w:rPr>
          <w:del w:id="30" w:author="Li, Paul(Peng)" w:date="2016-11-09T13:30:00Z"/>
          <w:lang w:val="en-GB"/>
        </w:rPr>
      </w:pPr>
    </w:p>
    <w:p w14:paraId="42491B96" w14:textId="13E3C32C" w:rsidR="00BA3CE6" w:rsidRDefault="00BA3CE6" w:rsidP="006537A3">
      <w:pPr>
        <w:rPr>
          <w:lang w:val="en-GB" w:eastAsia="zh-CN"/>
        </w:rPr>
      </w:pPr>
    </w:p>
    <w:p w14:paraId="31FACF9D" w14:textId="77777777" w:rsidR="00F6131B" w:rsidRDefault="00F6131B" w:rsidP="00D5449E">
      <w:pPr>
        <w:pStyle w:val="2"/>
        <w:numPr>
          <w:ilvl w:val="0"/>
          <w:numId w:val="0"/>
        </w:numPr>
        <w:ind w:left="576"/>
        <w:rPr>
          <w:ins w:id="31" w:author="Li, Paul(Peng)" w:date="2016-11-09T10:59:00Z"/>
        </w:rPr>
      </w:pPr>
      <w:bookmarkStart w:id="32" w:name="_Toc466386098"/>
      <w:r w:rsidRPr="00F6131B">
        <w:rPr>
          <w:rFonts w:hint="eastAsia"/>
        </w:rPr>
        <w:t>Calibration</w:t>
      </w:r>
      <w:bookmarkEnd w:id="32"/>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F6131B" w:rsidRPr="00AB4CF9" w14:paraId="56B77C2E" w14:textId="77777777" w:rsidTr="006D3521">
        <w:trPr>
          <w:cantSplit/>
          <w:trHeight w:val="519"/>
          <w:tblHeader/>
        </w:trPr>
        <w:tc>
          <w:tcPr>
            <w:tcW w:w="1276" w:type="dxa"/>
          </w:tcPr>
          <w:p w14:paraId="32C75F33" w14:textId="1FD3E064" w:rsidR="00F6131B" w:rsidRPr="0021111E" w:rsidRDefault="00F6131B" w:rsidP="006D3521">
            <w:pPr>
              <w:pStyle w:val="Sottoparagrafo"/>
              <w:spacing w:before="0" w:after="0"/>
              <w:rPr>
                <w:bCs/>
              </w:rPr>
            </w:pPr>
            <w:r w:rsidRPr="0021111E">
              <w:rPr>
                <w:bCs/>
              </w:rPr>
              <w:t>Ident.</w:t>
            </w:r>
          </w:p>
        </w:tc>
        <w:tc>
          <w:tcPr>
            <w:tcW w:w="6379" w:type="dxa"/>
          </w:tcPr>
          <w:p w14:paraId="259C06C3" w14:textId="77777777" w:rsidR="00F6131B" w:rsidRPr="0021111E" w:rsidRDefault="00F6131B" w:rsidP="006D3521">
            <w:pPr>
              <w:pStyle w:val="Sottoparagrafo"/>
              <w:spacing w:before="0" w:after="0"/>
              <w:rPr>
                <w:bCs/>
              </w:rPr>
            </w:pPr>
            <w:r w:rsidRPr="0021111E">
              <w:rPr>
                <w:bCs/>
              </w:rPr>
              <w:t>Definition / Motivation</w:t>
            </w:r>
          </w:p>
        </w:tc>
        <w:tc>
          <w:tcPr>
            <w:tcW w:w="992" w:type="dxa"/>
          </w:tcPr>
          <w:p w14:paraId="6DBC3B82" w14:textId="77777777" w:rsidR="00F6131B" w:rsidRPr="0021111E" w:rsidRDefault="00F6131B" w:rsidP="006D3521">
            <w:pPr>
              <w:keepNext/>
              <w:rPr>
                <w:b/>
              </w:rPr>
            </w:pPr>
            <w:r w:rsidRPr="0021111E">
              <w:rPr>
                <w:b/>
              </w:rPr>
              <w:t>Priority</w:t>
            </w:r>
          </w:p>
          <w:p w14:paraId="6943CDCE" w14:textId="77777777" w:rsidR="00F6131B" w:rsidRPr="00AB4CF9" w:rsidRDefault="00F6131B" w:rsidP="006D3521">
            <w:pPr>
              <w:pStyle w:val="figura"/>
              <w:spacing w:before="0"/>
              <w:jc w:val="left"/>
            </w:pPr>
            <w:r w:rsidRPr="00AB4CF9">
              <w:t>M</w:t>
            </w:r>
          </w:p>
        </w:tc>
        <w:tc>
          <w:tcPr>
            <w:tcW w:w="992" w:type="dxa"/>
            <w:vMerge w:val="restart"/>
          </w:tcPr>
          <w:p w14:paraId="693B411C" w14:textId="77777777" w:rsidR="00F6131B" w:rsidRPr="0021111E" w:rsidRDefault="00F6131B" w:rsidP="006D3521">
            <w:pPr>
              <w:pStyle w:val="Sottoparagrafo"/>
              <w:spacing w:before="0" w:after="0"/>
              <w:rPr>
                <w:bCs/>
              </w:rPr>
            </w:pPr>
            <w:r w:rsidRPr="0021111E">
              <w:rPr>
                <w:bCs/>
              </w:rPr>
              <w:t>Source</w:t>
            </w:r>
          </w:p>
          <w:p w14:paraId="213DB0E1" w14:textId="77777777" w:rsidR="00F6131B" w:rsidRPr="00AB4CF9" w:rsidRDefault="00F6131B" w:rsidP="006D3521">
            <w:pPr>
              <w:keepNext/>
            </w:pPr>
            <w:r w:rsidRPr="00AB4CF9">
              <w:t>R&amp;D</w:t>
            </w:r>
            <w:r w:rsidRPr="00AB4CF9">
              <w:br/>
            </w:r>
          </w:p>
        </w:tc>
      </w:tr>
      <w:tr w:rsidR="00F6131B" w:rsidRPr="00AB4CF9" w14:paraId="5C607B77" w14:textId="77777777" w:rsidTr="006D3521">
        <w:trPr>
          <w:cantSplit/>
        </w:trPr>
        <w:tc>
          <w:tcPr>
            <w:tcW w:w="1276" w:type="dxa"/>
          </w:tcPr>
          <w:p w14:paraId="5823E5BF" w14:textId="77777777" w:rsidR="00F6131B" w:rsidRPr="00AB4CF9" w:rsidRDefault="00F6131B" w:rsidP="00A8781D">
            <w:pPr>
              <w:keepNext/>
              <w:tabs>
                <w:tab w:val="left" w:pos="5660"/>
                <w:tab w:val="left" w:pos="6820"/>
              </w:tabs>
              <w:rPr>
                <w:rFonts w:cs="Arial"/>
              </w:rPr>
            </w:pPr>
            <w:r w:rsidRPr="00AB4CF9">
              <w:rPr>
                <w:rFonts w:cs="Arial"/>
              </w:rPr>
              <w:t>FR_</w:t>
            </w:r>
            <w:r>
              <w:rPr>
                <w:rFonts w:cs="Arial"/>
              </w:rPr>
              <w:t>CAL</w:t>
            </w:r>
            <w:r w:rsidRPr="00AB4CF9">
              <w:rPr>
                <w:rFonts w:cs="Arial"/>
              </w:rPr>
              <w:t>_</w:t>
            </w:r>
            <w:r w:rsidR="00A8781D">
              <w:rPr>
                <w:rFonts w:cs="Arial"/>
              </w:rPr>
              <w:t>1</w:t>
            </w:r>
          </w:p>
        </w:tc>
        <w:tc>
          <w:tcPr>
            <w:tcW w:w="6379" w:type="dxa"/>
          </w:tcPr>
          <w:p w14:paraId="7431C5F2" w14:textId="77777777" w:rsidR="00F6131B" w:rsidRDefault="00F6131B" w:rsidP="00F6131B">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Calibration Mode</w:t>
            </w:r>
          </w:p>
          <w:p w14:paraId="3483D4E5" w14:textId="77777777" w:rsidR="00F6131B" w:rsidRPr="00A26EFD" w:rsidRDefault="00F6131B" w:rsidP="00F6131B">
            <w:pPr>
              <w:keepNext/>
              <w:rPr>
                <w:lang w:eastAsia="zh-CN"/>
              </w:rPr>
            </w:pPr>
            <w:r w:rsidRPr="00A26EFD">
              <w:rPr>
                <w:lang w:eastAsia="zh-CN"/>
              </w:rPr>
              <w:t>Two different work mode;</w:t>
            </w:r>
          </w:p>
          <w:p w14:paraId="408B11F5" w14:textId="77777777" w:rsidR="00F6131B" w:rsidRDefault="00F6131B" w:rsidP="0093213A">
            <w:pPr>
              <w:pStyle w:val="ab"/>
              <w:keepNext/>
              <w:numPr>
                <w:ilvl w:val="0"/>
                <w:numId w:val="22"/>
              </w:numPr>
              <w:ind w:leftChars="100" w:left="620"/>
            </w:pPr>
            <w:r>
              <w:rPr>
                <w:lang w:eastAsia="zh-CN"/>
              </w:rPr>
              <w:t>Periodic</w:t>
            </w:r>
          </w:p>
          <w:p w14:paraId="323CC9C2" w14:textId="2DAE3E24" w:rsidR="00F6131B" w:rsidRDefault="00F6131B" w:rsidP="0093213A">
            <w:pPr>
              <w:pStyle w:val="ab"/>
              <w:keepNext/>
              <w:numPr>
                <w:ilvl w:val="0"/>
                <w:numId w:val="23"/>
              </w:numPr>
              <w:ind w:leftChars="460" w:left="1280"/>
            </w:pPr>
            <w:r>
              <w:t>The intervals could be: 1 ~ 7 Days</w:t>
            </w:r>
            <w:ins w:id="33" w:author="Li, Paul(Peng)" w:date="2016-11-09T11:24:00Z">
              <w:r w:rsidR="0088582C">
                <w:t xml:space="preserve"> </w:t>
              </w:r>
            </w:ins>
            <w:r w:rsidR="0088582C">
              <w:t>(internal unit : hour)</w:t>
            </w:r>
          </w:p>
          <w:p w14:paraId="6114E493" w14:textId="7E4BFA06" w:rsidR="00F6131B" w:rsidRPr="00E15790" w:rsidRDefault="00F6131B" w:rsidP="0093213A">
            <w:pPr>
              <w:pStyle w:val="ab"/>
              <w:keepNext/>
              <w:numPr>
                <w:ilvl w:val="0"/>
                <w:numId w:val="23"/>
              </w:numPr>
              <w:ind w:leftChars="460" w:left="1280"/>
            </w:pPr>
            <w:r>
              <w:t xml:space="preserve">Starts time: </w:t>
            </w:r>
            <w:r w:rsidR="0099065E">
              <w:t>YYYY</w:t>
            </w:r>
            <w:r w:rsidR="0099065E">
              <w:rPr>
                <w:rFonts w:hint="eastAsia"/>
                <w:lang w:eastAsia="zh-CN"/>
              </w:rPr>
              <w:t>-</w:t>
            </w:r>
            <w:r w:rsidR="0099065E">
              <w:t>MM</w:t>
            </w:r>
            <w:r w:rsidR="0099065E">
              <w:rPr>
                <w:rFonts w:hint="eastAsia"/>
                <w:lang w:eastAsia="zh-CN"/>
              </w:rPr>
              <w:t>-</w:t>
            </w:r>
            <w:r w:rsidR="0099065E">
              <w:t xml:space="preserve">DD </w:t>
            </w:r>
            <w:r w:rsidR="0099065E">
              <w:rPr>
                <w:rFonts w:hint="eastAsia"/>
              </w:rPr>
              <w:t>HH:MM:SS</w:t>
            </w:r>
            <w:r>
              <w:rPr>
                <w:rFonts w:hint="eastAsia"/>
              </w:rPr>
              <w:t xml:space="preserve"> format</w:t>
            </w:r>
            <w:r>
              <w:t>.</w:t>
            </w:r>
          </w:p>
          <w:p w14:paraId="615F67C8" w14:textId="25D73DD0" w:rsidR="006C7597" w:rsidRPr="000315B7" w:rsidRDefault="00E15790" w:rsidP="000315B7">
            <w:pPr>
              <w:pStyle w:val="ab"/>
              <w:keepNext/>
              <w:numPr>
                <w:ilvl w:val="0"/>
                <w:numId w:val="23"/>
              </w:numPr>
              <w:ind w:leftChars="460" w:left="1280"/>
            </w:pPr>
            <w:r w:rsidRPr="000315B7">
              <w:t xml:space="preserve">If calibration failed or no calibration results in set time, the device shall use idle time to complement the missed </w:t>
            </w:r>
            <w:r w:rsidR="00BA7C36" w:rsidRPr="008D45D9">
              <w:rPr>
                <w:rFonts w:hint="eastAsia"/>
                <w:lang w:eastAsia="zh-CN"/>
              </w:rPr>
              <w:t>calibration</w:t>
            </w:r>
            <w:r w:rsidRPr="000315B7">
              <w:t>.</w:t>
            </w:r>
            <w:r w:rsidR="006C7597" w:rsidRPr="008D45D9">
              <w:t xml:space="preserve"> This shall </w:t>
            </w:r>
            <w:r w:rsidR="00BA7C36" w:rsidRPr="008D45D9">
              <w:t xml:space="preserve">only </w:t>
            </w:r>
            <w:r w:rsidR="006C7597" w:rsidRPr="008D45D9">
              <w:t>be executed when idle.</w:t>
            </w:r>
          </w:p>
          <w:p w14:paraId="6B1B810E" w14:textId="54AEE469" w:rsidR="00F6131B" w:rsidRDefault="00F6131B" w:rsidP="0093213A">
            <w:pPr>
              <w:pStyle w:val="ab"/>
              <w:keepNext/>
              <w:numPr>
                <w:ilvl w:val="0"/>
                <w:numId w:val="22"/>
              </w:numPr>
              <w:ind w:leftChars="100" w:left="620"/>
            </w:pPr>
            <w:r>
              <w:rPr>
                <w:lang w:eastAsia="zh-CN"/>
              </w:rPr>
              <w:t>External</w:t>
            </w:r>
            <w:r>
              <w:t xml:space="preserve"> trigger by any one below</w:t>
            </w:r>
            <w:r w:rsidR="00E15790">
              <w:t xml:space="preserve"> only when device is </w:t>
            </w:r>
            <w:r w:rsidR="00BA7C36">
              <w:t>idle</w:t>
            </w:r>
          </w:p>
          <w:p w14:paraId="1932F7CA" w14:textId="77777777" w:rsidR="00F6131B" w:rsidRDefault="00F6131B" w:rsidP="0093213A">
            <w:pPr>
              <w:pStyle w:val="ab"/>
              <w:keepNext/>
              <w:numPr>
                <w:ilvl w:val="0"/>
                <w:numId w:val="24"/>
              </w:numPr>
              <w:ind w:leftChars="460" w:left="1280"/>
            </w:pPr>
            <w:r>
              <w:t xml:space="preserve">UI input trigger, </w:t>
            </w:r>
          </w:p>
          <w:p w14:paraId="5358C40B" w14:textId="77777777" w:rsidR="00F6131B" w:rsidRDefault="00F6131B" w:rsidP="0093213A">
            <w:pPr>
              <w:pStyle w:val="ab"/>
              <w:keepNext/>
              <w:numPr>
                <w:ilvl w:val="0"/>
                <w:numId w:val="24"/>
              </w:numPr>
              <w:ind w:leftChars="460" w:left="1280"/>
            </w:pPr>
            <w:r>
              <w:t xml:space="preserve">Modbus trigger, </w:t>
            </w:r>
          </w:p>
          <w:p w14:paraId="0F65B4AA" w14:textId="77777777" w:rsidR="00F6131B" w:rsidRPr="00AB4CF9" w:rsidRDefault="00F6131B" w:rsidP="0093213A">
            <w:pPr>
              <w:pStyle w:val="ab"/>
              <w:keepNext/>
              <w:numPr>
                <w:ilvl w:val="0"/>
                <w:numId w:val="24"/>
              </w:numPr>
              <w:ind w:leftChars="460" w:left="1280"/>
              <w:rPr>
                <w:lang w:eastAsia="zh-CN"/>
              </w:rPr>
            </w:pPr>
            <w:commentRangeStart w:id="34"/>
            <w:r>
              <w:t>Digital input trigger</w:t>
            </w:r>
            <w:commentRangeEnd w:id="34"/>
            <w:r w:rsidR="0088582C">
              <w:rPr>
                <w:rStyle w:val="ae"/>
                <w:rFonts w:eastAsia="Times New Roman"/>
                <w:noProof/>
                <w:lang w:val="en-US"/>
              </w:rPr>
              <w:commentReference w:id="34"/>
            </w:r>
            <w:r>
              <w:t>.</w:t>
            </w:r>
          </w:p>
        </w:tc>
        <w:tc>
          <w:tcPr>
            <w:tcW w:w="992" w:type="dxa"/>
          </w:tcPr>
          <w:p w14:paraId="4BD088FE" w14:textId="77777777" w:rsidR="00F6131B" w:rsidRPr="0021111E" w:rsidRDefault="00F6131B" w:rsidP="006D3521">
            <w:pPr>
              <w:keepNext/>
              <w:rPr>
                <w:b/>
              </w:rPr>
            </w:pPr>
            <w:r w:rsidRPr="0021111E">
              <w:rPr>
                <w:b/>
              </w:rPr>
              <w:t>Stability</w:t>
            </w:r>
          </w:p>
          <w:p w14:paraId="1A244AB2" w14:textId="77777777" w:rsidR="00F6131B" w:rsidRPr="00AB4CF9" w:rsidRDefault="00F6131B" w:rsidP="006D3521">
            <w:pPr>
              <w:pStyle w:val="figura"/>
              <w:spacing w:before="0"/>
              <w:jc w:val="left"/>
            </w:pPr>
            <w:r w:rsidRPr="00AB4CF9">
              <w:t>C</w:t>
            </w:r>
          </w:p>
        </w:tc>
        <w:tc>
          <w:tcPr>
            <w:tcW w:w="992" w:type="dxa"/>
            <w:vMerge/>
          </w:tcPr>
          <w:p w14:paraId="7D526102" w14:textId="77777777" w:rsidR="00F6131B" w:rsidRPr="00AB4CF9" w:rsidRDefault="00F6131B" w:rsidP="006D3521">
            <w:pPr>
              <w:keepNext/>
            </w:pPr>
          </w:p>
        </w:tc>
      </w:tr>
    </w:tbl>
    <w:p w14:paraId="7C6D7A3D" w14:textId="77777777" w:rsidR="00F6131B" w:rsidRDefault="00F6131B" w:rsidP="006537A3">
      <w:pPr>
        <w:rPr>
          <w:lang w:val="en-GB"/>
        </w:rPr>
      </w:pPr>
    </w:p>
    <w:p w14:paraId="0EF77996" w14:textId="77777777" w:rsidR="00F6131B" w:rsidRDefault="00F6131B" w:rsidP="006537A3">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F6131B" w:rsidRPr="00AB4CF9" w14:paraId="1A5B723E" w14:textId="77777777" w:rsidTr="006D3521">
        <w:trPr>
          <w:cantSplit/>
          <w:trHeight w:val="519"/>
          <w:tblHeader/>
        </w:trPr>
        <w:tc>
          <w:tcPr>
            <w:tcW w:w="1276" w:type="dxa"/>
          </w:tcPr>
          <w:p w14:paraId="47003A0C" w14:textId="77777777" w:rsidR="00F6131B" w:rsidRPr="0021111E" w:rsidRDefault="00F6131B" w:rsidP="006D3521">
            <w:pPr>
              <w:pStyle w:val="Sottoparagrafo"/>
              <w:spacing w:before="0" w:after="0"/>
              <w:rPr>
                <w:bCs/>
              </w:rPr>
            </w:pPr>
            <w:r w:rsidRPr="0021111E">
              <w:rPr>
                <w:bCs/>
              </w:rPr>
              <w:lastRenderedPageBreak/>
              <w:t>Ident.</w:t>
            </w:r>
          </w:p>
        </w:tc>
        <w:tc>
          <w:tcPr>
            <w:tcW w:w="6379" w:type="dxa"/>
          </w:tcPr>
          <w:p w14:paraId="6EBFADEE" w14:textId="77777777" w:rsidR="00F6131B" w:rsidRPr="0021111E" w:rsidRDefault="00F6131B" w:rsidP="006D3521">
            <w:pPr>
              <w:pStyle w:val="Sottoparagrafo"/>
              <w:spacing w:before="0" w:after="0"/>
              <w:rPr>
                <w:bCs/>
              </w:rPr>
            </w:pPr>
            <w:r w:rsidRPr="0021111E">
              <w:rPr>
                <w:bCs/>
              </w:rPr>
              <w:t>Definition / Motivation</w:t>
            </w:r>
          </w:p>
        </w:tc>
        <w:tc>
          <w:tcPr>
            <w:tcW w:w="992" w:type="dxa"/>
          </w:tcPr>
          <w:p w14:paraId="4A807FEB" w14:textId="77777777" w:rsidR="00F6131B" w:rsidRPr="0021111E" w:rsidRDefault="00F6131B" w:rsidP="006D3521">
            <w:pPr>
              <w:keepNext/>
              <w:rPr>
                <w:b/>
              </w:rPr>
            </w:pPr>
            <w:r w:rsidRPr="0021111E">
              <w:rPr>
                <w:b/>
              </w:rPr>
              <w:t>Priority</w:t>
            </w:r>
          </w:p>
          <w:p w14:paraId="3EB828F9" w14:textId="77777777" w:rsidR="00F6131B" w:rsidRPr="00AB4CF9" w:rsidRDefault="00F6131B" w:rsidP="006D3521">
            <w:pPr>
              <w:pStyle w:val="figura"/>
              <w:spacing w:before="0"/>
              <w:jc w:val="left"/>
            </w:pPr>
            <w:r w:rsidRPr="00AB4CF9">
              <w:t>M</w:t>
            </w:r>
          </w:p>
        </w:tc>
        <w:tc>
          <w:tcPr>
            <w:tcW w:w="992" w:type="dxa"/>
            <w:vMerge w:val="restart"/>
          </w:tcPr>
          <w:p w14:paraId="3A08A0B0" w14:textId="77777777" w:rsidR="00F6131B" w:rsidRPr="0021111E" w:rsidRDefault="00F6131B" w:rsidP="006D3521">
            <w:pPr>
              <w:pStyle w:val="Sottoparagrafo"/>
              <w:spacing w:before="0" w:after="0"/>
              <w:rPr>
                <w:bCs/>
              </w:rPr>
            </w:pPr>
            <w:r w:rsidRPr="0021111E">
              <w:rPr>
                <w:bCs/>
              </w:rPr>
              <w:t>Source</w:t>
            </w:r>
          </w:p>
          <w:p w14:paraId="78095DAB" w14:textId="77777777" w:rsidR="00F6131B" w:rsidRPr="00AB4CF9" w:rsidRDefault="00F6131B" w:rsidP="006D3521">
            <w:pPr>
              <w:keepNext/>
            </w:pPr>
            <w:r w:rsidRPr="00AB4CF9">
              <w:t>R&amp;D</w:t>
            </w:r>
            <w:r w:rsidRPr="00AB4CF9">
              <w:br/>
            </w:r>
          </w:p>
        </w:tc>
      </w:tr>
      <w:tr w:rsidR="00F6131B" w:rsidRPr="00AB4CF9" w14:paraId="77672547" w14:textId="77777777" w:rsidTr="006D3521">
        <w:trPr>
          <w:cantSplit/>
        </w:trPr>
        <w:tc>
          <w:tcPr>
            <w:tcW w:w="1276" w:type="dxa"/>
          </w:tcPr>
          <w:p w14:paraId="413A7796" w14:textId="77777777" w:rsidR="00F6131B" w:rsidRPr="00AB4CF9" w:rsidRDefault="00F6131B" w:rsidP="00A8781D">
            <w:pPr>
              <w:keepNext/>
              <w:tabs>
                <w:tab w:val="left" w:pos="5660"/>
                <w:tab w:val="left" w:pos="6820"/>
              </w:tabs>
              <w:rPr>
                <w:rFonts w:cs="Arial"/>
              </w:rPr>
            </w:pPr>
            <w:r w:rsidRPr="00AB4CF9">
              <w:rPr>
                <w:rFonts w:cs="Arial"/>
              </w:rPr>
              <w:t>FR_</w:t>
            </w:r>
            <w:r>
              <w:rPr>
                <w:rFonts w:cs="Arial"/>
              </w:rPr>
              <w:t>CAL</w:t>
            </w:r>
            <w:r w:rsidRPr="00AB4CF9">
              <w:rPr>
                <w:rFonts w:cs="Arial"/>
              </w:rPr>
              <w:t>_</w:t>
            </w:r>
            <w:r w:rsidR="00A8781D">
              <w:rPr>
                <w:rFonts w:cs="Arial"/>
              </w:rPr>
              <w:t>2</w:t>
            </w:r>
          </w:p>
        </w:tc>
        <w:tc>
          <w:tcPr>
            <w:tcW w:w="6379" w:type="dxa"/>
          </w:tcPr>
          <w:p w14:paraId="7B0A7EC5" w14:textId="77777777" w:rsidR="00F6131B" w:rsidRDefault="00F6131B" w:rsidP="006D352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Calibration Post Action</w:t>
            </w:r>
          </w:p>
          <w:p w14:paraId="5CAE3E21" w14:textId="77777777" w:rsidR="00F6131B" w:rsidRPr="00A26EFD" w:rsidRDefault="00F6131B" w:rsidP="006D3521">
            <w:pPr>
              <w:keepNext/>
              <w:rPr>
                <w:lang w:eastAsia="zh-CN"/>
              </w:rPr>
            </w:pPr>
            <w:r w:rsidRPr="00A26EFD">
              <w:rPr>
                <w:lang w:eastAsia="zh-CN"/>
              </w:rPr>
              <w:t xml:space="preserve">Two different </w:t>
            </w:r>
            <w:r>
              <w:rPr>
                <w:lang w:eastAsia="zh-CN"/>
              </w:rPr>
              <w:t>options</w:t>
            </w:r>
            <w:r w:rsidRPr="00A26EFD">
              <w:rPr>
                <w:lang w:eastAsia="zh-CN"/>
              </w:rPr>
              <w:t>;</w:t>
            </w:r>
          </w:p>
          <w:p w14:paraId="05C70239" w14:textId="7C43399D" w:rsidR="0088582C" w:rsidRPr="008D45D9" w:rsidRDefault="00F6131B" w:rsidP="000315B7">
            <w:pPr>
              <w:pStyle w:val="ab"/>
              <w:keepNext/>
              <w:numPr>
                <w:ilvl w:val="0"/>
                <w:numId w:val="25"/>
              </w:numPr>
              <w:rPr>
                <w:lang w:eastAsia="zh-CN"/>
              </w:rPr>
            </w:pPr>
            <w:r>
              <w:rPr>
                <w:lang w:eastAsia="zh-CN"/>
              </w:rPr>
              <w:t>F</w:t>
            </w:r>
            <w:r>
              <w:rPr>
                <w:rFonts w:hint="eastAsia"/>
                <w:lang w:eastAsia="zh-CN"/>
              </w:rPr>
              <w:t>lush</w:t>
            </w:r>
            <w:r>
              <w:rPr>
                <w:lang w:eastAsia="zh-CN"/>
              </w:rPr>
              <w:t>ing</w:t>
            </w:r>
            <w:r w:rsidR="0088582C" w:rsidRPr="008D45D9">
              <w:rPr>
                <w:color w:val="FF0000"/>
                <w:lang w:eastAsia="zh-CN"/>
              </w:rPr>
              <w:t xml:space="preserve"> </w:t>
            </w:r>
            <w:r w:rsidR="0088582C" w:rsidRPr="000315B7">
              <w:rPr>
                <w:lang w:eastAsia="zh-CN"/>
              </w:rPr>
              <w:t xml:space="preserve">(when deep flush is enabled, use deep flush) </w:t>
            </w:r>
          </w:p>
          <w:p w14:paraId="3DD46F9F" w14:textId="77777777" w:rsidR="00F6131B" w:rsidRDefault="00F6131B" w:rsidP="0093213A">
            <w:pPr>
              <w:pStyle w:val="ab"/>
              <w:keepNext/>
              <w:numPr>
                <w:ilvl w:val="0"/>
                <w:numId w:val="25"/>
              </w:numPr>
              <w:rPr>
                <w:lang w:eastAsia="zh-CN"/>
              </w:rPr>
            </w:pPr>
            <w:r>
              <w:rPr>
                <w:lang w:eastAsia="zh-CN"/>
              </w:rPr>
              <w:t>None</w:t>
            </w:r>
          </w:p>
          <w:p w14:paraId="79676CA3" w14:textId="77777777" w:rsidR="00CD0A29" w:rsidRDefault="00CD0A29" w:rsidP="008D45D9">
            <w:pPr>
              <w:keepNext/>
              <w:rPr>
                <w:lang w:eastAsia="zh-CN"/>
              </w:rPr>
            </w:pPr>
          </w:p>
          <w:p w14:paraId="0FBF92F1" w14:textId="2C8CD1AA" w:rsidR="00CD0A29" w:rsidRDefault="00CD0A29" w:rsidP="008D45D9">
            <w:pPr>
              <w:keepNext/>
              <w:rPr>
                <w:lang w:eastAsia="zh-CN"/>
              </w:rPr>
            </w:pPr>
            <w:r w:rsidRPr="008D45D9">
              <w:rPr>
                <w:lang w:eastAsia="zh-CN"/>
              </w:rPr>
              <w:t>T</w:t>
            </w:r>
            <w:r w:rsidRPr="000315B7">
              <w:rPr>
                <w:lang w:eastAsia="zh-CN"/>
              </w:rPr>
              <w:t xml:space="preserve">rigger </w:t>
            </w:r>
            <w:r w:rsidRPr="008D45D9">
              <w:rPr>
                <w:lang w:eastAsia="zh-CN"/>
              </w:rPr>
              <w:t>one measure when auto-range is triggered.</w:t>
            </w:r>
          </w:p>
          <w:p w14:paraId="438D1352" w14:textId="77777777" w:rsidR="00CD0A29" w:rsidRPr="00AB4CF9" w:rsidRDefault="00CD0A29" w:rsidP="008D45D9">
            <w:pPr>
              <w:keepNext/>
              <w:rPr>
                <w:lang w:eastAsia="zh-CN"/>
              </w:rPr>
            </w:pPr>
          </w:p>
        </w:tc>
        <w:tc>
          <w:tcPr>
            <w:tcW w:w="992" w:type="dxa"/>
          </w:tcPr>
          <w:p w14:paraId="162B0370" w14:textId="77777777" w:rsidR="00F6131B" w:rsidRPr="0021111E" w:rsidRDefault="00F6131B" w:rsidP="006D3521">
            <w:pPr>
              <w:keepNext/>
              <w:rPr>
                <w:b/>
              </w:rPr>
            </w:pPr>
            <w:r w:rsidRPr="0021111E">
              <w:rPr>
                <w:b/>
              </w:rPr>
              <w:t>Stability</w:t>
            </w:r>
          </w:p>
          <w:p w14:paraId="0B2FA094" w14:textId="77777777" w:rsidR="00F6131B" w:rsidRPr="00AB4CF9" w:rsidRDefault="00F6131B" w:rsidP="006D3521">
            <w:pPr>
              <w:pStyle w:val="figura"/>
              <w:spacing w:before="0"/>
              <w:jc w:val="left"/>
            </w:pPr>
            <w:r w:rsidRPr="00AB4CF9">
              <w:t>C</w:t>
            </w:r>
          </w:p>
        </w:tc>
        <w:tc>
          <w:tcPr>
            <w:tcW w:w="992" w:type="dxa"/>
            <w:vMerge/>
          </w:tcPr>
          <w:p w14:paraId="3D300CC8" w14:textId="77777777" w:rsidR="00F6131B" w:rsidRPr="00AB4CF9" w:rsidRDefault="00F6131B" w:rsidP="006D3521">
            <w:pPr>
              <w:keepNext/>
            </w:pPr>
          </w:p>
        </w:tc>
      </w:tr>
    </w:tbl>
    <w:p w14:paraId="4B0DFFB7" w14:textId="3EACF21D" w:rsidR="00F6131B" w:rsidRDefault="00F6131B" w:rsidP="006537A3">
      <w:pPr>
        <w:rPr>
          <w:lang w:val="en-GB"/>
        </w:rPr>
      </w:pPr>
    </w:p>
    <w:p w14:paraId="367CCE1B" w14:textId="77777777" w:rsidR="00BF7BC6" w:rsidRDefault="00BF7BC6" w:rsidP="006537A3">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F6131B" w:rsidRPr="00AB4CF9" w14:paraId="77518041" w14:textId="77777777" w:rsidTr="006D3521">
        <w:trPr>
          <w:cantSplit/>
          <w:trHeight w:val="519"/>
          <w:tblHeader/>
        </w:trPr>
        <w:tc>
          <w:tcPr>
            <w:tcW w:w="1276" w:type="dxa"/>
          </w:tcPr>
          <w:p w14:paraId="7317F11C" w14:textId="77777777" w:rsidR="00F6131B" w:rsidRPr="0021111E" w:rsidRDefault="00F6131B" w:rsidP="006D3521">
            <w:pPr>
              <w:pStyle w:val="Sottoparagrafo"/>
              <w:spacing w:before="0" w:after="0"/>
              <w:rPr>
                <w:bCs/>
              </w:rPr>
            </w:pPr>
            <w:r w:rsidRPr="0021111E">
              <w:rPr>
                <w:bCs/>
              </w:rPr>
              <w:t>Ident.</w:t>
            </w:r>
          </w:p>
        </w:tc>
        <w:tc>
          <w:tcPr>
            <w:tcW w:w="6379" w:type="dxa"/>
          </w:tcPr>
          <w:p w14:paraId="7889B302" w14:textId="77777777" w:rsidR="00F6131B" w:rsidRPr="0021111E" w:rsidRDefault="00F6131B" w:rsidP="006D3521">
            <w:pPr>
              <w:pStyle w:val="Sottoparagrafo"/>
              <w:spacing w:before="0" w:after="0"/>
              <w:rPr>
                <w:bCs/>
              </w:rPr>
            </w:pPr>
            <w:r w:rsidRPr="0021111E">
              <w:rPr>
                <w:bCs/>
              </w:rPr>
              <w:t>Definition / Motivation</w:t>
            </w:r>
          </w:p>
        </w:tc>
        <w:tc>
          <w:tcPr>
            <w:tcW w:w="992" w:type="dxa"/>
          </w:tcPr>
          <w:p w14:paraId="55A54D09" w14:textId="77777777" w:rsidR="00F6131B" w:rsidRPr="0021111E" w:rsidRDefault="00F6131B" w:rsidP="006D3521">
            <w:pPr>
              <w:keepNext/>
              <w:rPr>
                <w:b/>
              </w:rPr>
            </w:pPr>
            <w:r w:rsidRPr="0021111E">
              <w:rPr>
                <w:b/>
              </w:rPr>
              <w:t>Priority</w:t>
            </w:r>
          </w:p>
          <w:p w14:paraId="41892F1B" w14:textId="77777777" w:rsidR="00F6131B" w:rsidRPr="00AB4CF9" w:rsidRDefault="00F6131B" w:rsidP="006D3521">
            <w:pPr>
              <w:pStyle w:val="figura"/>
              <w:spacing w:before="0"/>
              <w:jc w:val="left"/>
            </w:pPr>
            <w:r w:rsidRPr="00AB4CF9">
              <w:t>M</w:t>
            </w:r>
          </w:p>
        </w:tc>
        <w:tc>
          <w:tcPr>
            <w:tcW w:w="992" w:type="dxa"/>
            <w:vMerge w:val="restart"/>
          </w:tcPr>
          <w:p w14:paraId="46E0FAAC" w14:textId="77777777" w:rsidR="00F6131B" w:rsidRPr="0021111E" w:rsidRDefault="00F6131B" w:rsidP="006D3521">
            <w:pPr>
              <w:pStyle w:val="Sottoparagrafo"/>
              <w:spacing w:before="0" w:after="0"/>
              <w:rPr>
                <w:bCs/>
              </w:rPr>
            </w:pPr>
            <w:r w:rsidRPr="0021111E">
              <w:rPr>
                <w:bCs/>
              </w:rPr>
              <w:t>Source</w:t>
            </w:r>
          </w:p>
          <w:p w14:paraId="3FFD667C" w14:textId="77777777" w:rsidR="00F6131B" w:rsidRPr="00AB4CF9" w:rsidRDefault="00F6131B" w:rsidP="006D3521">
            <w:pPr>
              <w:keepNext/>
            </w:pPr>
            <w:r w:rsidRPr="00AB4CF9">
              <w:t>R&amp;D</w:t>
            </w:r>
            <w:r w:rsidRPr="00AB4CF9">
              <w:br/>
            </w:r>
          </w:p>
        </w:tc>
      </w:tr>
      <w:tr w:rsidR="00F6131B" w:rsidRPr="00AB4CF9" w14:paraId="2F9D1FA3" w14:textId="77777777" w:rsidTr="006D3521">
        <w:trPr>
          <w:cantSplit/>
        </w:trPr>
        <w:tc>
          <w:tcPr>
            <w:tcW w:w="1276" w:type="dxa"/>
          </w:tcPr>
          <w:p w14:paraId="0CB23C52" w14:textId="77777777" w:rsidR="00F6131B" w:rsidRPr="00AB4CF9" w:rsidRDefault="00F6131B" w:rsidP="00A8781D">
            <w:pPr>
              <w:keepNext/>
              <w:tabs>
                <w:tab w:val="left" w:pos="5660"/>
                <w:tab w:val="left" w:pos="6820"/>
              </w:tabs>
              <w:rPr>
                <w:rFonts w:cs="Arial"/>
              </w:rPr>
            </w:pPr>
            <w:r w:rsidRPr="00AB4CF9">
              <w:rPr>
                <w:rFonts w:cs="Arial"/>
              </w:rPr>
              <w:t>FR_</w:t>
            </w:r>
            <w:r>
              <w:rPr>
                <w:rFonts w:cs="Arial"/>
              </w:rPr>
              <w:t>CAL</w:t>
            </w:r>
            <w:r w:rsidRPr="00AB4CF9">
              <w:rPr>
                <w:rFonts w:cs="Arial"/>
              </w:rPr>
              <w:t>_</w:t>
            </w:r>
            <w:r w:rsidR="00A8781D">
              <w:rPr>
                <w:rFonts w:cs="Arial"/>
              </w:rPr>
              <w:t>3</w:t>
            </w:r>
          </w:p>
        </w:tc>
        <w:tc>
          <w:tcPr>
            <w:tcW w:w="6379" w:type="dxa"/>
          </w:tcPr>
          <w:p w14:paraId="2CC0CF43" w14:textId="77777777" w:rsidR="00F6131B" w:rsidRDefault="00F6131B" w:rsidP="006D352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Calibration Points</w:t>
            </w:r>
          </w:p>
          <w:p w14:paraId="7BDBFD07" w14:textId="6BD04946" w:rsidR="00F6131B" w:rsidRDefault="006D1BA9" w:rsidP="0093213A">
            <w:pPr>
              <w:pStyle w:val="ab"/>
              <w:keepNext/>
              <w:numPr>
                <w:ilvl w:val="0"/>
                <w:numId w:val="26"/>
              </w:numPr>
              <w:rPr>
                <w:lang w:eastAsia="zh-CN"/>
              </w:rPr>
            </w:pPr>
            <w:r>
              <w:rPr>
                <w:lang w:eastAsia="zh-CN"/>
              </w:rPr>
              <w:t xml:space="preserve">Calibration points shall be </w:t>
            </w:r>
            <w:r w:rsidR="00F6131B">
              <w:rPr>
                <w:rFonts w:hint="eastAsia"/>
                <w:lang w:eastAsia="zh-CN"/>
              </w:rPr>
              <w:t>1~</w:t>
            </w:r>
            <w:r w:rsidR="00305F7B">
              <w:rPr>
                <w:lang w:eastAsia="zh-CN"/>
              </w:rPr>
              <w:t>3</w:t>
            </w:r>
            <w:r w:rsidR="00305F7B">
              <w:rPr>
                <w:rFonts w:hint="eastAsia"/>
                <w:lang w:eastAsia="zh-CN"/>
              </w:rPr>
              <w:t xml:space="preserve"> </w:t>
            </w:r>
            <w:r w:rsidR="00F6131B">
              <w:rPr>
                <w:rFonts w:hint="eastAsia"/>
                <w:lang w:eastAsia="zh-CN"/>
              </w:rPr>
              <w:t>respectively;</w:t>
            </w:r>
            <w:r w:rsidR="00F6131B">
              <w:rPr>
                <w:lang w:eastAsia="zh-CN"/>
              </w:rPr>
              <w:t xml:space="preserve"> </w:t>
            </w:r>
            <w:r w:rsidR="00F6131B">
              <w:rPr>
                <w:rFonts w:hint="eastAsia"/>
                <w:lang w:eastAsia="zh-CN"/>
              </w:rPr>
              <w:t>Data points for zero and slope standard averaging,</w:t>
            </w:r>
          </w:p>
          <w:p w14:paraId="7779289A" w14:textId="77777777" w:rsidR="006D1BA9" w:rsidRDefault="006D1BA9" w:rsidP="0093213A">
            <w:pPr>
              <w:pStyle w:val="ab"/>
              <w:keepNext/>
              <w:numPr>
                <w:ilvl w:val="0"/>
                <w:numId w:val="26"/>
              </w:numPr>
              <w:rPr>
                <w:lang w:eastAsia="zh-CN"/>
              </w:rPr>
            </w:pPr>
            <w:r w:rsidRPr="006D1BA9">
              <w:rPr>
                <w:lang w:eastAsia="zh-CN"/>
              </w:rPr>
              <w:t>Absorbance</w:t>
            </w:r>
            <w:r w:rsidRPr="006D1BA9">
              <w:rPr>
                <w:rFonts w:hint="eastAsia"/>
              </w:rPr>
              <w:t xml:space="preserve"> deviation for calibration points</w:t>
            </w:r>
            <w:r w:rsidRPr="006D1BA9">
              <w:t>. T</w:t>
            </w:r>
            <w:r w:rsidRPr="006D1BA9">
              <w:rPr>
                <w:rFonts w:hint="eastAsia"/>
              </w:rPr>
              <w:t xml:space="preserve">hreshold setting to </w:t>
            </w:r>
            <w:r w:rsidRPr="006D1BA9">
              <w:rPr>
                <w:rFonts w:hint="eastAsia"/>
                <w:highlight w:val="yellow"/>
              </w:rPr>
              <w:t>1% ~ 5%,</w:t>
            </w:r>
            <w:r w:rsidRPr="006D1BA9">
              <w:rPr>
                <w:rFonts w:hint="eastAsia"/>
              </w:rPr>
              <w:t xml:space="preserve"> typically </w:t>
            </w:r>
            <w:r w:rsidRPr="006D1BA9">
              <w:rPr>
                <w:rFonts w:hint="eastAsia"/>
                <w:highlight w:val="yellow"/>
              </w:rPr>
              <w:t>3%</w:t>
            </w:r>
            <w:r>
              <w:t>;</w:t>
            </w:r>
            <w:r w:rsidRPr="006D1BA9">
              <w:t xml:space="preserve"> </w:t>
            </w:r>
            <w:r w:rsidRPr="006D1BA9">
              <w:rPr>
                <w:rFonts w:hint="eastAsia"/>
              </w:rPr>
              <w:t xml:space="preserve">Deviation between each two of data points in same standard concentration </w:t>
            </w:r>
            <w:r w:rsidRPr="006D1BA9">
              <w:t>exceeds</w:t>
            </w:r>
            <w:r w:rsidRPr="006D1BA9">
              <w:rPr>
                <w:rFonts w:hint="eastAsia"/>
              </w:rPr>
              <w:t xml:space="preserve"> the thr</w:t>
            </w:r>
            <w:r>
              <w:rPr>
                <w:rFonts w:hint="eastAsia"/>
              </w:rPr>
              <w:t xml:space="preserve">eshold will trigger </w:t>
            </w:r>
            <w:r>
              <w:t>additional calibration points;</w:t>
            </w:r>
          </w:p>
          <w:p w14:paraId="7E178B5C" w14:textId="77777777" w:rsidR="006D1BA9" w:rsidRDefault="006D1BA9" w:rsidP="0093213A">
            <w:pPr>
              <w:pStyle w:val="ab"/>
              <w:keepNext/>
              <w:numPr>
                <w:ilvl w:val="0"/>
                <w:numId w:val="26"/>
              </w:numPr>
              <w:rPr>
                <w:lang w:eastAsia="zh-CN"/>
              </w:rPr>
            </w:pPr>
            <w:r>
              <w:rPr>
                <w:lang w:eastAsia="zh-CN"/>
              </w:rPr>
              <w:t>Calibration maximum points shall be 3</w:t>
            </w:r>
            <w:r>
              <w:rPr>
                <w:rFonts w:hint="eastAsia"/>
                <w:lang w:eastAsia="zh-CN"/>
              </w:rPr>
              <w:t>~</w:t>
            </w:r>
            <w:r>
              <w:rPr>
                <w:lang w:eastAsia="zh-CN"/>
              </w:rPr>
              <w:t>5</w:t>
            </w:r>
            <w:r>
              <w:rPr>
                <w:rFonts w:hint="eastAsia"/>
                <w:lang w:eastAsia="zh-CN"/>
              </w:rPr>
              <w:t xml:space="preserve"> respectively;</w:t>
            </w:r>
            <w:r>
              <w:rPr>
                <w:lang w:eastAsia="zh-CN"/>
              </w:rPr>
              <w:t xml:space="preserve"> </w:t>
            </w:r>
          </w:p>
          <w:p w14:paraId="684A4C85" w14:textId="77777777" w:rsidR="00553F33" w:rsidRPr="00553F33" w:rsidRDefault="00553F33" w:rsidP="0093213A">
            <w:pPr>
              <w:pStyle w:val="ab"/>
              <w:keepNext/>
              <w:numPr>
                <w:ilvl w:val="0"/>
                <w:numId w:val="26"/>
              </w:numPr>
              <w:rPr>
                <w:lang w:eastAsia="zh-CN"/>
              </w:rPr>
            </w:pPr>
            <w:r w:rsidRPr="00553F33">
              <w:t xml:space="preserve">If calibration points </w:t>
            </w:r>
            <w:r>
              <w:t xml:space="preserve">are not enough </w:t>
            </w:r>
            <w:r w:rsidRPr="00553F33">
              <w:t xml:space="preserve">in </w:t>
            </w:r>
            <w:r w:rsidRPr="00553F33">
              <w:rPr>
                <w:rFonts w:hint="eastAsia"/>
              </w:rPr>
              <w:t>same standard concentration will trigger calibration failure then intermediate data are dropped;</w:t>
            </w:r>
          </w:p>
          <w:p w14:paraId="05666D27" w14:textId="4E49734E" w:rsidR="006D1BA9" w:rsidRPr="008D45D9" w:rsidRDefault="00081952" w:rsidP="000315B7">
            <w:pPr>
              <w:pStyle w:val="ab"/>
              <w:keepNext/>
              <w:numPr>
                <w:ilvl w:val="0"/>
                <w:numId w:val="26"/>
              </w:numPr>
              <w:rPr>
                <w:color w:val="FF0000"/>
                <w:lang w:eastAsia="zh-CN"/>
              </w:rPr>
            </w:pPr>
            <w:r w:rsidRPr="008D45D9">
              <w:rPr>
                <w:color w:val="FF0000"/>
                <w:lang w:eastAsia="zh-CN"/>
              </w:rPr>
              <w:t>Alarm shall be issued when calibration failed</w:t>
            </w:r>
            <w:r w:rsidR="00305F7B">
              <w:rPr>
                <w:color w:val="FF0000"/>
                <w:lang w:eastAsia="zh-CN"/>
              </w:rPr>
              <w:t xml:space="preserve"> 1</w:t>
            </w:r>
            <w:r w:rsidRPr="008D45D9">
              <w:rPr>
                <w:color w:val="FF0000"/>
                <w:lang w:eastAsia="zh-CN"/>
              </w:rPr>
              <w:t xml:space="preserve"> time</w:t>
            </w:r>
            <w:r w:rsidR="00CE366E">
              <w:rPr>
                <w:color w:val="FF0000"/>
                <w:lang w:eastAsia="zh-CN"/>
              </w:rPr>
              <w:t>.</w:t>
            </w:r>
          </w:p>
        </w:tc>
        <w:tc>
          <w:tcPr>
            <w:tcW w:w="992" w:type="dxa"/>
          </w:tcPr>
          <w:p w14:paraId="457614AF" w14:textId="77777777" w:rsidR="00F6131B" w:rsidRPr="0021111E" w:rsidRDefault="00F6131B" w:rsidP="006D3521">
            <w:pPr>
              <w:keepNext/>
              <w:rPr>
                <w:b/>
              </w:rPr>
            </w:pPr>
            <w:r w:rsidRPr="0021111E">
              <w:rPr>
                <w:b/>
              </w:rPr>
              <w:t>Stability</w:t>
            </w:r>
          </w:p>
          <w:p w14:paraId="5E045B28" w14:textId="547D73CC" w:rsidR="00F6131B" w:rsidRPr="000315B7" w:rsidRDefault="00E52C1C" w:rsidP="006D3521">
            <w:pPr>
              <w:pStyle w:val="figura"/>
              <w:spacing w:before="0"/>
              <w:jc w:val="left"/>
            </w:pPr>
            <w:r w:rsidRPr="008D45D9">
              <w:rPr>
                <w:highlight w:val="yellow"/>
              </w:rPr>
              <w:t>L</w:t>
            </w:r>
          </w:p>
        </w:tc>
        <w:tc>
          <w:tcPr>
            <w:tcW w:w="992" w:type="dxa"/>
            <w:vMerge/>
          </w:tcPr>
          <w:p w14:paraId="682A08B6" w14:textId="77777777" w:rsidR="00F6131B" w:rsidRPr="00AB4CF9" w:rsidRDefault="00F6131B" w:rsidP="006D3521">
            <w:pPr>
              <w:keepNext/>
            </w:pPr>
          </w:p>
        </w:tc>
      </w:tr>
    </w:tbl>
    <w:p w14:paraId="39D36ACF" w14:textId="77777777" w:rsidR="00F6131B" w:rsidRDefault="00F6131B" w:rsidP="006537A3">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F6131B" w:rsidRPr="00AB4CF9" w14:paraId="605C259E" w14:textId="77777777" w:rsidTr="006D3521">
        <w:trPr>
          <w:cantSplit/>
          <w:trHeight w:val="519"/>
          <w:tblHeader/>
        </w:trPr>
        <w:tc>
          <w:tcPr>
            <w:tcW w:w="1276" w:type="dxa"/>
          </w:tcPr>
          <w:p w14:paraId="7EB562AF" w14:textId="77777777" w:rsidR="00F6131B" w:rsidRPr="0021111E" w:rsidRDefault="00F6131B" w:rsidP="006D3521">
            <w:pPr>
              <w:pStyle w:val="Sottoparagrafo"/>
              <w:spacing w:before="0" w:after="0"/>
              <w:rPr>
                <w:bCs/>
              </w:rPr>
            </w:pPr>
            <w:r w:rsidRPr="0021111E">
              <w:rPr>
                <w:bCs/>
              </w:rPr>
              <w:t>Ident.</w:t>
            </w:r>
          </w:p>
        </w:tc>
        <w:tc>
          <w:tcPr>
            <w:tcW w:w="6379" w:type="dxa"/>
          </w:tcPr>
          <w:p w14:paraId="0F97CB76" w14:textId="77777777" w:rsidR="00F6131B" w:rsidRPr="0021111E" w:rsidRDefault="00F6131B" w:rsidP="006D3521">
            <w:pPr>
              <w:pStyle w:val="Sottoparagrafo"/>
              <w:spacing w:before="0" w:after="0"/>
              <w:rPr>
                <w:bCs/>
              </w:rPr>
            </w:pPr>
            <w:r w:rsidRPr="0021111E">
              <w:rPr>
                <w:bCs/>
              </w:rPr>
              <w:t>Definition / Motivation</w:t>
            </w:r>
          </w:p>
        </w:tc>
        <w:tc>
          <w:tcPr>
            <w:tcW w:w="992" w:type="dxa"/>
          </w:tcPr>
          <w:p w14:paraId="4D653952" w14:textId="77777777" w:rsidR="00F6131B" w:rsidRPr="0021111E" w:rsidRDefault="00F6131B" w:rsidP="006D3521">
            <w:pPr>
              <w:keepNext/>
              <w:rPr>
                <w:b/>
              </w:rPr>
            </w:pPr>
            <w:r w:rsidRPr="0021111E">
              <w:rPr>
                <w:b/>
              </w:rPr>
              <w:t>Priority</w:t>
            </w:r>
          </w:p>
          <w:p w14:paraId="3F54D542" w14:textId="77777777" w:rsidR="00F6131B" w:rsidRPr="00AB4CF9" w:rsidRDefault="00F6131B" w:rsidP="006D3521">
            <w:pPr>
              <w:pStyle w:val="figura"/>
              <w:spacing w:before="0"/>
              <w:jc w:val="left"/>
            </w:pPr>
            <w:r w:rsidRPr="00AB4CF9">
              <w:t>M</w:t>
            </w:r>
          </w:p>
        </w:tc>
        <w:tc>
          <w:tcPr>
            <w:tcW w:w="992" w:type="dxa"/>
            <w:vMerge w:val="restart"/>
          </w:tcPr>
          <w:p w14:paraId="34860FFB" w14:textId="77777777" w:rsidR="00F6131B" w:rsidRPr="0021111E" w:rsidRDefault="00F6131B" w:rsidP="006D3521">
            <w:pPr>
              <w:pStyle w:val="Sottoparagrafo"/>
              <w:spacing w:before="0" w:after="0"/>
              <w:rPr>
                <w:bCs/>
              </w:rPr>
            </w:pPr>
            <w:r w:rsidRPr="0021111E">
              <w:rPr>
                <w:bCs/>
              </w:rPr>
              <w:t>Source</w:t>
            </w:r>
          </w:p>
          <w:p w14:paraId="161FE335" w14:textId="77777777" w:rsidR="00F6131B" w:rsidRPr="00AB4CF9" w:rsidRDefault="00F6131B" w:rsidP="006D3521">
            <w:pPr>
              <w:keepNext/>
            </w:pPr>
            <w:r w:rsidRPr="00AB4CF9">
              <w:t>R&amp;D</w:t>
            </w:r>
            <w:r w:rsidRPr="00AB4CF9">
              <w:br/>
            </w:r>
          </w:p>
        </w:tc>
      </w:tr>
      <w:tr w:rsidR="00F6131B" w:rsidRPr="00AB4CF9" w14:paraId="17D192E1" w14:textId="77777777" w:rsidTr="006D3521">
        <w:trPr>
          <w:cantSplit/>
        </w:trPr>
        <w:tc>
          <w:tcPr>
            <w:tcW w:w="1276" w:type="dxa"/>
          </w:tcPr>
          <w:p w14:paraId="4A1C1589" w14:textId="77777777" w:rsidR="00F6131B" w:rsidRPr="00AB4CF9" w:rsidRDefault="00F6131B" w:rsidP="00A8781D">
            <w:pPr>
              <w:keepNext/>
              <w:tabs>
                <w:tab w:val="left" w:pos="5660"/>
                <w:tab w:val="left" w:pos="6820"/>
              </w:tabs>
              <w:rPr>
                <w:rFonts w:cs="Arial"/>
              </w:rPr>
            </w:pPr>
            <w:r w:rsidRPr="00AB4CF9">
              <w:rPr>
                <w:rFonts w:cs="Arial"/>
              </w:rPr>
              <w:t>FR_</w:t>
            </w:r>
            <w:r>
              <w:rPr>
                <w:rFonts w:cs="Arial"/>
              </w:rPr>
              <w:t>CAL</w:t>
            </w:r>
            <w:r w:rsidRPr="00AB4CF9">
              <w:rPr>
                <w:rFonts w:cs="Arial"/>
              </w:rPr>
              <w:t>_</w:t>
            </w:r>
            <w:r w:rsidR="00A8781D">
              <w:rPr>
                <w:rFonts w:cs="Arial"/>
              </w:rPr>
              <w:t>4</w:t>
            </w:r>
          </w:p>
        </w:tc>
        <w:tc>
          <w:tcPr>
            <w:tcW w:w="6379" w:type="dxa"/>
          </w:tcPr>
          <w:p w14:paraId="3272FB44" w14:textId="77777777" w:rsidR="00F6131B" w:rsidRDefault="004D654A" w:rsidP="006D3521">
            <w:pPr>
              <w:autoSpaceDE w:val="0"/>
              <w:autoSpaceDN w:val="0"/>
              <w:adjustRightInd w:val="0"/>
              <w:rPr>
                <w:rFonts w:ascii="Helvetica-Bold" w:hAnsi="Helvetica-Bold" w:cs="Helvetica-Bold"/>
                <w:b/>
                <w:bCs/>
                <w:szCs w:val="20"/>
                <w:lang w:val="en-US" w:eastAsia="zh-CN"/>
              </w:rPr>
            </w:pPr>
            <w:r>
              <w:rPr>
                <w:rFonts w:ascii="Helvetica-Bold" w:hAnsi="Helvetica-Bold" w:cs="Helvetica-Bold" w:hint="eastAsia"/>
                <w:b/>
                <w:bCs/>
                <w:szCs w:val="20"/>
                <w:lang w:val="en-US" w:eastAsia="zh-CN"/>
              </w:rPr>
              <w:t xml:space="preserve">Adaption </w:t>
            </w:r>
            <w:r>
              <w:rPr>
                <w:rFonts w:ascii="Helvetica-Bold" w:hAnsi="Helvetica-Bold" w:cs="Helvetica-Bold"/>
                <w:b/>
                <w:bCs/>
                <w:szCs w:val="20"/>
                <w:lang w:val="en-US" w:eastAsia="zh-CN"/>
              </w:rPr>
              <w:t>factor</w:t>
            </w:r>
          </w:p>
          <w:p w14:paraId="001E3906" w14:textId="77777777" w:rsidR="004D654A" w:rsidRDefault="004D654A" w:rsidP="0093213A">
            <w:pPr>
              <w:pStyle w:val="ab"/>
              <w:keepNext/>
              <w:numPr>
                <w:ilvl w:val="0"/>
                <w:numId w:val="27"/>
              </w:numPr>
              <w:rPr>
                <w:lang w:eastAsia="zh-CN"/>
              </w:rPr>
            </w:pPr>
            <w:r>
              <w:rPr>
                <w:rFonts w:hint="eastAsia"/>
              </w:rPr>
              <w:t>Corr</w:t>
            </w:r>
            <w:r>
              <w:rPr>
                <w:rFonts w:hint="eastAsia"/>
                <w:lang w:eastAsia="zh-CN"/>
              </w:rPr>
              <w:t>ectio</w:t>
            </w:r>
            <w:r w:rsidRPr="000315B7">
              <w:rPr>
                <w:rFonts w:hint="eastAsia"/>
                <w:lang w:eastAsia="zh-CN"/>
              </w:rPr>
              <w:t>n factor</w:t>
            </w:r>
            <w:r w:rsidR="00081952" w:rsidRPr="000315B7">
              <w:rPr>
                <w:lang w:eastAsia="zh-CN"/>
              </w:rPr>
              <w:t xml:space="preserve"> respectly for different measure range</w:t>
            </w:r>
            <w:r w:rsidRPr="000315B7">
              <w:rPr>
                <w:lang w:eastAsia="zh-CN"/>
              </w:rPr>
              <w:t xml:space="preserve">:  Value Range: </w:t>
            </w:r>
            <w:r w:rsidRPr="000315B7">
              <w:rPr>
                <w:rFonts w:hint="eastAsia"/>
                <w:lang w:eastAsia="zh-CN"/>
              </w:rPr>
              <w:t>0.95 ~ 1.05;</w:t>
            </w:r>
            <w:r w:rsidRPr="000315B7">
              <w:rPr>
                <w:lang w:eastAsia="zh-CN"/>
              </w:rPr>
              <w:t xml:space="preserve"> </w:t>
            </w:r>
            <w:r w:rsidRPr="000315B7">
              <w:rPr>
                <w:rFonts w:hint="eastAsia"/>
                <w:lang w:eastAsia="zh-CN"/>
              </w:rPr>
              <w:t xml:space="preserve">To multiple with </w:t>
            </w:r>
            <w:r w:rsidRPr="000315B7">
              <w:rPr>
                <w:lang w:eastAsia="zh-CN"/>
              </w:rPr>
              <w:t>measurement</w:t>
            </w:r>
            <w:r w:rsidRPr="000315B7">
              <w:rPr>
                <w:rFonts w:hint="eastAsia"/>
                <w:lang w:eastAsia="zh-CN"/>
              </w:rPr>
              <w:t xml:space="preserve"> result after deducted offset;</w:t>
            </w:r>
          </w:p>
          <w:p w14:paraId="227E3C13" w14:textId="77777777" w:rsidR="004D654A" w:rsidRDefault="004D654A" w:rsidP="0093213A">
            <w:pPr>
              <w:pStyle w:val="ab"/>
              <w:keepNext/>
              <w:numPr>
                <w:ilvl w:val="0"/>
                <w:numId w:val="27"/>
              </w:numPr>
            </w:pPr>
            <w:r>
              <w:rPr>
                <w:rFonts w:hint="eastAsia"/>
                <w:lang w:eastAsia="zh-CN"/>
              </w:rPr>
              <w:t>Offse</w:t>
            </w:r>
            <w:r>
              <w:rPr>
                <w:rFonts w:hint="eastAsia"/>
              </w:rPr>
              <w:t>t</w:t>
            </w:r>
          </w:p>
          <w:p w14:paraId="5FD374C7" w14:textId="77777777" w:rsidR="004D654A" w:rsidRDefault="004D654A" w:rsidP="0093213A">
            <w:pPr>
              <w:pStyle w:val="ab"/>
              <w:keepNext/>
              <w:numPr>
                <w:ilvl w:val="0"/>
                <w:numId w:val="28"/>
              </w:numPr>
            </w:pPr>
            <w:r>
              <w:rPr>
                <w:rFonts w:hint="eastAsia"/>
              </w:rPr>
              <w:t>Low range, 0.1~30 mg/L&lt;</w:t>
            </w:r>
            <w:r>
              <w:rPr>
                <w:rFonts w:hint="eastAsia"/>
              </w:rPr>
              <w:t>±</w:t>
            </w:r>
            <w:r>
              <w:rPr>
                <w:rFonts w:hint="eastAsia"/>
              </w:rPr>
              <w:t>0.6</w:t>
            </w:r>
          </w:p>
          <w:p w14:paraId="4E33D048" w14:textId="77777777" w:rsidR="004D654A" w:rsidRDefault="004D654A" w:rsidP="0093213A">
            <w:pPr>
              <w:pStyle w:val="ab"/>
              <w:keepNext/>
              <w:numPr>
                <w:ilvl w:val="0"/>
                <w:numId w:val="28"/>
              </w:numPr>
            </w:pPr>
            <w:r>
              <w:rPr>
                <w:rFonts w:hint="eastAsia"/>
              </w:rPr>
              <w:t>Middle/High range, 1~100 mg/L</w:t>
            </w:r>
            <w:r>
              <w:rPr>
                <w:rFonts w:hint="eastAsia"/>
              </w:rPr>
              <w:t>±</w:t>
            </w:r>
            <w:r>
              <w:rPr>
                <w:rFonts w:hint="eastAsia"/>
              </w:rPr>
              <w:t>6</w:t>
            </w:r>
          </w:p>
          <w:p w14:paraId="34CA39C4" w14:textId="77777777" w:rsidR="00F6131B" w:rsidRPr="004D654A" w:rsidRDefault="004D654A" w:rsidP="0093213A">
            <w:pPr>
              <w:pStyle w:val="ab"/>
              <w:keepNext/>
              <w:numPr>
                <w:ilvl w:val="0"/>
                <w:numId w:val="28"/>
              </w:numPr>
            </w:pPr>
            <w:r>
              <w:rPr>
                <w:rFonts w:hint="eastAsia"/>
              </w:rPr>
              <w:t>Extend range, 10~500 mg/L</w:t>
            </w:r>
            <w:r>
              <w:rPr>
                <w:rFonts w:hint="eastAsia"/>
              </w:rPr>
              <w:t>±</w:t>
            </w:r>
            <w:r>
              <w:rPr>
                <w:rFonts w:hint="eastAsia"/>
              </w:rPr>
              <w:t>60</w:t>
            </w:r>
          </w:p>
          <w:p w14:paraId="4D16E55A" w14:textId="77777777" w:rsidR="00F6131B" w:rsidRPr="00AB4CF9" w:rsidRDefault="00C106AE" w:rsidP="008D45D9">
            <w:pPr>
              <w:pStyle w:val="ab"/>
              <w:keepNext/>
              <w:numPr>
                <w:ilvl w:val="0"/>
                <w:numId w:val="27"/>
              </w:numPr>
              <w:rPr>
                <w:lang w:eastAsia="zh-CN"/>
              </w:rPr>
            </w:pPr>
            <w:r w:rsidRPr="008D45D9">
              <w:t>Adaption factor should not be applied on history data</w:t>
            </w:r>
          </w:p>
        </w:tc>
        <w:tc>
          <w:tcPr>
            <w:tcW w:w="992" w:type="dxa"/>
          </w:tcPr>
          <w:p w14:paraId="02697CAC" w14:textId="77777777" w:rsidR="00F6131B" w:rsidRPr="0021111E" w:rsidRDefault="00F6131B" w:rsidP="006D3521">
            <w:pPr>
              <w:keepNext/>
              <w:rPr>
                <w:b/>
              </w:rPr>
            </w:pPr>
            <w:r w:rsidRPr="0021111E">
              <w:rPr>
                <w:b/>
              </w:rPr>
              <w:t>Stability</w:t>
            </w:r>
          </w:p>
          <w:p w14:paraId="23E09732" w14:textId="77777777" w:rsidR="00F6131B" w:rsidRPr="00AB4CF9" w:rsidRDefault="00F6131B" w:rsidP="006D3521">
            <w:pPr>
              <w:pStyle w:val="figura"/>
              <w:spacing w:before="0"/>
              <w:jc w:val="left"/>
            </w:pPr>
            <w:r w:rsidRPr="00AB4CF9">
              <w:t>C</w:t>
            </w:r>
          </w:p>
        </w:tc>
        <w:tc>
          <w:tcPr>
            <w:tcW w:w="992" w:type="dxa"/>
            <w:vMerge/>
          </w:tcPr>
          <w:p w14:paraId="7A15224B" w14:textId="77777777" w:rsidR="00F6131B" w:rsidRPr="00AB4CF9" w:rsidRDefault="00F6131B" w:rsidP="006D3521">
            <w:pPr>
              <w:keepNext/>
            </w:pPr>
          </w:p>
        </w:tc>
      </w:tr>
    </w:tbl>
    <w:p w14:paraId="5DFC907D" w14:textId="77777777" w:rsidR="00F6131B" w:rsidRDefault="00F6131B" w:rsidP="006537A3">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A33492" w:rsidRPr="00AB4CF9" w14:paraId="1C9BA3EE" w14:textId="77777777" w:rsidTr="00E943AF">
        <w:trPr>
          <w:cantSplit/>
          <w:trHeight w:val="519"/>
          <w:tblHeader/>
        </w:trPr>
        <w:tc>
          <w:tcPr>
            <w:tcW w:w="1276" w:type="dxa"/>
          </w:tcPr>
          <w:p w14:paraId="3D3FE194" w14:textId="77777777" w:rsidR="00A33492" w:rsidRPr="0021111E" w:rsidRDefault="00A33492" w:rsidP="00E943AF">
            <w:pPr>
              <w:pStyle w:val="Sottoparagrafo"/>
              <w:spacing w:before="0" w:after="0"/>
              <w:rPr>
                <w:bCs/>
              </w:rPr>
            </w:pPr>
            <w:r w:rsidRPr="0021111E">
              <w:rPr>
                <w:bCs/>
              </w:rPr>
              <w:t>Ident.</w:t>
            </w:r>
          </w:p>
        </w:tc>
        <w:tc>
          <w:tcPr>
            <w:tcW w:w="6379" w:type="dxa"/>
          </w:tcPr>
          <w:p w14:paraId="56BDC042" w14:textId="77777777" w:rsidR="00A33492" w:rsidRPr="0021111E" w:rsidRDefault="00A33492" w:rsidP="00E943AF">
            <w:pPr>
              <w:pStyle w:val="Sottoparagrafo"/>
              <w:spacing w:before="0" w:after="0"/>
              <w:rPr>
                <w:bCs/>
              </w:rPr>
            </w:pPr>
            <w:r w:rsidRPr="0021111E">
              <w:rPr>
                <w:bCs/>
              </w:rPr>
              <w:t>Definition / Motivation</w:t>
            </w:r>
          </w:p>
        </w:tc>
        <w:tc>
          <w:tcPr>
            <w:tcW w:w="992" w:type="dxa"/>
          </w:tcPr>
          <w:p w14:paraId="4885877B" w14:textId="77777777" w:rsidR="00A33492" w:rsidRPr="0021111E" w:rsidRDefault="00A33492" w:rsidP="00E943AF">
            <w:pPr>
              <w:keepNext/>
              <w:rPr>
                <w:b/>
              </w:rPr>
            </w:pPr>
            <w:r w:rsidRPr="0021111E">
              <w:rPr>
                <w:b/>
              </w:rPr>
              <w:t>Priority</w:t>
            </w:r>
          </w:p>
          <w:p w14:paraId="45AB5BEA" w14:textId="77777777" w:rsidR="00A33492" w:rsidRPr="00AB4CF9" w:rsidRDefault="00A33492" w:rsidP="00E943AF">
            <w:pPr>
              <w:pStyle w:val="figura"/>
              <w:spacing w:before="0"/>
              <w:jc w:val="left"/>
            </w:pPr>
            <w:r w:rsidRPr="00AB4CF9">
              <w:t>M</w:t>
            </w:r>
          </w:p>
        </w:tc>
        <w:tc>
          <w:tcPr>
            <w:tcW w:w="992" w:type="dxa"/>
            <w:vMerge w:val="restart"/>
          </w:tcPr>
          <w:p w14:paraId="59F1FEDE" w14:textId="77777777" w:rsidR="00A33492" w:rsidRPr="0021111E" w:rsidRDefault="00A33492" w:rsidP="00E943AF">
            <w:pPr>
              <w:pStyle w:val="Sottoparagrafo"/>
              <w:spacing w:before="0" w:after="0"/>
              <w:rPr>
                <w:bCs/>
              </w:rPr>
            </w:pPr>
            <w:r w:rsidRPr="0021111E">
              <w:rPr>
                <w:bCs/>
              </w:rPr>
              <w:t>Source</w:t>
            </w:r>
          </w:p>
          <w:p w14:paraId="33CB62D7" w14:textId="77777777" w:rsidR="00A33492" w:rsidRPr="00AB4CF9" w:rsidRDefault="00A33492" w:rsidP="00E943AF">
            <w:pPr>
              <w:keepNext/>
            </w:pPr>
            <w:r w:rsidRPr="00AB4CF9">
              <w:t>R&amp;D</w:t>
            </w:r>
            <w:r w:rsidRPr="00AB4CF9">
              <w:br/>
            </w:r>
          </w:p>
        </w:tc>
      </w:tr>
      <w:tr w:rsidR="00A33492" w:rsidRPr="00AB4CF9" w14:paraId="558CD32C" w14:textId="77777777" w:rsidTr="00E943AF">
        <w:trPr>
          <w:cantSplit/>
        </w:trPr>
        <w:tc>
          <w:tcPr>
            <w:tcW w:w="1276" w:type="dxa"/>
          </w:tcPr>
          <w:p w14:paraId="19ECA26D" w14:textId="77777777" w:rsidR="00A33492" w:rsidRPr="00AB4CF9" w:rsidRDefault="00A33492" w:rsidP="00E943AF">
            <w:pPr>
              <w:keepNext/>
              <w:tabs>
                <w:tab w:val="left" w:pos="5660"/>
                <w:tab w:val="left" w:pos="6820"/>
              </w:tabs>
              <w:rPr>
                <w:rFonts w:cs="Arial"/>
              </w:rPr>
            </w:pPr>
            <w:r w:rsidRPr="00AB4CF9">
              <w:rPr>
                <w:rFonts w:cs="Arial"/>
              </w:rPr>
              <w:t>FR_</w:t>
            </w:r>
            <w:r w:rsidR="00B41D90">
              <w:rPr>
                <w:rFonts w:cs="Arial"/>
              </w:rPr>
              <w:t xml:space="preserve"> CAL</w:t>
            </w:r>
            <w:r w:rsidR="00B41D90" w:rsidRPr="00AB4CF9">
              <w:rPr>
                <w:rFonts w:cs="Arial"/>
              </w:rPr>
              <w:t xml:space="preserve"> </w:t>
            </w:r>
            <w:r w:rsidRPr="00AB4CF9">
              <w:rPr>
                <w:rFonts w:cs="Arial"/>
              </w:rPr>
              <w:t>_</w:t>
            </w:r>
            <w:r>
              <w:rPr>
                <w:rFonts w:cs="Arial"/>
              </w:rPr>
              <w:t>5</w:t>
            </w:r>
          </w:p>
        </w:tc>
        <w:tc>
          <w:tcPr>
            <w:tcW w:w="6379" w:type="dxa"/>
          </w:tcPr>
          <w:p w14:paraId="5B07630C" w14:textId="52A82122" w:rsidR="00BF7BC6" w:rsidRPr="00BF7BC6" w:rsidRDefault="00A33492" w:rsidP="00BF7BC6">
            <w:pPr>
              <w:autoSpaceDE w:val="0"/>
              <w:autoSpaceDN w:val="0"/>
              <w:adjustRightInd w:val="0"/>
              <w:rPr>
                <w:lang w:eastAsia="zh-CN"/>
              </w:rPr>
            </w:pPr>
            <w:r>
              <w:rPr>
                <w:rFonts w:ascii="Helvetica-Bold" w:hAnsi="Helvetica-Bold" w:cs="Helvetica-Bold"/>
                <w:b/>
                <w:bCs/>
                <w:szCs w:val="20"/>
                <w:lang w:val="en-US" w:eastAsia="zh-CN"/>
              </w:rPr>
              <w:t>Auto Range Adjust</w:t>
            </w:r>
          </w:p>
          <w:p w14:paraId="331D21A2" w14:textId="77777777" w:rsidR="00A33492" w:rsidRDefault="00A33492" w:rsidP="00BF7BC6">
            <w:pPr>
              <w:pStyle w:val="ab"/>
              <w:keepNext/>
              <w:numPr>
                <w:ilvl w:val="0"/>
                <w:numId w:val="21"/>
              </w:numPr>
              <w:rPr>
                <w:lang w:eastAsia="zh-CN"/>
              </w:rPr>
            </w:pPr>
            <w:r>
              <w:rPr>
                <w:rFonts w:hint="eastAsia"/>
                <w:lang w:eastAsia="zh-CN"/>
              </w:rPr>
              <w:t xml:space="preserve">Three different measure ranges implemented in devices, </w:t>
            </w:r>
            <w:r>
              <w:rPr>
                <w:lang w:eastAsia="zh-CN"/>
              </w:rPr>
              <w:t>auto range adjust is always enabled.</w:t>
            </w:r>
          </w:p>
          <w:p w14:paraId="40F51030" w14:textId="77777777" w:rsidR="00BF7BC6" w:rsidRDefault="00BF7BC6" w:rsidP="00BF7BC6">
            <w:pPr>
              <w:pStyle w:val="ab"/>
              <w:keepNext/>
              <w:numPr>
                <w:ilvl w:val="1"/>
                <w:numId w:val="21"/>
              </w:numPr>
            </w:pPr>
            <w:r>
              <w:rPr>
                <w:rFonts w:hint="eastAsia"/>
              </w:rPr>
              <w:t>Low range, 0.1~</w:t>
            </w:r>
            <w:r>
              <w:t>8</w:t>
            </w:r>
            <w:r>
              <w:rPr>
                <w:rFonts w:hint="eastAsia"/>
              </w:rPr>
              <w:t xml:space="preserve"> mg/L</w:t>
            </w:r>
          </w:p>
          <w:p w14:paraId="147AD2F6" w14:textId="77777777" w:rsidR="00BF7BC6" w:rsidRDefault="00BF7BC6" w:rsidP="00BF7BC6">
            <w:pPr>
              <w:pStyle w:val="ab"/>
              <w:keepNext/>
              <w:numPr>
                <w:ilvl w:val="1"/>
                <w:numId w:val="21"/>
              </w:numPr>
            </w:pPr>
            <w:r>
              <w:rPr>
                <w:rFonts w:hint="eastAsia"/>
              </w:rPr>
              <w:t>Middle/High range, 1~100 mg/L</w:t>
            </w:r>
          </w:p>
          <w:p w14:paraId="46FBF2D2" w14:textId="77777777" w:rsidR="00BF7BC6" w:rsidRDefault="00BF7BC6" w:rsidP="00BF7BC6">
            <w:pPr>
              <w:pStyle w:val="ab"/>
              <w:keepNext/>
              <w:numPr>
                <w:ilvl w:val="1"/>
                <w:numId w:val="21"/>
              </w:numPr>
              <w:rPr>
                <w:rFonts w:hint="eastAsia"/>
              </w:rPr>
            </w:pPr>
            <w:r>
              <w:rPr>
                <w:rFonts w:hint="eastAsia"/>
              </w:rPr>
              <w:t>Extend range, 10~500 mg/L</w:t>
            </w:r>
          </w:p>
          <w:p w14:paraId="170BF650" w14:textId="77777777" w:rsidR="00BF7BC6" w:rsidRDefault="00BF7BC6" w:rsidP="00BF7BC6">
            <w:pPr>
              <w:pStyle w:val="ab"/>
              <w:keepNext/>
              <w:ind w:left="840"/>
              <w:rPr>
                <w:lang w:eastAsia="zh-CN"/>
              </w:rPr>
            </w:pPr>
          </w:p>
          <w:p w14:paraId="7FA008C8" w14:textId="406CA518" w:rsidR="00A33492" w:rsidRDefault="00A33492" w:rsidP="00BF7BC6">
            <w:pPr>
              <w:pStyle w:val="ab"/>
              <w:keepNext/>
              <w:numPr>
                <w:ilvl w:val="0"/>
                <w:numId w:val="21"/>
              </w:numPr>
              <w:rPr>
                <w:lang w:eastAsia="zh-CN"/>
              </w:rPr>
            </w:pPr>
            <w:r>
              <w:rPr>
                <w:lang w:eastAsia="zh-CN"/>
              </w:rPr>
              <w:t>User shall be able to set a preset range.</w:t>
            </w:r>
            <w:r w:rsidR="00CD0A29">
              <w:rPr>
                <w:lang w:eastAsia="zh-CN"/>
              </w:rPr>
              <w:t xml:space="preserve"> </w:t>
            </w:r>
          </w:p>
          <w:p w14:paraId="23066E59" w14:textId="26734495" w:rsidR="00CD0A29" w:rsidRDefault="00CD0A29" w:rsidP="00BF7BC6">
            <w:pPr>
              <w:pStyle w:val="ab"/>
              <w:keepNext/>
              <w:numPr>
                <w:ilvl w:val="0"/>
                <w:numId w:val="21"/>
              </w:numPr>
              <w:rPr>
                <w:lang w:eastAsia="zh-CN"/>
              </w:rPr>
            </w:pPr>
            <w:r>
              <w:rPr>
                <w:lang w:eastAsia="zh-CN"/>
              </w:rPr>
              <w:t>User set a new range, the calibration is triggerred if no calibration results or user trigger one new calibrationb.</w:t>
            </w:r>
          </w:p>
          <w:p w14:paraId="397DE50E" w14:textId="6B6F1166" w:rsidR="00A33492" w:rsidRPr="00AB4CF9" w:rsidRDefault="00E52C1C" w:rsidP="00BF7BC6">
            <w:pPr>
              <w:pStyle w:val="ab"/>
              <w:keepNext/>
              <w:numPr>
                <w:ilvl w:val="0"/>
                <w:numId w:val="21"/>
              </w:numPr>
              <w:rPr>
                <w:lang w:eastAsia="zh-CN"/>
              </w:rPr>
            </w:pPr>
            <w:r>
              <w:rPr>
                <w:lang w:eastAsia="zh-CN"/>
              </w:rPr>
              <w:t>C</w:t>
            </w:r>
            <w:r w:rsidRPr="002A52E2">
              <w:rPr>
                <w:rFonts w:hint="eastAsia"/>
                <w:lang w:eastAsia="zh-CN"/>
              </w:rPr>
              <w:t>alibration with corres</w:t>
            </w:r>
            <w:r>
              <w:rPr>
                <w:rFonts w:hint="eastAsia"/>
                <w:lang w:eastAsia="zh-CN"/>
              </w:rPr>
              <w:t xml:space="preserve">ponding standards </w:t>
            </w:r>
            <w:r w:rsidRPr="008D45D9">
              <w:rPr>
                <w:lang w:eastAsia="zh-CN"/>
              </w:rPr>
              <w:t xml:space="preserve">is exectued immediately when measure is out of range. After calibration, the </w:t>
            </w:r>
            <w:r>
              <w:rPr>
                <w:color w:val="FF0000"/>
                <w:highlight w:val="yellow"/>
                <w:lang w:eastAsia="zh-CN"/>
              </w:rPr>
              <w:t>missed measure shall be complemented immedately.</w:t>
            </w:r>
          </w:p>
        </w:tc>
        <w:tc>
          <w:tcPr>
            <w:tcW w:w="992" w:type="dxa"/>
          </w:tcPr>
          <w:p w14:paraId="2DC9226E" w14:textId="77777777" w:rsidR="00A33492" w:rsidRPr="0021111E" w:rsidRDefault="00A33492" w:rsidP="00E943AF">
            <w:pPr>
              <w:keepNext/>
              <w:rPr>
                <w:b/>
              </w:rPr>
            </w:pPr>
            <w:r w:rsidRPr="0021111E">
              <w:rPr>
                <w:b/>
              </w:rPr>
              <w:t>Stability</w:t>
            </w:r>
          </w:p>
          <w:p w14:paraId="183A8F5C" w14:textId="77777777" w:rsidR="00A33492" w:rsidRPr="00AB4CF9" w:rsidRDefault="00A33492" w:rsidP="00E943AF">
            <w:pPr>
              <w:pStyle w:val="figura"/>
              <w:spacing w:before="0"/>
              <w:jc w:val="left"/>
            </w:pPr>
            <w:r w:rsidRPr="00AB4CF9">
              <w:t>C</w:t>
            </w:r>
          </w:p>
        </w:tc>
        <w:tc>
          <w:tcPr>
            <w:tcW w:w="992" w:type="dxa"/>
            <w:vMerge/>
          </w:tcPr>
          <w:p w14:paraId="199A7525" w14:textId="77777777" w:rsidR="00A33492" w:rsidRPr="00AB4CF9" w:rsidRDefault="00A33492" w:rsidP="00E943AF">
            <w:pPr>
              <w:keepNext/>
            </w:pPr>
          </w:p>
        </w:tc>
      </w:tr>
    </w:tbl>
    <w:p w14:paraId="168E2ACF" w14:textId="456F9EFF" w:rsidR="00AB39BE" w:rsidRDefault="00AB39BE" w:rsidP="006537A3">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944FD6" w:rsidRPr="00AB4CF9" w14:paraId="57019D4B" w14:textId="77777777" w:rsidTr="00222B42">
        <w:trPr>
          <w:cantSplit/>
          <w:trHeight w:val="519"/>
          <w:tblHeader/>
        </w:trPr>
        <w:tc>
          <w:tcPr>
            <w:tcW w:w="1276" w:type="dxa"/>
          </w:tcPr>
          <w:p w14:paraId="2E0244E8" w14:textId="77777777" w:rsidR="00944FD6" w:rsidRPr="0021111E" w:rsidRDefault="00944FD6" w:rsidP="00222B42">
            <w:pPr>
              <w:pStyle w:val="Sottoparagrafo"/>
              <w:spacing w:before="0" w:after="0"/>
              <w:rPr>
                <w:bCs/>
              </w:rPr>
            </w:pPr>
            <w:r w:rsidRPr="0021111E">
              <w:rPr>
                <w:bCs/>
              </w:rPr>
              <w:lastRenderedPageBreak/>
              <w:t>Ident.</w:t>
            </w:r>
          </w:p>
        </w:tc>
        <w:tc>
          <w:tcPr>
            <w:tcW w:w="6379" w:type="dxa"/>
          </w:tcPr>
          <w:p w14:paraId="281A4409" w14:textId="77777777" w:rsidR="00944FD6" w:rsidRPr="0021111E" w:rsidRDefault="00944FD6" w:rsidP="00222B42">
            <w:pPr>
              <w:pStyle w:val="Sottoparagrafo"/>
              <w:spacing w:before="0" w:after="0"/>
              <w:rPr>
                <w:bCs/>
              </w:rPr>
            </w:pPr>
            <w:r w:rsidRPr="0021111E">
              <w:rPr>
                <w:bCs/>
              </w:rPr>
              <w:t>Definition / Motivation</w:t>
            </w:r>
          </w:p>
        </w:tc>
        <w:tc>
          <w:tcPr>
            <w:tcW w:w="992" w:type="dxa"/>
          </w:tcPr>
          <w:p w14:paraId="12B0D940" w14:textId="77777777" w:rsidR="00944FD6" w:rsidRPr="0021111E" w:rsidRDefault="00944FD6" w:rsidP="00222B42">
            <w:pPr>
              <w:keepNext/>
              <w:rPr>
                <w:b/>
              </w:rPr>
            </w:pPr>
            <w:r w:rsidRPr="0021111E">
              <w:rPr>
                <w:b/>
              </w:rPr>
              <w:t>Priority</w:t>
            </w:r>
          </w:p>
          <w:p w14:paraId="258B26C5" w14:textId="77777777" w:rsidR="00944FD6" w:rsidRPr="00AB4CF9" w:rsidRDefault="00944FD6" w:rsidP="00222B42">
            <w:pPr>
              <w:pStyle w:val="figura"/>
              <w:spacing w:before="0"/>
              <w:jc w:val="left"/>
            </w:pPr>
            <w:r w:rsidRPr="00AB4CF9">
              <w:t>M</w:t>
            </w:r>
          </w:p>
        </w:tc>
        <w:tc>
          <w:tcPr>
            <w:tcW w:w="992" w:type="dxa"/>
            <w:vMerge w:val="restart"/>
          </w:tcPr>
          <w:p w14:paraId="665B2815" w14:textId="77777777" w:rsidR="00944FD6" w:rsidRPr="0021111E" w:rsidRDefault="00944FD6" w:rsidP="00222B42">
            <w:pPr>
              <w:pStyle w:val="Sottoparagrafo"/>
              <w:spacing w:before="0" w:after="0"/>
              <w:rPr>
                <w:bCs/>
              </w:rPr>
            </w:pPr>
            <w:r w:rsidRPr="0021111E">
              <w:rPr>
                <w:bCs/>
              </w:rPr>
              <w:t>Source</w:t>
            </w:r>
          </w:p>
          <w:p w14:paraId="521DA9A2" w14:textId="77777777" w:rsidR="00944FD6" w:rsidRPr="00AB4CF9" w:rsidRDefault="00944FD6" w:rsidP="00222B42">
            <w:pPr>
              <w:keepNext/>
            </w:pPr>
            <w:r w:rsidRPr="00AB4CF9">
              <w:t>R&amp;D</w:t>
            </w:r>
            <w:r w:rsidRPr="00AB4CF9">
              <w:br/>
            </w:r>
          </w:p>
        </w:tc>
      </w:tr>
      <w:tr w:rsidR="00944FD6" w:rsidRPr="00AB4CF9" w14:paraId="2270BF60" w14:textId="77777777" w:rsidTr="00222B42">
        <w:trPr>
          <w:cantSplit/>
        </w:trPr>
        <w:tc>
          <w:tcPr>
            <w:tcW w:w="1276" w:type="dxa"/>
          </w:tcPr>
          <w:p w14:paraId="73FC203B" w14:textId="54950DAE" w:rsidR="00944FD6" w:rsidRPr="00AB4CF9" w:rsidRDefault="00944FD6" w:rsidP="00944FD6">
            <w:pPr>
              <w:keepNext/>
              <w:tabs>
                <w:tab w:val="left" w:pos="5660"/>
                <w:tab w:val="left" w:pos="6820"/>
              </w:tabs>
              <w:rPr>
                <w:rFonts w:cs="Arial"/>
              </w:rPr>
            </w:pPr>
            <w:r w:rsidRPr="00AB4CF9">
              <w:rPr>
                <w:rFonts w:cs="Arial"/>
              </w:rPr>
              <w:t>FR_</w:t>
            </w:r>
            <w:r>
              <w:rPr>
                <w:rFonts w:cs="Arial"/>
              </w:rPr>
              <w:t xml:space="preserve"> CAL</w:t>
            </w:r>
            <w:r w:rsidRPr="00AB4CF9">
              <w:rPr>
                <w:rFonts w:cs="Arial"/>
              </w:rPr>
              <w:t xml:space="preserve"> _</w:t>
            </w:r>
            <w:r>
              <w:rPr>
                <w:rFonts w:cs="Arial"/>
              </w:rPr>
              <w:t>6</w:t>
            </w:r>
          </w:p>
        </w:tc>
        <w:tc>
          <w:tcPr>
            <w:tcW w:w="6379" w:type="dxa"/>
          </w:tcPr>
          <w:p w14:paraId="2A6D7D68" w14:textId="43E260EE" w:rsidR="00944FD6" w:rsidRPr="006D4721" w:rsidRDefault="00944FD6" w:rsidP="00222B42">
            <w:pPr>
              <w:autoSpaceDE w:val="0"/>
              <w:autoSpaceDN w:val="0"/>
              <w:adjustRightInd w:val="0"/>
              <w:rPr>
                <w:rFonts w:ascii="Helvetica-Bold" w:hAnsi="Helvetica-Bold" w:cs="Helvetica-Bold"/>
                <w:b/>
                <w:bCs/>
                <w:szCs w:val="20"/>
                <w:lang w:val="en-US" w:eastAsia="zh-CN"/>
              </w:rPr>
            </w:pPr>
            <w:r w:rsidRPr="006D4721">
              <w:rPr>
                <w:rFonts w:ascii="Helvetica-Bold" w:hAnsi="Helvetica-Bold" w:cs="Helvetica-Bold"/>
                <w:b/>
                <w:bCs/>
                <w:szCs w:val="20"/>
                <w:lang w:val="en-US" w:eastAsia="zh-CN"/>
              </w:rPr>
              <w:t>Calibration Validation</w:t>
            </w:r>
          </w:p>
          <w:p w14:paraId="631AF62E" w14:textId="77777777" w:rsidR="006D4721" w:rsidRPr="006D4721" w:rsidRDefault="006D4721" w:rsidP="006D4721">
            <w:pPr>
              <w:pStyle w:val="ab"/>
              <w:keepNext/>
              <w:numPr>
                <w:ilvl w:val="0"/>
                <w:numId w:val="64"/>
              </w:numPr>
              <w:ind w:leftChars="55" w:left="530"/>
              <w:rPr>
                <w:lang w:eastAsia="zh-CN"/>
              </w:rPr>
            </w:pPr>
            <w:r w:rsidRPr="006D4721">
              <w:rPr>
                <w:lang w:eastAsia="zh-CN"/>
              </w:rPr>
              <w:t>No defaults value from factory;</w:t>
            </w:r>
          </w:p>
          <w:p w14:paraId="1C633F6E" w14:textId="77777777" w:rsidR="006D4721" w:rsidRPr="006D4721" w:rsidRDefault="006D4721" w:rsidP="006D4721">
            <w:pPr>
              <w:pStyle w:val="ab"/>
              <w:keepNext/>
              <w:numPr>
                <w:ilvl w:val="0"/>
                <w:numId w:val="64"/>
              </w:numPr>
              <w:ind w:leftChars="55" w:left="530"/>
              <w:rPr>
                <w:lang w:eastAsia="zh-CN"/>
              </w:rPr>
            </w:pPr>
            <w:r w:rsidRPr="006D4721">
              <w:rPr>
                <w:lang w:eastAsia="zh-CN"/>
              </w:rPr>
              <w:t>Have range check for the calibration value;</w:t>
            </w:r>
          </w:p>
          <w:p w14:paraId="268532BC" w14:textId="77777777" w:rsidR="006D4721" w:rsidRPr="006D4721" w:rsidRDefault="006D4721" w:rsidP="006D4721">
            <w:pPr>
              <w:pStyle w:val="ab"/>
              <w:keepNext/>
              <w:numPr>
                <w:ilvl w:val="0"/>
                <w:numId w:val="64"/>
              </w:numPr>
              <w:ind w:leftChars="55" w:left="530"/>
              <w:rPr>
                <w:lang w:eastAsia="zh-CN"/>
              </w:rPr>
            </w:pPr>
            <w:r w:rsidRPr="006D4721">
              <w:rPr>
                <w:lang w:eastAsia="zh-CN"/>
              </w:rPr>
              <w:t>When user start measurement but no valid calibration</w:t>
            </w:r>
          </w:p>
          <w:p w14:paraId="5EF80C9E" w14:textId="77777777" w:rsidR="006D4721" w:rsidRPr="006D4721" w:rsidRDefault="006D4721" w:rsidP="006D4721">
            <w:pPr>
              <w:pStyle w:val="ab"/>
              <w:keepNext/>
              <w:numPr>
                <w:ilvl w:val="0"/>
                <w:numId w:val="63"/>
              </w:numPr>
              <w:ind w:leftChars="205" w:left="770"/>
            </w:pPr>
            <w:r w:rsidRPr="006D4721">
              <w:rPr>
                <w:lang w:eastAsia="zh-CN"/>
              </w:rPr>
              <w:t>Manu</w:t>
            </w:r>
            <w:r w:rsidRPr="006D4721">
              <w:t>al mode:  just warning</w:t>
            </w:r>
          </w:p>
          <w:p w14:paraId="0CF91F2F" w14:textId="07D51DEE" w:rsidR="006D4721" w:rsidRPr="006D4721" w:rsidRDefault="006D4721" w:rsidP="006D4721">
            <w:pPr>
              <w:pStyle w:val="ab"/>
              <w:keepNext/>
              <w:numPr>
                <w:ilvl w:val="0"/>
                <w:numId w:val="63"/>
              </w:numPr>
              <w:ind w:leftChars="205" w:left="770"/>
            </w:pPr>
            <w:r w:rsidRPr="006D4721">
              <w:t>Period: do auto-calibration first</w:t>
            </w:r>
          </w:p>
          <w:p w14:paraId="4C2E043F" w14:textId="77777777" w:rsidR="006D4721" w:rsidRPr="006D4721" w:rsidRDefault="006D4721" w:rsidP="006D4721">
            <w:pPr>
              <w:pStyle w:val="ab"/>
              <w:keepNext/>
              <w:numPr>
                <w:ilvl w:val="0"/>
                <w:numId w:val="64"/>
              </w:numPr>
              <w:ind w:leftChars="55" w:left="530"/>
              <w:rPr>
                <w:lang w:eastAsia="zh-CN"/>
              </w:rPr>
            </w:pPr>
            <w:r w:rsidRPr="006D4721">
              <w:rPr>
                <w:lang w:eastAsia="zh-CN"/>
              </w:rPr>
              <w:t>Calibration failed:</w:t>
            </w:r>
          </w:p>
          <w:p w14:paraId="1C65CB3E" w14:textId="77777777" w:rsidR="006D4721" w:rsidRPr="006D4721" w:rsidRDefault="006D4721" w:rsidP="006D4721">
            <w:pPr>
              <w:pStyle w:val="ab"/>
              <w:keepNext/>
              <w:numPr>
                <w:ilvl w:val="0"/>
                <w:numId w:val="62"/>
              </w:numPr>
              <w:ind w:leftChars="205" w:left="770"/>
            </w:pPr>
            <w:r w:rsidRPr="006D4721">
              <w:rPr>
                <w:lang w:eastAsia="zh-CN"/>
              </w:rPr>
              <w:t>Must</w:t>
            </w:r>
            <w:r w:rsidRPr="006D4721">
              <w:t xml:space="preserve"> issue warning;</w:t>
            </w:r>
          </w:p>
          <w:p w14:paraId="0832C1A6" w14:textId="77777777" w:rsidR="006D4721" w:rsidRPr="006D4721" w:rsidRDefault="006D4721" w:rsidP="006D4721">
            <w:pPr>
              <w:pStyle w:val="ab"/>
              <w:keepNext/>
              <w:numPr>
                <w:ilvl w:val="0"/>
                <w:numId w:val="62"/>
              </w:numPr>
              <w:ind w:leftChars="205" w:left="770"/>
            </w:pPr>
            <w:r w:rsidRPr="006D4721">
              <w:t>Continues to do calibration when retry times smaller than set value;</w:t>
            </w:r>
          </w:p>
          <w:p w14:paraId="1E3BB2A8" w14:textId="11D8B1B1" w:rsidR="006D4721" w:rsidRPr="006D4721" w:rsidRDefault="006D4721" w:rsidP="006D4721">
            <w:pPr>
              <w:pStyle w:val="ab"/>
              <w:keepNext/>
              <w:numPr>
                <w:ilvl w:val="0"/>
                <w:numId w:val="62"/>
              </w:numPr>
              <w:ind w:leftChars="205" w:left="770"/>
            </w:pPr>
            <w:r w:rsidRPr="006D4721">
              <w:t>If not find valid calibration value, device shall stop calibration and issues alarm; keeps doing other schedule like (meas</w:t>
            </w:r>
            <w:r>
              <w:t>ure</w:t>
            </w:r>
            <w:r w:rsidRPr="006D4721">
              <w:t>,cleaning..etc);</w:t>
            </w:r>
          </w:p>
          <w:p w14:paraId="5B16572F" w14:textId="14B8D539" w:rsidR="0044652E" w:rsidRPr="006D4721" w:rsidRDefault="006D4721" w:rsidP="006D4721">
            <w:pPr>
              <w:pStyle w:val="ab"/>
              <w:keepNext/>
              <w:numPr>
                <w:ilvl w:val="0"/>
                <w:numId w:val="62"/>
              </w:numPr>
              <w:ind w:leftChars="205" w:left="770"/>
              <w:rPr>
                <w:rFonts w:hint="eastAsia"/>
                <w:lang w:eastAsia="zh-CN"/>
              </w:rPr>
            </w:pPr>
            <w:r w:rsidRPr="006D4721">
              <w:t>the new measured data shall have tag about calibration failure;</w:t>
            </w:r>
          </w:p>
        </w:tc>
        <w:tc>
          <w:tcPr>
            <w:tcW w:w="992" w:type="dxa"/>
          </w:tcPr>
          <w:p w14:paraId="031B8AB5" w14:textId="77777777" w:rsidR="00944FD6" w:rsidRPr="0021111E" w:rsidRDefault="00944FD6" w:rsidP="00222B42">
            <w:pPr>
              <w:keepNext/>
              <w:rPr>
                <w:b/>
              </w:rPr>
            </w:pPr>
            <w:r w:rsidRPr="0021111E">
              <w:rPr>
                <w:b/>
              </w:rPr>
              <w:t>Stability</w:t>
            </w:r>
          </w:p>
          <w:p w14:paraId="52A4F30E" w14:textId="77777777" w:rsidR="00944FD6" w:rsidRPr="00AB4CF9" w:rsidRDefault="00944FD6" w:rsidP="00222B42">
            <w:pPr>
              <w:pStyle w:val="figura"/>
              <w:spacing w:before="0"/>
              <w:jc w:val="left"/>
            </w:pPr>
            <w:r w:rsidRPr="00AB4CF9">
              <w:t>C</w:t>
            </w:r>
          </w:p>
        </w:tc>
        <w:tc>
          <w:tcPr>
            <w:tcW w:w="992" w:type="dxa"/>
            <w:vMerge/>
          </w:tcPr>
          <w:p w14:paraId="1D0D4DDC" w14:textId="77777777" w:rsidR="00944FD6" w:rsidRPr="00AB4CF9" w:rsidRDefault="00944FD6" w:rsidP="00222B42">
            <w:pPr>
              <w:keepNext/>
            </w:pPr>
          </w:p>
        </w:tc>
      </w:tr>
    </w:tbl>
    <w:p w14:paraId="7EF8E8A7" w14:textId="77777777" w:rsidR="00944FD6" w:rsidRDefault="00944FD6" w:rsidP="006537A3">
      <w:pPr>
        <w:rPr>
          <w:lang w:val="en-GB"/>
        </w:rPr>
      </w:pPr>
    </w:p>
    <w:p w14:paraId="670D0949" w14:textId="77777777" w:rsidR="008E4AAD" w:rsidRDefault="008E4AAD" w:rsidP="008D45D9">
      <w:pPr>
        <w:pStyle w:val="2"/>
        <w:rPr>
          <w:lang w:val="en-GB" w:eastAsia="zh-CN"/>
        </w:rPr>
      </w:pPr>
      <w:bookmarkStart w:id="35" w:name="_Toc466386099"/>
      <w:r w:rsidRPr="00F2413E">
        <w:rPr>
          <w:rFonts w:hint="eastAsia"/>
        </w:rPr>
        <w:t>Schedule</w:t>
      </w:r>
      <w:bookmarkEnd w:id="35"/>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E4AAD" w:rsidRPr="00AB4CF9" w14:paraId="07CFB87A" w14:textId="77777777" w:rsidTr="00E943AF">
        <w:trPr>
          <w:cantSplit/>
          <w:trHeight w:val="519"/>
          <w:tblHeader/>
        </w:trPr>
        <w:tc>
          <w:tcPr>
            <w:tcW w:w="1276" w:type="dxa"/>
          </w:tcPr>
          <w:p w14:paraId="7A2A174C" w14:textId="77777777" w:rsidR="008E4AAD" w:rsidRPr="0021111E" w:rsidRDefault="008E4AAD" w:rsidP="00E943AF">
            <w:pPr>
              <w:pStyle w:val="Sottoparagrafo"/>
              <w:spacing w:before="0" w:after="0"/>
              <w:rPr>
                <w:bCs/>
              </w:rPr>
            </w:pPr>
            <w:r w:rsidRPr="0021111E">
              <w:rPr>
                <w:bCs/>
              </w:rPr>
              <w:t>Ident.</w:t>
            </w:r>
          </w:p>
        </w:tc>
        <w:tc>
          <w:tcPr>
            <w:tcW w:w="6379" w:type="dxa"/>
          </w:tcPr>
          <w:p w14:paraId="3BCCC063" w14:textId="77777777" w:rsidR="008E4AAD" w:rsidRPr="0021111E" w:rsidRDefault="008E4AAD" w:rsidP="00E943AF">
            <w:pPr>
              <w:pStyle w:val="Sottoparagrafo"/>
              <w:spacing w:before="0" w:after="0"/>
              <w:rPr>
                <w:bCs/>
              </w:rPr>
            </w:pPr>
            <w:r w:rsidRPr="0021111E">
              <w:rPr>
                <w:bCs/>
              </w:rPr>
              <w:t>Definition / Motivation</w:t>
            </w:r>
          </w:p>
        </w:tc>
        <w:tc>
          <w:tcPr>
            <w:tcW w:w="992" w:type="dxa"/>
          </w:tcPr>
          <w:p w14:paraId="38FD6085" w14:textId="77777777" w:rsidR="008E4AAD" w:rsidRPr="0021111E" w:rsidRDefault="008E4AAD" w:rsidP="00E943AF">
            <w:pPr>
              <w:keepNext/>
              <w:rPr>
                <w:b/>
              </w:rPr>
            </w:pPr>
            <w:r w:rsidRPr="0021111E">
              <w:rPr>
                <w:b/>
              </w:rPr>
              <w:t>Priority</w:t>
            </w:r>
          </w:p>
          <w:p w14:paraId="6B6C9DE3" w14:textId="77777777" w:rsidR="008E4AAD" w:rsidRPr="00AB4CF9" w:rsidRDefault="008E4AAD" w:rsidP="00E943AF">
            <w:pPr>
              <w:pStyle w:val="figura"/>
              <w:spacing w:before="0"/>
              <w:jc w:val="left"/>
            </w:pPr>
            <w:r w:rsidRPr="00AB4CF9">
              <w:t>M</w:t>
            </w:r>
          </w:p>
        </w:tc>
        <w:tc>
          <w:tcPr>
            <w:tcW w:w="992" w:type="dxa"/>
            <w:vMerge w:val="restart"/>
          </w:tcPr>
          <w:p w14:paraId="40F209EC" w14:textId="77777777" w:rsidR="008E4AAD" w:rsidRPr="0021111E" w:rsidRDefault="008E4AAD" w:rsidP="00E943AF">
            <w:pPr>
              <w:pStyle w:val="Sottoparagrafo"/>
              <w:spacing w:before="0" w:after="0"/>
              <w:rPr>
                <w:bCs/>
              </w:rPr>
            </w:pPr>
            <w:r w:rsidRPr="0021111E">
              <w:rPr>
                <w:bCs/>
              </w:rPr>
              <w:t>Source</w:t>
            </w:r>
          </w:p>
          <w:p w14:paraId="20737156" w14:textId="77777777" w:rsidR="008E4AAD" w:rsidRPr="00AB4CF9" w:rsidRDefault="008E4AAD" w:rsidP="00E943AF">
            <w:pPr>
              <w:keepNext/>
            </w:pPr>
            <w:r w:rsidRPr="00AB4CF9">
              <w:t>R&amp;D</w:t>
            </w:r>
            <w:r w:rsidRPr="00AB4CF9">
              <w:br/>
            </w:r>
          </w:p>
        </w:tc>
      </w:tr>
      <w:tr w:rsidR="008E4AAD" w:rsidRPr="00AB4CF9" w14:paraId="65E64CD5" w14:textId="77777777" w:rsidTr="00E943AF">
        <w:trPr>
          <w:cantSplit/>
        </w:trPr>
        <w:tc>
          <w:tcPr>
            <w:tcW w:w="1276" w:type="dxa"/>
          </w:tcPr>
          <w:p w14:paraId="46E4D7B1" w14:textId="77777777" w:rsidR="008E4AAD" w:rsidRPr="00AB4CF9" w:rsidRDefault="008E4AAD" w:rsidP="00E943AF">
            <w:pPr>
              <w:keepNext/>
              <w:tabs>
                <w:tab w:val="left" w:pos="5660"/>
                <w:tab w:val="left" w:pos="6820"/>
              </w:tabs>
              <w:rPr>
                <w:rFonts w:cs="Arial"/>
              </w:rPr>
            </w:pPr>
            <w:r w:rsidRPr="00AB4CF9">
              <w:rPr>
                <w:rFonts w:cs="Arial"/>
              </w:rPr>
              <w:t>FR_</w:t>
            </w:r>
            <w:r>
              <w:rPr>
                <w:rFonts w:cs="Arial"/>
              </w:rPr>
              <w:t>SCH</w:t>
            </w:r>
            <w:r w:rsidRPr="00AB4CF9">
              <w:rPr>
                <w:rFonts w:cs="Arial"/>
              </w:rPr>
              <w:t>_</w:t>
            </w:r>
            <w:r>
              <w:rPr>
                <w:rFonts w:cs="Arial"/>
              </w:rPr>
              <w:t>1</w:t>
            </w:r>
          </w:p>
        </w:tc>
        <w:tc>
          <w:tcPr>
            <w:tcW w:w="6379" w:type="dxa"/>
          </w:tcPr>
          <w:p w14:paraId="5433840E" w14:textId="77777777" w:rsidR="008E4AAD" w:rsidRDefault="008E4AAD" w:rsidP="00E943AF">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Schedule Priority</w:t>
            </w:r>
          </w:p>
          <w:p w14:paraId="575DF65C" w14:textId="77777777" w:rsidR="008E4AAD" w:rsidRDefault="008E4AAD" w:rsidP="0093213A">
            <w:pPr>
              <w:pStyle w:val="ab"/>
              <w:keepNext/>
              <w:numPr>
                <w:ilvl w:val="0"/>
                <w:numId w:val="54"/>
              </w:numPr>
              <w:rPr>
                <w:lang w:eastAsia="zh-CN"/>
              </w:rPr>
            </w:pPr>
            <w:r>
              <w:rPr>
                <w:rFonts w:hint="eastAsia"/>
                <w:lang w:eastAsia="zh-CN"/>
              </w:rPr>
              <w:t xml:space="preserve">Three actions below are able to be configured as </w:t>
            </w:r>
            <w:r>
              <w:rPr>
                <w:lang w:eastAsia="zh-CN"/>
              </w:rPr>
              <w:t>periodically, and the priorities when scheduled at the sametime:</w:t>
            </w:r>
          </w:p>
          <w:p w14:paraId="4AC10921" w14:textId="77777777" w:rsidR="008E4AAD" w:rsidRDefault="008E4AAD" w:rsidP="00D5449E">
            <w:pPr>
              <w:pStyle w:val="ab"/>
              <w:keepNext/>
              <w:numPr>
                <w:ilvl w:val="0"/>
                <w:numId w:val="56"/>
              </w:numPr>
              <w:rPr>
                <w:ins w:id="36" w:author="Li, Paul(Peng)" w:date="2016-11-09T13:48:00Z"/>
                <w:lang w:eastAsia="zh-CN"/>
              </w:rPr>
            </w:pPr>
            <w:r>
              <w:rPr>
                <w:lang w:eastAsia="zh-CN"/>
              </w:rPr>
              <w:t>Cleaning (low),</w:t>
            </w:r>
          </w:p>
          <w:p w14:paraId="007AD0AB" w14:textId="77777777" w:rsidR="00B35EF1" w:rsidRDefault="00B35EF1" w:rsidP="00D5449E">
            <w:pPr>
              <w:pStyle w:val="ab"/>
              <w:keepNext/>
              <w:numPr>
                <w:ilvl w:val="0"/>
                <w:numId w:val="56"/>
              </w:numPr>
              <w:rPr>
                <w:lang w:eastAsia="zh-CN"/>
              </w:rPr>
            </w:pPr>
            <w:r>
              <w:rPr>
                <w:lang w:eastAsia="zh-CN"/>
              </w:rPr>
              <w:t>Calibration (high),</w:t>
            </w:r>
          </w:p>
          <w:p w14:paraId="6A880B6E" w14:textId="12BC6AF1" w:rsidR="008E4AAD" w:rsidRDefault="008E4AAD" w:rsidP="00D5449E">
            <w:pPr>
              <w:pStyle w:val="ab"/>
              <w:keepNext/>
              <w:numPr>
                <w:ilvl w:val="0"/>
                <w:numId w:val="56"/>
              </w:numPr>
              <w:rPr>
                <w:lang w:eastAsia="zh-CN"/>
              </w:rPr>
            </w:pPr>
            <w:r>
              <w:rPr>
                <w:lang w:eastAsia="zh-CN"/>
              </w:rPr>
              <w:t>Measure (high</w:t>
            </w:r>
            <w:r w:rsidR="006C7597">
              <w:rPr>
                <w:lang w:eastAsia="zh-CN"/>
              </w:rPr>
              <w:t>est</w:t>
            </w:r>
            <w:r>
              <w:rPr>
                <w:lang w:eastAsia="zh-CN"/>
              </w:rPr>
              <w:t>),</w:t>
            </w:r>
          </w:p>
          <w:p w14:paraId="1D747F34" w14:textId="314E0774" w:rsidR="008E4AAD" w:rsidRPr="00AB4CF9" w:rsidRDefault="008E4AAD" w:rsidP="0093213A">
            <w:pPr>
              <w:pStyle w:val="ab"/>
              <w:keepNext/>
              <w:numPr>
                <w:ilvl w:val="0"/>
                <w:numId w:val="54"/>
              </w:numPr>
              <w:rPr>
                <w:lang w:eastAsia="zh-CN"/>
              </w:rPr>
            </w:pPr>
            <w:r>
              <w:rPr>
                <w:lang w:eastAsia="zh-CN"/>
              </w:rPr>
              <w:t>E</w:t>
            </w:r>
            <w:r>
              <w:rPr>
                <w:rFonts w:hint="eastAsia"/>
                <w:lang w:eastAsia="zh-CN"/>
              </w:rPr>
              <w:t xml:space="preserve">ach </w:t>
            </w:r>
            <w:r>
              <w:rPr>
                <w:lang w:eastAsia="zh-CN"/>
              </w:rPr>
              <w:t>action</w:t>
            </w:r>
            <w:r w:rsidR="00CD0A29">
              <w:rPr>
                <w:lang w:eastAsia="zh-CN"/>
              </w:rPr>
              <w:t>(except measure)</w:t>
            </w:r>
            <w:r>
              <w:rPr>
                <w:lang w:eastAsia="zh-CN"/>
              </w:rPr>
              <w:t xml:space="preserve"> shall be complementged when missed in schedlued time. Exception when device is in service mode, the missed action shall not be complemented.</w:t>
            </w:r>
            <w:r w:rsidRPr="00AB4CF9">
              <w:rPr>
                <w:rFonts w:hint="eastAsia"/>
                <w:lang w:eastAsia="zh-CN"/>
              </w:rPr>
              <w:t xml:space="preserve"> </w:t>
            </w:r>
          </w:p>
        </w:tc>
        <w:tc>
          <w:tcPr>
            <w:tcW w:w="992" w:type="dxa"/>
          </w:tcPr>
          <w:p w14:paraId="1940A125" w14:textId="77777777" w:rsidR="008E4AAD" w:rsidRPr="0021111E" w:rsidRDefault="008E4AAD" w:rsidP="00E943AF">
            <w:pPr>
              <w:keepNext/>
              <w:rPr>
                <w:b/>
              </w:rPr>
            </w:pPr>
            <w:r w:rsidRPr="0021111E">
              <w:rPr>
                <w:b/>
              </w:rPr>
              <w:t>Stability</w:t>
            </w:r>
          </w:p>
          <w:p w14:paraId="5F72D398" w14:textId="77777777" w:rsidR="008E4AAD" w:rsidRPr="00AB4CF9" w:rsidRDefault="008E4AAD" w:rsidP="00E943AF">
            <w:pPr>
              <w:pStyle w:val="figura"/>
              <w:spacing w:before="0"/>
              <w:jc w:val="left"/>
            </w:pPr>
            <w:r w:rsidRPr="00AB4CF9">
              <w:t>C</w:t>
            </w:r>
          </w:p>
        </w:tc>
        <w:tc>
          <w:tcPr>
            <w:tcW w:w="992" w:type="dxa"/>
            <w:vMerge/>
          </w:tcPr>
          <w:p w14:paraId="532C4F2D" w14:textId="77777777" w:rsidR="008E4AAD" w:rsidRPr="00AB4CF9" w:rsidRDefault="008E4AAD" w:rsidP="00E943AF">
            <w:pPr>
              <w:keepNext/>
            </w:pPr>
          </w:p>
        </w:tc>
      </w:tr>
    </w:tbl>
    <w:p w14:paraId="4F1E7F43" w14:textId="77777777" w:rsidR="008E4AAD" w:rsidRDefault="008E4AAD" w:rsidP="008E4AAD">
      <w:pPr>
        <w:rPr>
          <w:lang w:val="en-GB" w:eastAsia="zh-CN"/>
        </w:rPr>
      </w:pPr>
    </w:p>
    <w:p w14:paraId="60051F27" w14:textId="77777777" w:rsidR="008E4AAD" w:rsidRDefault="008E4AAD" w:rsidP="008E4AAD">
      <w:pPr>
        <w:rPr>
          <w:lang w:val="en-GB" w:eastAsia="zh-CN"/>
        </w:rPr>
      </w:pPr>
    </w:p>
    <w:p w14:paraId="3F891800" w14:textId="77777777" w:rsidR="008E4AAD" w:rsidRDefault="003B0F13" w:rsidP="003B0F13">
      <w:pPr>
        <w:pStyle w:val="2"/>
        <w:rPr>
          <w:lang w:val="en-GB" w:eastAsia="zh-CN"/>
        </w:rPr>
      </w:pPr>
      <w:bookmarkStart w:id="37" w:name="_Toc466386100"/>
      <w:commentRangeStart w:id="38"/>
      <w:r>
        <w:rPr>
          <w:rFonts w:hint="eastAsia"/>
        </w:rPr>
        <w:t>P</w:t>
      </w:r>
      <w:r w:rsidRPr="003B0F13">
        <w:rPr>
          <w:rFonts w:hint="eastAsia"/>
        </w:rPr>
        <w:t>reheat</w:t>
      </w:r>
      <w:commentRangeEnd w:id="38"/>
      <w:r>
        <w:rPr>
          <w:rStyle w:val="ae"/>
          <w:rFonts w:eastAsia="Times New Roman"/>
          <w:b w:val="0"/>
          <w:bCs w:val="0"/>
          <w:iCs w:val="0"/>
          <w:noProof/>
          <w:lang w:val="en-US"/>
        </w:rPr>
        <w:commentReference w:id="38"/>
      </w:r>
      <w:bookmarkEnd w:id="37"/>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3B0F13" w14:paraId="14606EAA" w14:textId="77777777" w:rsidTr="00E943AF">
        <w:trPr>
          <w:cantSplit/>
          <w:trHeight w:val="519"/>
          <w:tblHeader/>
        </w:trPr>
        <w:tc>
          <w:tcPr>
            <w:tcW w:w="1276" w:type="dxa"/>
          </w:tcPr>
          <w:p w14:paraId="096A8302" w14:textId="77777777" w:rsidR="003B0F13" w:rsidRDefault="003B0F13" w:rsidP="00E943AF">
            <w:pPr>
              <w:pStyle w:val="Sottoparagrafo"/>
              <w:spacing w:before="0" w:after="0"/>
              <w:rPr>
                <w:bCs/>
              </w:rPr>
            </w:pPr>
            <w:r>
              <w:rPr>
                <w:bCs/>
              </w:rPr>
              <w:t>Ident.</w:t>
            </w:r>
          </w:p>
        </w:tc>
        <w:tc>
          <w:tcPr>
            <w:tcW w:w="6379" w:type="dxa"/>
          </w:tcPr>
          <w:p w14:paraId="56309062" w14:textId="77777777" w:rsidR="003B0F13" w:rsidRDefault="003B0F13" w:rsidP="00E943AF">
            <w:pPr>
              <w:pStyle w:val="Sottoparagrafo"/>
              <w:spacing w:before="0" w:after="0"/>
              <w:rPr>
                <w:bCs/>
              </w:rPr>
            </w:pPr>
            <w:r>
              <w:rPr>
                <w:bCs/>
              </w:rPr>
              <w:t>Definition / Motivation</w:t>
            </w:r>
          </w:p>
        </w:tc>
        <w:tc>
          <w:tcPr>
            <w:tcW w:w="992" w:type="dxa"/>
          </w:tcPr>
          <w:p w14:paraId="201FE355" w14:textId="77777777" w:rsidR="003B0F13" w:rsidRDefault="003B0F13" w:rsidP="00E943AF">
            <w:pPr>
              <w:keepNext/>
            </w:pPr>
            <w:r>
              <w:rPr>
                <w:b/>
              </w:rPr>
              <w:t>Priority</w:t>
            </w:r>
          </w:p>
          <w:p w14:paraId="026104A8" w14:textId="77777777" w:rsidR="003B0F13" w:rsidRDefault="003B0F13" w:rsidP="00E943AF">
            <w:pPr>
              <w:pStyle w:val="figura"/>
              <w:spacing w:before="0"/>
              <w:jc w:val="left"/>
            </w:pPr>
            <w:r>
              <w:t>M</w:t>
            </w:r>
          </w:p>
        </w:tc>
        <w:tc>
          <w:tcPr>
            <w:tcW w:w="992" w:type="dxa"/>
            <w:vMerge w:val="restart"/>
          </w:tcPr>
          <w:p w14:paraId="5EFC4D2A" w14:textId="77777777" w:rsidR="003B0F13" w:rsidRDefault="003B0F13" w:rsidP="00E943AF">
            <w:pPr>
              <w:pStyle w:val="Sottoparagrafo"/>
              <w:spacing w:before="0" w:after="0"/>
              <w:rPr>
                <w:bCs/>
              </w:rPr>
            </w:pPr>
            <w:r>
              <w:rPr>
                <w:bCs/>
              </w:rPr>
              <w:t>Source</w:t>
            </w:r>
          </w:p>
          <w:p w14:paraId="10291D94" w14:textId="77777777" w:rsidR="003B0F13" w:rsidRDefault="003B0F13" w:rsidP="00E943AF">
            <w:pPr>
              <w:keepNext/>
            </w:pPr>
            <w:r>
              <w:t>R&amp;D</w:t>
            </w:r>
            <w:r>
              <w:br/>
            </w:r>
          </w:p>
        </w:tc>
      </w:tr>
      <w:tr w:rsidR="003B0F13" w14:paraId="778E1169" w14:textId="77777777" w:rsidTr="00E943AF">
        <w:trPr>
          <w:cantSplit/>
        </w:trPr>
        <w:tc>
          <w:tcPr>
            <w:tcW w:w="1276" w:type="dxa"/>
          </w:tcPr>
          <w:p w14:paraId="52823690" w14:textId="77777777" w:rsidR="003B0F13" w:rsidRDefault="003B0F13" w:rsidP="003B0F13">
            <w:pPr>
              <w:keepNext/>
              <w:tabs>
                <w:tab w:val="left" w:pos="5660"/>
                <w:tab w:val="left" w:pos="6820"/>
              </w:tabs>
              <w:rPr>
                <w:rFonts w:cs="Arial"/>
              </w:rPr>
            </w:pPr>
            <w:r>
              <w:rPr>
                <w:rFonts w:cs="Arial"/>
              </w:rPr>
              <w:t>FR_HEAT_1</w:t>
            </w:r>
          </w:p>
        </w:tc>
        <w:tc>
          <w:tcPr>
            <w:tcW w:w="6379" w:type="dxa"/>
          </w:tcPr>
          <w:p w14:paraId="60ED8659" w14:textId="77777777" w:rsidR="009F3225" w:rsidRDefault="003B0F13" w:rsidP="001F5328">
            <w:pPr>
              <w:autoSpaceDE w:val="0"/>
              <w:autoSpaceDN w:val="0"/>
              <w:adjustRightInd w:val="0"/>
              <w:rPr>
                <w:lang w:eastAsia="zh-CN"/>
              </w:rPr>
            </w:pPr>
            <w:r>
              <w:rPr>
                <w:lang w:eastAsia="zh-CN"/>
              </w:rPr>
              <w:t>The target temperature shall be controled with PID to the set value, and the difference shall be controled within</w:t>
            </w:r>
            <w:r w:rsidRPr="003B0F13">
              <w:rPr>
                <w:rFonts w:hint="eastAsia"/>
                <w:lang w:eastAsia="zh-CN"/>
              </w:rPr>
              <w:t>±</w:t>
            </w:r>
            <w:r>
              <w:rPr>
                <w:rFonts w:hint="eastAsia"/>
                <w:lang w:eastAsia="zh-CN"/>
              </w:rPr>
              <w:t>0.5</w:t>
            </w:r>
            <w:r w:rsidRPr="003B0F13">
              <w:rPr>
                <w:rFonts w:hint="eastAsia"/>
                <w:lang w:eastAsia="zh-CN"/>
              </w:rPr>
              <w:t>℃</w:t>
            </w:r>
            <w:r>
              <w:rPr>
                <w:rFonts w:hint="eastAsia"/>
                <w:lang w:eastAsia="zh-CN"/>
              </w:rPr>
              <w:t>.</w:t>
            </w:r>
            <w:r>
              <w:rPr>
                <w:lang w:eastAsia="zh-CN"/>
              </w:rPr>
              <w:t xml:space="preserve"> </w:t>
            </w:r>
          </w:p>
          <w:p w14:paraId="6874251A" w14:textId="1347F1E1" w:rsidR="001F5328" w:rsidRPr="006537A3" w:rsidRDefault="001F5328" w:rsidP="001F5328">
            <w:pPr>
              <w:autoSpaceDE w:val="0"/>
              <w:autoSpaceDN w:val="0"/>
              <w:adjustRightInd w:val="0"/>
              <w:rPr>
                <w:lang w:eastAsia="zh-CN"/>
              </w:rPr>
            </w:pPr>
            <w:r>
              <w:rPr>
                <w:rFonts w:hint="eastAsia"/>
                <w:lang w:eastAsia="zh-CN"/>
              </w:rPr>
              <w:t>The</w:t>
            </w:r>
            <w:r>
              <w:rPr>
                <w:lang w:eastAsia="zh-CN"/>
              </w:rPr>
              <w:t xml:space="preserve"> PID control shall be disabled when enviroment temperature higher than target set temperature.</w:t>
            </w:r>
          </w:p>
        </w:tc>
        <w:tc>
          <w:tcPr>
            <w:tcW w:w="992" w:type="dxa"/>
          </w:tcPr>
          <w:p w14:paraId="4AC03AC6" w14:textId="77777777" w:rsidR="003B0F13" w:rsidRDefault="003B0F13" w:rsidP="00E943AF">
            <w:pPr>
              <w:keepNext/>
              <w:rPr>
                <w:b/>
              </w:rPr>
            </w:pPr>
            <w:r>
              <w:rPr>
                <w:b/>
              </w:rPr>
              <w:t>Stability</w:t>
            </w:r>
          </w:p>
          <w:p w14:paraId="4B9BA016" w14:textId="77777777" w:rsidR="003B0F13" w:rsidRDefault="003B0F13" w:rsidP="00E943AF">
            <w:pPr>
              <w:pStyle w:val="figura"/>
              <w:spacing w:before="0"/>
              <w:jc w:val="left"/>
            </w:pPr>
            <w:r>
              <w:t>C</w:t>
            </w:r>
          </w:p>
        </w:tc>
        <w:tc>
          <w:tcPr>
            <w:tcW w:w="992" w:type="dxa"/>
            <w:vMerge/>
          </w:tcPr>
          <w:p w14:paraId="2C5943E2" w14:textId="77777777" w:rsidR="003B0F13" w:rsidRDefault="003B0F13" w:rsidP="00E943AF">
            <w:pPr>
              <w:keepNext/>
            </w:pPr>
          </w:p>
        </w:tc>
      </w:tr>
    </w:tbl>
    <w:p w14:paraId="203EE0F5" w14:textId="77777777" w:rsidR="00AB39BE" w:rsidRDefault="00AB39BE" w:rsidP="006537A3">
      <w:pPr>
        <w:rPr>
          <w:lang w:val="en-GB"/>
        </w:rPr>
      </w:pPr>
    </w:p>
    <w:p w14:paraId="2748DB91" w14:textId="77777777" w:rsidR="000E05E0" w:rsidRPr="009F6614" w:rsidRDefault="00C9509B" w:rsidP="009F6614">
      <w:pPr>
        <w:pStyle w:val="2"/>
      </w:pPr>
      <w:bookmarkStart w:id="39" w:name="_Toc466386101"/>
      <w:r>
        <w:t xml:space="preserve">4~20mA </w:t>
      </w:r>
      <w:r w:rsidR="00612213">
        <w:t>Current Output</w:t>
      </w:r>
      <w:bookmarkEnd w:id="39"/>
    </w:p>
    <w:p w14:paraId="311C04DF" w14:textId="77777777" w:rsidR="00A479E5" w:rsidRPr="00A479E5" w:rsidRDefault="00A479E5" w:rsidP="00A479E5">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0E05E0" w14:paraId="66B6619D" w14:textId="77777777" w:rsidTr="002D7ACC">
        <w:trPr>
          <w:cantSplit/>
          <w:trHeight w:val="519"/>
          <w:tblHeader/>
        </w:trPr>
        <w:tc>
          <w:tcPr>
            <w:tcW w:w="1276" w:type="dxa"/>
          </w:tcPr>
          <w:p w14:paraId="1AF3A586" w14:textId="77777777" w:rsidR="000E05E0" w:rsidRDefault="000E05E0" w:rsidP="002D7ACC">
            <w:pPr>
              <w:pStyle w:val="Sottoparagrafo"/>
              <w:spacing w:before="0" w:after="0"/>
              <w:rPr>
                <w:bCs/>
              </w:rPr>
            </w:pPr>
            <w:r>
              <w:rPr>
                <w:bCs/>
              </w:rPr>
              <w:t>Ident.</w:t>
            </w:r>
          </w:p>
        </w:tc>
        <w:tc>
          <w:tcPr>
            <w:tcW w:w="6379" w:type="dxa"/>
          </w:tcPr>
          <w:p w14:paraId="1021B63D" w14:textId="77777777" w:rsidR="000E05E0" w:rsidRDefault="000E05E0" w:rsidP="002D7ACC">
            <w:pPr>
              <w:pStyle w:val="Sottoparagrafo"/>
              <w:spacing w:before="0" w:after="0"/>
              <w:rPr>
                <w:bCs/>
              </w:rPr>
            </w:pPr>
            <w:r>
              <w:rPr>
                <w:bCs/>
              </w:rPr>
              <w:t>Definition / Motivation</w:t>
            </w:r>
          </w:p>
        </w:tc>
        <w:tc>
          <w:tcPr>
            <w:tcW w:w="992" w:type="dxa"/>
          </w:tcPr>
          <w:p w14:paraId="7858EA3E" w14:textId="77777777" w:rsidR="000E05E0" w:rsidRDefault="000E05E0" w:rsidP="002D7ACC">
            <w:pPr>
              <w:keepNext/>
            </w:pPr>
            <w:r>
              <w:rPr>
                <w:b/>
              </w:rPr>
              <w:t>Priority</w:t>
            </w:r>
          </w:p>
          <w:p w14:paraId="061F538C" w14:textId="77777777" w:rsidR="000E05E0" w:rsidRDefault="000E05E0" w:rsidP="002D7ACC">
            <w:pPr>
              <w:pStyle w:val="figura"/>
              <w:spacing w:before="0"/>
              <w:jc w:val="left"/>
            </w:pPr>
            <w:r>
              <w:t>M</w:t>
            </w:r>
          </w:p>
        </w:tc>
        <w:tc>
          <w:tcPr>
            <w:tcW w:w="992" w:type="dxa"/>
            <w:vMerge w:val="restart"/>
          </w:tcPr>
          <w:p w14:paraId="7AD4E19F" w14:textId="77777777" w:rsidR="000E05E0" w:rsidRDefault="000E05E0" w:rsidP="002D7ACC">
            <w:pPr>
              <w:pStyle w:val="Sottoparagrafo"/>
              <w:spacing w:before="0" w:after="0"/>
              <w:rPr>
                <w:bCs/>
              </w:rPr>
            </w:pPr>
            <w:r>
              <w:rPr>
                <w:bCs/>
              </w:rPr>
              <w:t>Source</w:t>
            </w:r>
          </w:p>
          <w:p w14:paraId="53E080B4" w14:textId="77777777" w:rsidR="000E05E0" w:rsidRDefault="000E05E0" w:rsidP="002D7ACC">
            <w:pPr>
              <w:keepNext/>
            </w:pPr>
            <w:r>
              <w:t>R&amp;D</w:t>
            </w:r>
            <w:r>
              <w:br/>
            </w:r>
          </w:p>
        </w:tc>
      </w:tr>
      <w:tr w:rsidR="000E05E0" w14:paraId="6BC486DD" w14:textId="77777777" w:rsidTr="002D7ACC">
        <w:trPr>
          <w:cantSplit/>
        </w:trPr>
        <w:tc>
          <w:tcPr>
            <w:tcW w:w="1276" w:type="dxa"/>
          </w:tcPr>
          <w:p w14:paraId="7DCBB745" w14:textId="77777777" w:rsidR="000E05E0" w:rsidRDefault="000E05E0" w:rsidP="002D7ACC">
            <w:pPr>
              <w:keepNext/>
              <w:tabs>
                <w:tab w:val="left" w:pos="5660"/>
                <w:tab w:val="left" w:pos="6820"/>
              </w:tabs>
              <w:rPr>
                <w:rFonts w:cs="Arial"/>
              </w:rPr>
            </w:pPr>
            <w:r>
              <w:rPr>
                <w:rFonts w:cs="Arial"/>
              </w:rPr>
              <w:t>FR_CO_1</w:t>
            </w:r>
          </w:p>
        </w:tc>
        <w:tc>
          <w:tcPr>
            <w:tcW w:w="6379" w:type="dxa"/>
          </w:tcPr>
          <w:p w14:paraId="0B42E035" w14:textId="77777777" w:rsidR="000E05E0" w:rsidRPr="006537A3" w:rsidRDefault="000E05E0" w:rsidP="002D7ACC">
            <w:pPr>
              <w:autoSpaceDE w:val="0"/>
              <w:autoSpaceDN w:val="0"/>
              <w:adjustRightInd w:val="0"/>
              <w:rPr>
                <w:lang w:eastAsia="zh-CN"/>
              </w:rPr>
            </w:pPr>
            <w:r>
              <w:rPr>
                <w:lang w:eastAsia="zh-CN"/>
              </w:rPr>
              <w:t xml:space="preserve">Shall </w:t>
            </w:r>
            <w:r w:rsidRPr="003110DB">
              <w:rPr>
                <w:lang w:eastAsia="zh-CN"/>
              </w:rPr>
              <w:t>output</w:t>
            </w:r>
            <w:r>
              <w:rPr>
                <w:lang w:eastAsia="zh-CN"/>
              </w:rPr>
              <w:t xml:space="preserve"> current in range </w:t>
            </w:r>
            <w:r w:rsidR="00612213">
              <w:rPr>
                <w:color w:val="FF0000"/>
                <w:lang w:eastAsia="zh-CN"/>
              </w:rPr>
              <w:t>3-23</w:t>
            </w:r>
            <w:r w:rsidRPr="00C9509B">
              <w:rPr>
                <w:color w:val="FF0000"/>
                <w:lang w:eastAsia="zh-CN"/>
              </w:rPr>
              <w:t>mA.</w:t>
            </w:r>
          </w:p>
        </w:tc>
        <w:tc>
          <w:tcPr>
            <w:tcW w:w="992" w:type="dxa"/>
          </w:tcPr>
          <w:p w14:paraId="1FA01AC3" w14:textId="77777777" w:rsidR="000E05E0" w:rsidRDefault="000E05E0" w:rsidP="002D7ACC">
            <w:pPr>
              <w:keepNext/>
              <w:rPr>
                <w:b/>
              </w:rPr>
            </w:pPr>
            <w:r>
              <w:rPr>
                <w:b/>
              </w:rPr>
              <w:t>Stability</w:t>
            </w:r>
          </w:p>
          <w:p w14:paraId="5C2F6595" w14:textId="77777777" w:rsidR="000E05E0" w:rsidRDefault="000E05E0" w:rsidP="002D7ACC">
            <w:pPr>
              <w:pStyle w:val="figura"/>
              <w:spacing w:before="0"/>
              <w:jc w:val="left"/>
            </w:pPr>
            <w:r>
              <w:t>C</w:t>
            </w:r>
          </w:p>
        </w:tc>
        <w:tc>
          <w:tcPr>
            <w:tcW w:w="992" w:type="dxa"/>
            <w:vMerge/>
          </w:tcPr>
          <w:p w14:paraId="2158EE8E" w14:textId="77777777" w:rsidR="000E05E0" w:rsidRDefault="000E05E0" w:rsidP="002D7ACC">
            <w:pPr>
              <w:keepNext/>
            </w:pPr>
          </w:p>
        </w:tc>
      </w:tr>
    </w:tbl>
    <w:p w14:paraId="6D76BED9" w14:textId="77777777" w:rsidR="000E05E0" w:rsidRDefault="000E05E0" w:rsidP="000E05E0">
      <w:pPr>
        <w:rPr>
          <w:color w:val="000000"/>
          <w:lang w:val="en-GB"/>
        </w:rPr>
      </w:pPr>
    </w:p>
    <w:p w14:paraId="7F8480B1" w14:textId="77777777" w:rsidR="000E05E0" w:rsidRDefault="000E05E0" w:rsidP="000E05E0">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0E05E0" w14:paraId="793F27D0" w14:textId="77777777" w:rsidTr="002D7ACC">
        <w:trPr>
          <w:cantSplit/>
          <w:trHeight w:val="519"/>
          <w:tblHeader/>
        </w:trPr>
        <w:tc>
          <w:tcPr>
            <w:tcW w:w="1276" w:type="dxa"/>
          </w:tcPr>
          <w:p w14:paraId="1949FBDE" w14:textId="77777777" w:rsidR="000E05E0" w:rsidRDefault="000E05E0" w:rsidP="002D7ACC">
            <w:pPr>
              <w:pStyle w:val="Sottoparagrafo"/>
              <w:spacing w:before="0" w:after="0"/>
              <w:rPr>
                <w:bCs/>
              </w:rPr>
            </w:pPr>
            <w:r>
              <w:rPr>
                <w:bCs/>
              </w:rPr>
              <w:t>Ident.</w:t>
            </w:r>
          </w:p>
        </w:tc>
        <w:tc>
          <w:tcPr>
            <w:tcW w:w="6379" w:type="dxa"/>
          </w:tcPr>
          <w:p w14:paraId="465026F9" w14:textId="77777777" w:rsidR="000E05E0" w:rsidRDefault="000E05E0" w:rsidP="002D7ACC">
            <w:pPr>
              <w:pStyle w:val="Sottoparagrafo"/>
              <w:spacing w:before="0" w:after="0"/>
              <w:rPr>
                <w:bCs/>
              </w:rPr>
            </w:pPr>
            <w:r>
              <w:rPr>
                <w:bCs/>
              </w:rPr>
              <w:t>Definition / Motivation</w:t>
            </w:r>
          </w:p>
        </w:tc>
        <w:tc>
          <w:tcPr>
            <w:tcW w:w="992" w:type="dxa"/>
          </w:tcPr>
          <w:p w14:paraId="0BF4088F" w14:textId="77777777" w:rsidR="000E05E0" w:rsidRDefault="000E05E0" w:rsidP="002D7ACC">
            <w:pPr>
              <w:keepNext/>
            </w:pPr>
            <w:r>
              <w:rPr>
                <w:b/>
              </w:rPr>
              <w:t>Priority</w:t>
            </w:r>
          </w:p>
          <w:p w14:paraId="2BF91138" w14:textId="77777777" w:rsidR="000E05E0" w:rsidRDefault="000E05E0" w:rsidP="002D7ACC">
            <w:pPr>
              <w:pStyle w:val="figura"/>
              <w:spacing w:before="0"/>
              <w:jc w:val="left"/>
            </w:pPr>
            <w:r>
              <w:t>M</w:t>
            </w:r>
          </w:p>
        </w:tc>
        <w:tc>
          <w:tcPr>
            <w:tcW w:w="992" w:type="dxa"/>
            <w:vMerge w:val="restart"/>
          </w:tcPr>
          <w:p w14:paraId="0D165ED3" w14:textId="77777777" w:rsidR="000E05E0" w:rsidRDefault="000E05E0" w:rsidP="002D7ACC">
            <w:pPr>
              <w:pStyle w:val="Sottoparagrafo"/>
              <w:spacing w:before="0" w:after="0"/>
              <w:rPr>
                <w:bCs/>
              </w:rPr>
            </w:pPr>
            <w:r>
              <w:rPr>
                <w:bCs/>
              </w:rPr>
              <w:t>Source</w:t>
            </w:r>
          </w:p>
          <w:p w14:paraId="2E407116" w14:textId="77777777" w:rsidR="000E05E0" w:rsidRDefault="000E05E0" w:rsidP="002D7ACC">
            <w:pPr>
              <w:keepNext/>
            </w:pPr>
            <w:r>
              <w:t>R&amp;D</w:t>
            </w:r>
            <w:r>
              <w:br/>
            </w:r>
          </w:p>
        </w:tc>
      </w:tr>
      <w:tr w:rsidR="000E05E0" w14:paraId="3738637E" w14:textId="77777777" w:rsidTr="002D7ACC">
        <w:trPr>
          <w:cantSplit/>
        </w:trPr>
        <w:tc>
          <w:tcPr>
            <w:tcW w:w="1276" w:type="dxa"/>
          </w:tcPr>
          <w:p w14:paraId="06E75A11" w14:textId="77777777" w:rsidR="000E05E0" w:rsidRDefault="000E05E0" w:rsidP="00A8781D">
            <w:pPr>
              <w:keepNext/>
              <w:tabs>
                <w:tab w:val="left" w:pos="5660"/>
                <w:tab w:val="left" w:pos="6820"/>
              </w:tabs>
              <w:rPr>
                <w:rFonts w:cs="Arial"/>
              </w:rPr>
            </w:pPr>
            <w:r>
              <w:rPr>
                <w:rFonts w:cs="Arial"/>
              </w:rPr>
              <w:t>FR_CO_</w:t>
            </w:r>
            <w:r w:rsidR="00A8781D">
              <w:rPr>
                <w:rFonts w:cs="Arial"/>
              </w:rPr>
              <w:t>2</w:t>
            </w:r>
          </w:p>
        </w:tc>
        <w:tc>
          <w:tcPr>
            <w:tcW w:w="6379" w:type="dxa"/>
          </w:tcPr>
          <w:p w14:paraId="7476E942" w14:textId="77777777" w:rsidR="000E05E0" w:rsidRPr="00C405B1" w:rsidRDefault="000E05E0" w:rsidP="00C9509B">
            <w:pPr>
              <w:autoSpaceDE w:val="0"/>
              <w:autoSpaceDN w:val="0"/>
              <w:adjustRightInd w:val="0"/>
              <w:rPr>
                <w:rFonts w:cs="Arial"/>
                <w:szCs w:val="20"/>
                <w:lang w:val="en-US" w:eastAsia="zh-CN"/>
              </w:rPr>
            </w:pPr>
            <w:r w:rsidRPr="00C405B1">
              <w:rPr>
                <w:rFonts w:cs="Arial"/>
                <w:szCs w:val="20"/>
                <w:lang w:val="en-US" w:eastAsia="zh-CN"/>
              </w:rPr>
              <w:t xml:space="preserve">Shall be connected to the </w:t>
            </w:r>
            <w:r w:rsidR="00C9509B">
              <w:rPr>
                <w:rFonts w:cs="Arial"/>
                <w:szCs w:val="20"/>
                <w:lang w:val="en-US" w:eastAsia="zh-CN"/>
              </w:rPr>
              <w:t>Measurement Value against the configured high and low range.</w:t>
            </w:r>
          </w:p>
        </w:tc>
        <w:tc>
          <w:tcPr>
            <w:tcW w:w="992" w:type="dxa"/>
          </w:tcPr>
          <w:p w14:paraId="10DF73D4" w14:textId="77777777" w:rsidR="000E05E0" w:rsidRDefault="000E05E0" w:rsidP="002D7ACC">
            <w:pPr>
              <w:keepNext/>
              <w:rPr>
                <w:b/>
              </w:rPr>
            </w:pPr>
            <w:r>
              <w:rPr>
                <w:b/>
              </w:rPr>
              <w:t>Stability</w:t>
            </w:r>
          </w:p>
          <w:p w14:paraId="676B4063" w14:textId="77777777" w:rsidR="000E05E0" w:rsidRDefault="000E05E0" w:rsidP="002D7ACC">
            <w:pPr>
              <w:pStyle w:val="figura"/>
              <w:spacing w:before="0"/>
              <w:jc w:val="left"/>
            </w:pPr>
            <w:r>
              <w:t>C</w:t>
            </w:r>
          </w:p>
        </w:tc>
        <w:tc>
          <w:tcPr>
            <w:tcW w:w="992" w:type="dxa"/>
            <w:vMerge/>
          </w:tcPr>
          <w:p w14:paraId="189214E5" w14:textId="77777777" w:rsidR="000E05E0" w:rsidRDefault="000E05E0" w:rsidP="002D7ACC">
            <w:pPr>
              <w:keepNext/>
            </w:pPr>
          </w:p>
        </w:tc>
      </w:tr>
    </w:tbl>
    <w:p w14:paraId="094DAB7F" w14:textId="77777777" w:rsidR="000E05E0" w:rsidRDefault="000E05E0" w:rsidP="000E05E0">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0E05E0" w14:paraId="301D1BBE" w14:textId="77777777" w:rsidTr="002D7ACC">
        <w:trPr>
          <w:cantSplit/>
          <w:trHeight w:val="519"/>
          <w:tblHeader/>
        </w:trPr>
        <w:tc>
          <w:tcPr>
            <w:tcW w:w="1276" w:type="dxa"/>
          </w:tcPr>
          <w:p w14:paraId="03B8EEFF" w14:textId="77777777" w:rsidR="000E05E0" w:rsidRDefault="000E05E0" w:rsidP="002D7ACC">
            <w:pPr>
              <w:pStyle w:val="Sottoparagrafo"/>
              <w:spacing w:before="0" w:after="0"/>
              <w:rPr>
                <w:bCs/>
              </w:rPr>
            </w:pPr>
            <w:r>
              <w:rPr>
                <w:bCs/>
              </w:rPr>
              <w:lastRenderedPageBreak/>
              <w:t>Ident.</w:t>
            </w:r>
          </w:p>
        </w:tc>
        <w:tc>
          <w:tcPr>
            <w:tcW w:w="6379" w:type="dxa"/>
          </w:tcPr>
          <w:p w14:paraId="68B56787" w14:textId="77777777" w:rsidR="000E05E0" w:rsidRDefault="000E05E0" w:rsidP="002D7ACC">
            <w:pPr>
              <w:pStyle w:val="Sottoparagrafo"/>
              <w:spacing w:before="0" w:after="0"/>
              <w:rPr>
                <w:bCs/>
              </w:rPr>
            </w:pPr>
            <w:r>
              <w:rPr>
                <w:bCs/>
              </w:rPr>
              <w:t>Definition / Motivation</w:t>
            </w:r>
          </w:p>
        </w:tc>
        <w:tc>
          <w:tcPr>
            <w:tcW w:w="992" w:type="dxa"/>
          </w:tcPr>
          <w:p w14:paraId="12519D68" w14:textId="77777777" w:rsidR="000E05E0" w:rsidRDefault="000E05E0" w:rsidP="002D7ACC">
            <w:pPr>
              <w:keepNext/>
            </w:pPr>
            <w:r>
              <w:rPr>
                <w:b/>
              </w:rPr>
              <w:t>Priority</w:t>
            </w:r>
          </w:p>
          <w:p w14:paraId="60105FD1" w14:textId="77777777" w:rsidR="000E05E0" w:rsidRDefault="000E05E0" w:rsidP="002D7ACC">
            <w:pPr>
              <w:pStyle w:val="figura"/>
              <w:spacing w:before="0"/>
              <w:jc w:val="left"/>
            </w:pPr>
            <w:r>
              <w:t>M</w:t>
            </w:r>
          </w:p>
        </w:tc>
        <w:tc>
          <w:tcPr>
            <w:tcW w:w="992" w:type="dxa"/>
            <w:vMerge w:val="restart"/>
          </w:tcPr>
          <w:p w14:paraId="6F38C83D" w14:textId="77777777" w:rsidR="000E05E0" w:rsidRDefault="000E05E0" w:rsidP="002D7ACC">
            <w:pPr>
              <w:pStyle w:val="Sottoparagrafo"/>
              <w:spacing w:before="0" w:after="0"/>
              <w:rPr>
                <w:bCs/>
              </w:rPr>
            </w:pPr>
            <w:r>
              <w:rPr>
                <w:bCs/>
              </w:rPr>
              <w:t>Source</w:t>
            </w:r>
          </w:p>
          <w:p w14:paraId="7066BAE7" w14:textId="77777777" w:rsidR="000E05E0" w:rsidRDefault="000E05E0" w:rsidP="002D7ACC">
            <w:pPr>
              <w:keepNext/>
            </w:pPr>
            <w:r>
              <w:t>R&amp;D</w:t>
            </w:r>
            <w:r>
              <w:br/>
            </w:r>
          </w:p>
        </w:tc>
      </w:tr>
      <w:tr w:rsidR="000E05E0" w14:paraId="4DF44051" w14:textId="77777777" w:rsidTr="002D7ACC">
        <w:trPr>
          <w:cantSplit/>
        </w:trPr>
        <w:tc>
          <w:tcPr>
            <w:tcW w:w="1276" w:type="dxa"/>
          </w:tcPr>
          <w:p w14:paraId="67BE0A2F" w14:textId="77777777" w:rsidR="000E05E0" w:rsidRDefault="000E05E0" w:rsidP="00A8781D">
            <w:pPr>
              <w:keepNext/>
              <w:tabs>
                <w:tab w:val="left" w:pos="5660"/>
                <w:tab w:val="left" w:pos="6820"/>
              </w:tabs>
              <w:rPr>
                <w:rFonts w:cs="Arial"/>
              </w:rPr>
            </w:pPr>
            <w:r>
              <w:rPr>
                <w:rFonts w:cs="Arial"/>
              </w:rPr>
              <w:t>FR_CO_</w:t>
            </w:r>
            <w:r w:rsidR="00A8781D">
              <w:rPr>
                <w:rFonts w:cs="Arial"/>
              </w:rPr>
              <w:t>3</w:t>
            </w:r>
          </w:p>
        </w:tc>
        <w:tc>
          <w:tcPr>
            <w:tcW w:w="6379" w:type="dxa"/>
          </w:tcPr>
          <w:p w14:paraId="009995D4" w14:textId="77777777" w:rsidR="000E05E0" w:rsidRPr="00C405B1" w:rsidRDefault="000E05E0" w:rsidP="00612213">
            <w:pPr>
              <w:autoSpaceDE w:val="0"/>
              <w:autoSpaceDN w:val="0"/>
              <w:adjustRightInd w:val="0"/>
              <w:rPr>
                <w:rFonts w:cs="Arial"/>
                <w:szCs w:val="20"/>
                <w:lang w:val="en-US" w:eastAsia="zh-CN"/>
              </w:rPr>
            </w:pPr>
            <w:r>
              <w:rPr>
                <w:rFonts w:cs="Arial"/>
                <w:szCs w:val="20"/>
                <w:lang w:val="en-US" w:eastAsia="zh-CN"/>
              </w:rPr>
              <w:t>Shall be possible</w:t>
            </w:r>
            <w:r w:rsidRPr="00C405B1">
              <w:rPr>
                <w:rFonts w:cs="Arial"/>
                <w:szCs w:val="20"/>
                <w:lang w:val="en-US" w:eastAsia="zh-CN"/>
              </w:rPr>
              <w:t xml:space="preserve"> to simulate </w:t>
            </w:r>
            <w:r w:rsidR="00C9509B">
              <w:rPr>
                <w:rFonts w:cs="Arial"/>
                <w:szCs w:val="20"/>
                <w:lang w:val="en-US" w:eastAsia="zh-CN"/>
              </w:rPr>
              <w:t xml:space="preserve">AO </w:t>
            </w:r>
            <w:r w:rsidRPr="00C405B1">
              <w:rPr>
                <w:rFonts w:cs="Arial"/>
                <w:szCs w:val="20"/>
                <w:lang w:val="en-US" w:eastAsia="zh-CN"/>
              </w:rPr>
              <w:t xml:space="preserve">in the range </w:t>
            </w:r>
            <w:r w:rsidRPr="00C405B1">
              <w:rPr>
                <w:rFonts w:cs="Arial" w:hint="eastAsia"/>
                <w:szCs w:val="20"/>
                <w:lang w:val="en-US" w:eastAsia="zh-CN"/>
              </w:rPr>
              <w:t xml:space="preserve">from </w:t>
            </w:r>
            <w:r w:rsidR="00612213">
              <w:rPr>
                <w:rFonts w:cs="Arial"/>
                <w:color w:val="FF0000"/>
                <w:szCs w:val="20"/>
                <w:lang w:val="en-US" w:eastAsia="zh-CN"/>
              </w:rPr>
              <w:t>3</w:t>
            </w:r>
            <w:r w:rsidR="00612213" w:rsidRPr="00C9509B">
              <w:rPr>
                <w:rFonts w:cs="Arial"/>
                <w:color w:val="FF0000"/>
                <w:szCs w:val="20"/>
                <w:lang w:val="en-US" w:eastAsia="zh-CN"/>
              </w:rPr>
              <w:t xml:space="preserve"> </w:t>
            </w:r>
            <w:r w:rsidRPr="00C9509B">
              <w:rPr>
                <w:rFonts w:cs="Arial"/>
                <w:color w:val="FF0000"/>
                <w:szCs w:val="20"/>
                <w:lang w:val="en-US" w:eastAsia="zh-CN"/>
              </w:rPr>
              <w:t>mA</w:t>
            </w:r>
            <w:r w:rsidRPr="00C9509B">
              <w:rPr>
                <w:rFonts w:cs="Arial" w:hint="eastAsia"/>
                <w:color w:val="FF0000"/>
                <w:szCs w:val="20"/>
                <w:lang w:val="en-US" w:eastAsia="zh-CN"/>
              </w:rPr>
              <w:t xml:space="preserve"> </w:t>
            </w:r>
            <w:r w:rsidRPr="00C9509B">
              <w:rPr>
                <w:rFonts w:cs="Arial"/>
                <w:color w:val="FF0000"/>
                <w:szCs w:val="20"/>
                <w:lang w:val="en-US" w:eastAsia="zh-CN"/>
              </w:rPr>
              <w:t>to</w:t>
            </w:r>
            <w:r w:rsidRPr="00C9509B">
              <w:rPr>
                <w:rFonts w:cs="Arial" w:hint="eastAsia"/>
                <w:color w:val="FF0000"/>
                <w:szCs w:val="20"/>
                <w:lang w:val="en-US" w:eastAsia="zh-CN"/>
              </w:rPr>
              <w:t xml:space="preserve"> </w:t>
            </w:r>
            <w:r w:rsidRPr="00C9509B">
              <w:rPr>
                <w:rFonts w:cs="Arial"/>
                <w:color w:val="FF0000"/>
                <w:szCs w:val="20"/>
                <w:lang w:val="en-US" w:eastAsia="zh-CN"/>
              </w:rPr>
              <w:t>2</w:t>
            </w:r>
            <w:r w:rsidR="00612213">
              <w:rPr>
                <w:rFonts w:cs="Arial"/>
                <w:color w:val="FF0000"/>
                <w:szCs w:val="20"/>
                <w:lang w:val="en-US" w:eastAsia="zh-CN"/>
              </w:rPr>
              <w:t>3</w:t>
            </w:r>
            <w:r w:rsidRPr="00C9509B">
              <w:rPr>
                <w:rFonts w:cs="Arial"/>
                <w:color w:val="FF0000"/>
                <w:szCs w:val="20"/>
                <w:lang w:val="en-US" w:eastAsia="zh-CN"/>
              </w:rPr>
              <w:t xml:space="preserve"> mA</w:t>
            </w:r>
            <w:r w:rsidRPr="00C405B1">
              <w:rPr>
                <w:rFonts w:cs="Arial"/>
                <w:szCs w:val="20"/>
                <w:lang w:val="en-US" w:eastAsia="zh-CN"/>
              </w:rPr>
              <w:t>.</w:t>
            </w:r>
          </w:p>
        </w:tc>
        <w:tc>
          <w:tcPr>
            <w:tcW w:w="992" w:type="dxa"/>
          </w:tcPr>
          <w:p w14:paraId="1F1596F2" w14:textId="77777777" w:rsidR="000E05E0" w:rsidRDefault="000E05E0" w:rsidP="002D7ACC">
            <w:pPr>
              <w:keepNext/>
              <w:rPr>
                <w:b/>
              </w:rPr>
            </w:pPr>
            <w:r>
              <w:rPr>
                <w:b/>
              </w:rPr>
              <w:t>Stability</w:t>
            </w:r>
          </w:p>
          <w:p w14:paraId="1A4C8CD9" w14:textId="77777777" w:rsidR="000E05E0" w:rsidRDefault="000E05E0" w:rsidP="002D7ACC">
            <w:pPr>
              <w:pStyle w:val="figura"/>
              <w:spacing w:before="0"/>
              <w:jc w:val="left"/>
            </w:pPr>
            <w:r>
              <w:t>C</w:t>
            </w:r>
          </w:p>
        </w:tc>
        <w:tc>
          <w:tcPr>
            <w:tcW w:w="992" w:type="dxa"/>
            <w:vMerge/>
          </w:tcPr>
          <w:p w14:paraId="05C41207" w14:textId="77777777" w:rsidR="000E05E0" w:rsidRDefault="000E05E0" w:rsidP="002D7ACC">
            <w:pPr>
              <w:keepNext/>
            </w:pPr>
          </w:p>
        </w:tc>
      </w:tr>
    </w:tbl>
    <w:p w14:paraId="2E54343D" w14:textId="77777777" w:rsidR="000E05E0" w:rsidRDefault="000E05E0" w:rsidP="000E05E0">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0E05E0" w14:paraId="5B0B8232" w14:textId="77777777" w:rsidTr="002D7ACC">
        <w:trPr>
          <w:cantSplit/>
          <w:trHeight w:val="519"/>
          <w:tblHeader/>
        </w:trPr>
        <w:tc>
          <w:tcPr>
            <w:tcW w:w="1276" w:type="dxa"/>
          </w:tcPr>
          <w:p w14:paraId="6F64CAFE" w14:textId="77777777" w:rsidR="000E05E0" w:rsidRDefault="000E05E0" w:rsidP="002D7ACC">
            <w:pPr>
              <w:pStyle w:val="Sottoparagrafo"/>
              <w:spacing w:before="0" w:after="0"/>
              <w:rPr>
                <w:bCs/>
              </w:rPr>
            </w:pPr>
            <w:r>
              <w:rPr>
                <w:bCs/>
              </w:rPr>
              <w:t>Ident.</w:t>
            </w:r>
          </w:p>
        </w:tc>
        <w:tc>
          <w:tcPr>
            <w:tcW w:w="6379" w:type="dxa"/>
          </w:tcPr>
          <w:p w14:paraId="08CC7361" w14:textId="77777777" w:rsidR="000E05E0" w:rsidRDefault="000E05E0" w:rsidP="002D7ACC">
            <w:pPr>
              <w:pStyle w:val="Sottoparagrafo"/>
              <w:spacing w:before="0" w:after="0"/>
              <w:rPr>
                <w:bCs/>
              </w:rPr>
            </w:pPr>
            <w:r>
              <w:rPr>
                <w:bCs/>
              </w:rPr>
              <w:t>Definition / Motivation</w:t>
            </w:r>
          </w:p>
        </w:tc>
        <w:tc>
          <w:tcPr>
            <w:tcW w:w="992" w:type="dxa"/>
          </w:tcPr>
          <w:p w14:paraId="26730284" w14:textId="77777777" w:rsidR="000E05E0" w:rsidRDefault="000E05E0" w:rsidP="002D7ACC">
            <w:pPr>
              <w:keepNext/>
            </w:pPr>
            <w:r>
              <w:rPr>
                <w:b/>
              </w:rPr>
              <w:t>Priority</w:t>
            </w:r>
          </w:p>
          <w:p w14:paraId="25345739" w14:textId="77777777" w:rsidR="000E05E0" w:rsidRDefault="000E05E0" w:rsidP="002D7ACC">
            <w:pPr>
              <w:pStyle w:val="figura"/>
              <w:spacing w:before="0"/>
              <w:jc w:val="left"/>
            </w:pPr>
            <w:r>
              <w:t>M</w:t>
            </w:r>
          </w:p>
        </w:tc>
        <w:tc>
          <w:tcPr>
            <w:tcW w:w="992" w:type="dxa"/>
            <w:vMerge w:val="restart"/>
          </w:tcPr>
          <w:p w14:paraId="6402F44E" w14:textId="77777777" w:rsidR="000E05E0" w:rsidRDefault="000E05E0" w:rsidP="002D7ACC">
            <w:pPr>
              <w:pStyle w:val="Sottoparagrafo"/>
              <w:spacing w:before="0" w:after="0"/>
              <w:rPr>
                <w:bCs/>
              </w:rPr>
            </w:pPr>
            <w:r>
              <w:rPr>
                <w:bCs/>
              </w:rPr>
              <w:t>Source</w:t>
            </w:r>
          </w:p>
          <w:p w14:paraId="606342EE" w14:textId="77777777" w:rsidR="000E05E0" w:rsidRDefault="000E05E0" w:rsidP="002D7ACC">
            <w:pPr>
              <w:keepNext/>
            </w:pPr>
            <w:r>
              <w:t>R&amp;D</w:t>
            </w:r>
            <w:r>
              <w:br/>
            </w:r>
          </w:p>
        </w:tc>
      </w:tr>
      <w:tr w:rsidR="000E05E0" w14:paraId="06D0D69E" w14:textId="77777777" w:rsidTr="002D7ACC">
        <w:trPr>
          <w:cantSplit/>
        </w:trPr>
        <w:tc>
          <w:tcPr>
            <w:tcW w:w="1276" w:type="dxa"/>
          </w:tcPr>
          <w:p w14:paraId="638E9AEB" w14:textId="77777777" w:rsidR="000E05E0" w:rsidRDefault="000E05E0" w:rsidP="00A8781D">
            <w:pPr>
              <w:keepNext/>
              <w:tabs>
                <w:tab w:val="left" w:pos="5660"/>
                <w:tab w:val="left" w:pos="6820"/>
              </w:tabs>
              <w:rPr>
                <w:rFonts w:cs="Arial"/>
              </w:rPr>
            </w:pPr>
            <w:r>
              <w:rPr>
                <w:rFonts w:cs="Arial"/>
              </w:rPr>
              <w:t>FR_CO_</w:t>
            </w:r>
            <w:r w:rsidR="00A8781D">
              <w:rPr>
                <w:rFonts w:cs="Arial"/>
              </w:rPr>
              <w:t>4</w:t>
            </w:r>
          </w:p>
        </w:tc>
        <w:tc>
          <w:tcPr>
            <w:tcW w:w="6379" w:type="dxa"/>
          </w:tcPr>
          <w:p w14:paraId="70DA12A5" w14:textId="77777777" w:rsidR="000E05E0" w:rsidRPr="00C405B1" w:rsidRDefault="000E05E0" w:rsidP="000E05E0">
            <w:pPr>
              <w:tabs>
                <w:tab w:val="left" w:pos="5660"/>
                <w:tab w:val="left" w:pos="6820"/>
              </w:tabs>
              <w:autoSpaceDE w:val="0"/>
              <w:autoSpaceDN w:val="0"/>
              <w:adjustRightInd w:val="0"/>
              <w:rPr>
                <w:rFonts w:cs="Arial"/>
                <w:szCs w:val="20"/>
                <w:lang w:val="en-US" w:eastAsia="zh-CN"/>
              </w:rPr>
            </w:pPr>
            <w:r w:rsidRPr="00C405B1">
              <w:rPr>
                <w:rFonts w:cs="Arial"/>
                <w:szCs w:val="20"/>
                <w:lang w:val="en-US" w:eastAsia="zh-CN"/>
              </w:rPr>
              <w:t xml:space="preserve">Shall </w:t>
            </w:r>
            <w:r w:rsidR="00C9509B">
              <w:rPr>
                <w:rFonts w:cs="Arial"/>
                <w:szCs w:val="20"/>
                <w:lang w:val="en-US" w:eastAsia="zh-CN"/>
              </w:rPr>
              <w:t xml:space="preserve">be able to be calibrated with special </w:t>
            </w:r>
            <w:r w:rsidR="00696766">
              <w:rPr>
                <w:rFonts w:cs="Arial"/>
                <w:szCs w:val="20"/>
                <w:lang w:val="en-US" w:eastAsia="zh-CN"/>
              </w:rPr>
              <w:t>CMDs</w:t>
            </w:r>
            <w:r w:rsidR="008E4AAD">
              <w:rPr>
                <w:rFonts w:cs="Arial"/>
                <w:szCs w:val="20"/>
                <w:lang w:val="en-US" w:eastAsia="zh-CN"/>
              </w:rPr>
              <w:t xml:space="preserve"> and UI</w:t>
            </w:r>
          </w:p>
          <w:p w14:paraId="790A25A5" w14:textId="77777777" w:rsidR="000E05E0" w:rsidRDefault="000E05E0" w:rsidP="002D7ACC">
            <w:pPr>
              <w:pStyle w:val="ab"/>
              <w:tabs>
                <w:tab w:val="left" w:pos="5660"/>
                <w:tab w:val="left" w:pos="6820"/>
              </w:tabs>
              <w:ind w:left="2082"/>
              <w:jc w:val="both"/>
              <w:rPr>
                <w:b/>
                <w:lang w:val="en-US"/>
              </w:rPr>
            </w:pPr>
          </w:p>
        </w:tc>
        <w:tc>
          <w:tcPr>
            <w:tcW w:w="992" w:type="dxa"/>
          </w:tcPr>
          <w:p w14:paraId="155325C0" w14:textId="77777777" w:rsidR="000E05E0" w:rsidRDefault="000E05E0" w:rsidP="002D7ACC">
            <w:pPr>
              <w:keepNext/>
              <w:rPr>
                <w:b/>
              </w:rPr>
            </w:pPr>
            <w:r>
              <w:rPr>
                <w:b/>
              </w:rPr>
              <w:t>Stability</w:t>
            </w:r>
          </w:p>
          <w:p w14:paraId="31DC0580" w14:textId="77777777" w:rsidR="000E05E0" w:rsidRDefault="000E05E0" w:rsidP="002D7ACC">
            <w:pPr>
              <w:pStyle w:val="figura"/>
              <w:spacing w:before="0"/>
              <w:jc w:val="left"/>
            </w:pPr>
            <w:r>
              <w:t>C</w:t>
            </w:r>
          </w:p>
        </w:tc>
        <w:tc>
          <w:tcPr>
            <w:tcW w:w="992" w:type="dxa"/>
            <w:vMerge/>
          </w:tcPr>
          <w:p w14:paraId="60CBD5AA" w14:textId="77777777" w:rsidR="000E05E0" w:rsidRDefault="000E05E0" w:rsidP="002D7ACC">
            <w:pPr>
              <w:keepNext/>
            </w:pPr>
          </w:p>
        </w:tc>
      </w:tr>
    </w:tbl>
    <w:p w14:paraId="14C6288B" w14:textId="77777777" w:rsidR="008F0BFD" w:rsidRDefault="008F0BFD" w:rsidP="000E05E0">
      <w:pPr>
        <w:rPr>
          <w:color w:val="000000"/>
          <w:lang w:val="en-GB"/>
        </w:rPr>
      </w:pPr>
    </w:p>
    <w:p w14:paraId="110E185E" w14:textId="77777777" w:rsidR="008E4AAD" w:rsidRDefault="008E4AAD" w:rsidP="000E05E0">
      <w:pPr>
        <w:rPr>
          <w:color w:val="000000"/>
          <w:lang w:val="en-GB"/>
        </w:rPr>
      </w:pPr>
    </w:p>
    <w:p w14:paraId="64C986A4" w14:textId="77777777" w:rsidR="00612213" w:rsidRPr="009F6614" w:rsidRDefault="00612213" w:rsidP="00612213">
      <w:pPr>
        <w:pStyle w:val="2"/>
      </w:pPr>
      <w:bookmarkStart w:id="40" w:name="_Toc466386102"/>
      <w:r>
        <w:t>IO board</w:t>
      </w:r>
      <w:bookmarkEnd w:id="40"/>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612213" w14:paraId="54252B79" w14:textId="77777777" w:rsidTr="006D3521">
        <w:trPr>
          <w:cantSplit/>
          <w:trHeight w:val="519"/>
          <w:tblHeader/>
        </w:trPr>
        <w:tc>
          <w:tcPr>
            <w:tcW w:w="1276" w:type="dxa"/>
          </w:tcPr>
          <w:p w14:paraId="223F4022" w14:textId="77777777" w:rsidR="00612213" w:rsidRDefault="00612213" w:rsidP="006D3521">
            <w:pPr>
              <w:pStyle w:val="Sottoparagrafo"/>
              <w:spacing w:before="0" w:after="0"/>
              <w:rPr>
                <w:bCs/>
              </w:rPr>
            </w:pPr>
            <w:r>
              <w:rPr>
                <w:bCs/>
              </w:rPr>
              <w:t>Ident.</w:t>
            </w:r>
          </w:p>
        </w:tc>
        <w:tc>
          <w:tcPr>
            <w:tcW w:w="6379" w:type="dxa"/>
          </w:tcPr>
          <w:p w14:paraId="6F8C2A2C" w14:textId="77777777" w:rsidR="00612213" w:rsidRDefault="00612213" w:rsidP="006D3521">
            <w:pPr>
              <w:pStyle w:val="Sottoparagrafo"/>
              <w:spacing w:before="0" w:after="0"/>
              <w:rPr>
                <w:bCs/>
              </w:rPr>
            </w:pPr>
            <w:r>
              <w:rPr>
                <w:bCs/>
              </w:rPr>
              <w:t>Definition / Motivation</w:t>
            </w:r>
          </w:p>
        </w:tc>
        <w:tc>
          <w:tcPr>
            <w:tcW w:w="992" w:type="dxa"/>
          </w:tcPr>
          <w:p w14:paraId="6F3AC14F" w14:textId="77777777" w:rsidR="00612213" w:rsidRDefault="00612213" w:rsidP="006D3521">
            <w:pPr>
              <w:keepNext/>
            </w:pPr>
            <w:r>
              <w:rPr>
                <w:b/>
              </w:rPr>
              <w:t>Priority</w:t>
            </w:r>
          </w:p>
          <w:p w14:paraId="3C16E01F" w14:textId="77777777" w:rsidR="00612213" w:rsidRDefault="00612213" w:rsidP="006D3521">
            <w:pPr>
              <w:pStyle w:val="figura"/>
              <w:spacing w:before="0"/>
              <w:jc w:val="left"/>
            </w:pPr>
            <w:r>
              <w:t>M</w:t>
            </w:r>
          </w:p>
        </w:tc>
        <w:tc>
          <w:tcPr>
            <w:tcW w:w="992" w:type="dxa"/>
            <w:vMerge w:val="restart"/>
          </w:tcPr>
          <w:p w14:paraId="54A0D8CE" w14:textId="77777777" w:rsidR="00612213" w:rsidRDefault="00612213" w:rsidP="006D3521">
            <w:pPr>
              <w:pStyle w:val="Sottoparagrafo"/>
              <w:spacing w:before="0" w:after="0"/>
              <w:rPr>
                <w:bCs/>
              </w:rPr>
            </w:pPr>
            <w:r>
              <w:rPr>
                <w:bCs/>
              </w:rPr>
              <w:t>Source</w:t>
            </w:r>
          </w:p>
          <w:p w14:paraId="39AA44FB" w14:textId="77777777" w:rsidR="00612213" w:rsidRDefault="00612213" w:rsidP="006D3521">
            <w:pPr>
              <w:keepNext/>
            </w:pPr>
            <w:r>
              <w:t>R&amp;D</w:t>
            </w:r>
            <w:r>
              <w:br/>
            </w:r>
          </w:p>
        </w:tc>
      </w:tr>
      <w:tr w:rsidR="00612213" w14:paraId="74A19C6F" w14:textId="77777777" w:rsidTr="006D3521">
        <w:trPr>
          <w:cantSplit/>
        </w:trPr>
        <w:tc>
          <w:tcPr>
            <w:tcW w:w="1276" w:type="dxa"/>
          </w:tcPr>
          <w:p w14:paraId="31019614" w14:textId="77777777" w:rsidR="00612213" w:rsidRDefault="00612213" w:rsidP="00612213">
            <w:pPr>
              <w:keepNext/>
              <w:tabs>
                <w:tab w:val="left" w:pos="5660"/>
                <w:tab w:val="left" w:pos="6820"/>
              </w:tabs>
              <w:rPr>
                <w:rFonts w:cs="Arial"/>
              </w:rPr>
            </w:pPr>
            <w:r>
              <w:rPr>
                <w:rFonts w:cs="Arial"/>
              </w:rPr>
              <w:t>FR_IO_1</w:t>
            </w:r>
          </w:p>
        </w:tc>
        <w:tc>
          <w:tcPr>
            <w:tcW w:w="6379" w:type="dxa"/>
          </w:tcPr>
          <w:p w14:paraId="563FA3EF" w14:textId="545BDA7F" w:rsidR="00A6449E" w:rsidRPr="006537A3" w:rsidRDefault="00612213" w:rsidP="009F3225">
            <w:pPr>
              <w:autoSpaceDE w:val="0"/>
              <w:autoSpaceDN w:val="0"/>
              <w:adjustRightInd w:val="0"/>
              <w:rPr>
                <w:lang w:eastAsia="zh-CN"/>
              </w:rPr>
            </w:pPr>
            <w:r>
              <w:rPr>
                <w:lang w:eastAsia="zh-CN"/>
              </w:rPr>
              <w:t xml:space="preserve">The </w:t>
            </w:r>
            <w:r w:rsidR="009F3225">
              <w:t>valid digital input signal is down slope and hold at least 2 second</w:t>
            </w:r>
          </w:p>
        </w:tc>
        <w:tc>
          <w:tcPr>
            <w:tcW w:w="992" w:type="dxa"/>
          </w:tcPr>
          <w:p w14:paraId="6280E4CF" w14:textId="77777777" w:rsidR="00612213" w:rsidRDefault="00612213" w:rsidP="006D3521">
            <w:pPr>
              <w:keepNext/>
              <w:rPr>
                <w:b/>
              </w:rPr>
            </w:pPr>
            <w:r>
              <w:rPr>
                <w:b/>
              </w:rPr>
              <w:t>Stability</w:t>
            </w:r>
          </w:p>
          <w:p w14:paraId="05D6C300" w14:textId="77777777" w:rsidR="00612213" w:rsidRDefault="00612213" w:rsidP="006D3521">
            <w:pPr>
              <w:pStyle w:val="figura"/>
              <w:spacing w:before="0"/>
              <w:jc w:val="left"/>
            </w:pPr>
            <w:r>
              <w:t>C</w:t>
            </w:r>
          </w:p>
        </w:tc>
        <w:tc>
          <w:tcPr>
            <w:tcW w:w="992" w:type="dxa"/>
            <w:vMerge/>
          </w:tcPr>
          <w:p w14:paraId="1B039CC3" w14:textId="77777777" w:rsidR="00612213" w:rsidRDefault="00612213" w:rsidP="006D3521">
            <w:pPr>
              <w:keepNext/>
            </w:pPr>
          </w:p>
        </w:tc>
      </w:tr>
    </w:tbl>
    <w:p w14:paraId="76FB45FB" w14:textId="77777777" w:rsidR="008E3EAA" w:rsidRDefault="008E3EAA" w:rsidP="008E3EAA">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4D654A" w14:paraId="663BC19A" w14:textId="77777777" w:rsidTr="006D3521">
        <w:trPr>
          <w:cantSplit/>
          <w:trHeight w:val="519"/>
          <w:tblHeader/>
        </w:trPr>
        <w:tc>
          <w:tcPr>
            <w:tcW w:w="1276" w:type="dxa"/>
          </w:tcPr>
          <w:p w14:paraId="20B8B189" w14:textId="77777777" w:rsidR="004D654A" w:rsidRDefault="004D654A" w:rsidP="006D3521">
            <w:pPr>
              <w:pStyle w:val="Sottoparagrafo"/>
              <w:spacing w:before="0" w:after="0"/>
              <w:rPr>
                <w:bCs/>
              </w:rPr>
            </w:pPr>
            <w:r>
              <w:rPr>
                <w:bCs/>
              </w:rPr>
              <w:t>Ident.</w:t>
            </w:r>
          </w:p>
        </w:tc>
        <w:tc>
          <w:tcPr>
            <w:tcW w:w="6379" w:type="dxa"/>
          </w:tcPr>
          <w:p w14:paraId="687F9847" w14:textId="77777777" w:rsidR="004D654A" w:rsidRDefault="004D654A" w:rsidP="006D3521">
            <w:pPr>
              <w:pStyle w:val="Sottoparagrafo"/>
              <w:spacing w:before="0" w:after="0"/>
              <w:rPr>
                <w:bCs/>
              </w:rPr>
            </w:pPr>
            <w:r>
              <w:rPr>
                <w:bCs/>
              </w:rPr>
              <w:t>Definition / Motivation</w:t>
            </w:r>
          </w:p>
        </w:tc>
        <w:tc>
          <w:tcPr>
            <w:tcW w:w="992" w:type="dxa"/>
          </w:tcPr>
          <w:p w14:paraId="0201CEE3" w14:textId="77777777" w:rsidR="004D654A" w:rsidRDefault="004D654A" w:rsidP="006D3521">
            <w:pPr>
              <w:keepNext/>
            </w:pPr>
            <w:r>
              <w:rPr>
                <w:b/>
              </w:rPr>
              <w:t>Priority</w:t>
            </w:r>
          </w:p>
          <w:p w14:paraId="1A6A8DF1" w14:textId="77777777" w:rsidR="004D654A" w:rsidRDefault="004D654A" w:rsidP="006D3521">
            <w:pPr>
              <w:pStyle w:val="figura"/>
              <w:spacing w:before="0"/>
              <w:jc w:val="left"/>
            </w:pPr>
            <w:r>
              <w:t>M</w:t>
            </w:r>
          </w:p>
        </w:tc>
        <w:tc>
          <w:tcPr>
            <w:tcW w:w="992" w:type="dxa"/>
            <w:vMerge w:val="restart"/>
          </w:tcPr>
          <w:p w14:paraId="04D4283B" w14:textId="77777777" w:rsidR="004D654A" w:rsidRDefault="004D654A" w:rsidP="006D3521">
            <w:pPr>
              <w:pStyle w:val="Sottoparagrafo"/>
              <w:spacing w:before="0" w:after="0"/>
              <w:rPr>
                <w:bCs/>
              </w:rPr>
            </w:pPr>
            <w:r>
              <w:rPr>
                <w:bCs/>
              </w:rPr>
              <w:t>Source</w:t>
            </w:r>
          </w:p>
          <w:p w14:paraId="5A180319" w14:textId="77777777" w:rsidR="004D654A" w:rsidRDefault="004D654A" w:rsidP="006D3521">
            <w:pPr>
              <w:keepNext/>
            </w:pPr>
            <w:r>
              <w:t>R&amp;D</w:t>
            </w:r>
            <w:r>
              <w:br/>
            </w:r>
          </w:p>
        </w:tc>
      </w:tr>
      <w:tr w:rsidR="004D654A" w14:paraId="4660BCB0" w14:textId="77777777" w:rsidTr="006D3521">
        <w:trPr>
          <w:cantSplit/>
        </w:trPr>
        <w:tc>
          <w:tcPr>
            <w:tcW w:w="1276" w:type="dxa"/>
          </w:tcPr>
          <w:p w14:paraId="1D7F23E3" w14:textId="77777777" w:rsidR="004D654A" w:rsidRDefault="004D654A" w:rsidP="00A8781D">
            <w:pPr>
              <w:keepNext/>
              <w:tabs>
                <w:tab w:val="left" w:pos="5660"/>
                <w:tab w:val="left" w:pos="6820"/>
              </w:tabs>
              <w:rPr>
                <w:rFonts w:cs="Arial"/>
              </w:rPr>
            </w:pPr>
            <w:r>
              <w:rPr>
                <w:rFonts w:cs="Arial"/>
              </w:rPr>
              <w:t>FR_IO_</w:t>
            </w:r>
            <w:r w:rsidR="00A8781D">
              <w:rPr>
                <w:rFonts w:cs="Arial"/>
              </w:rPr>
              <w:t>2</w:t>
            </w:r>
          </w:p>
        </w:tc>
        <w:tc>
          <w:tcPr>
            <w:tcW w:w="6379" w:type="dxa"/>
          </w:tcPr>
          <w:p w14:paraId="3190875E" w14:textId="77777777" w:rsidR="004D654A" w:rsidRPr="004D654A" w:rsidRDefault="004D654A" w:rsidP="006D3521">
            <w:pPr>
              <w:autoSpaceDE w:val="0"/>
              <w:autoSpaceDN w:val="0"/>
              <w:adjustRightInd w:val="0"/>
              <w:rPr>
                <w:rFonts w:ascii="Helvetica-Bold" w:hAnsi="Helvetica-Bold" w:cs="Helvetica-Bold"/>
                <w:b/>
                <w:bCs/>
                <w:szCs w:val="20"/>
                <w:lang w:val="en-US" w:eastAsia="zh-CN"/>
              </w:rPr>
            </w:pPr>
            <w:r w:rsidRPr="004D654A">
              <w:rPr>
                <w:rFonts w:ascii="Helvetica-Bold" w:hAnsi="Helvetica-Bold" w:cs="Helvetica-Bold"/>
                <w:b/>
                <w:bCs/>
                <w:szCs w:val="20"/>
                <w:lang w:val="en-US" w:eastAsia="zh-CN"/>
              </w:rPr>
              <w:t>Digital Input Functions</w:t>
            </w:r>
          </w:p>
          <w:p w14:paraId="574A9E63" w14:textId="4A18265B" w:rsidR="003238D7" w:rsidRPr="003238D7" w:rsidRDefault="003238D7" w:rsidP="003238D7">
            <w:pPr>
              <w:pStyle w:val="ab"/>
              <w:numPr>
                <w:ilvl w:val="0"/>
                <w:numId w:val="60"/>
              </w:numPr>
              <w:autoSpaceDE w:val="0"/>
              <w:autoSpaceDN w:val="0"/>
              <w:adjustRightInd w:val="0"/>
            </w:pPr>
            <w:r>
              <w:t>D</w:t>
            </w:r>
            <w:r w:rsidRPr="003238D7">
              <w:t xml:space="preserve">evice shall act </w:t>
            </w:r>
            <w:r>
              <w:t>immediately when device is idle and valid input.</w:t>
            </w:r>
          </w:p>
          <w:p w14:paraId="64AB326D" w14:textId="77777777" w:rsidR="003238D7" w:rsidRPr="003238D7" w:rsidRDefault="003238D7" w:rsidP="003238D7">
            <w:pPr>
              <w:pStyle w:val="ab"/>
              <w:numPr>
                <w:ilvl w:val="0"/>
                <w:numId w:val="60"/>
              </w:numPr>
              <w:autoSpaceDE w:val="0"/>
              <w:autoSpaceDN w:val="0"/>
              <w:adjustRightInd w:val="0"/>
            </w:pPr>
            <w:r w:rsidRPr="003238D7">
              <w:t>Device shall keep the trigger action in queue when device is in busy mode; the max number for each trigger event is limited below:</w:t>
            </w:r>
          </w:p>
          <w:p w14:paraId="16BA601C" w14:textId="77777777" w:rsidR="003238D7" w:rsidRPr="003238D7" w:rsidRDefault="003238D7" w:rsidP="003238D7">
            <w:pPr>
              <w:pStyle w:val="ab"/>
              <w:numPr>
                <w:ilvl w:val="0"/>
                <w:numId w:val="61"/>
              </w:numPr>
              <w:autoSpaceDE w:val="0"/>
              <w:autoSpaceDN w:val="0"/>
              <w:adjustRightInd w:val="0"/>
            </w:pPr>
            <w:r w:rsidRPr="003238D7">
              <w:t>Cleaning: record maximum 5 triggers</w:t>
            </w:r>
          </w:p>
          <w:p w14:paraId="0705C3DA" w14:textId="77777777" w:rsidR="003238D7" w:rsidRPr="003238D7" w:rsidRDefault="003238D7" w:rsidP="003238D7">
            <w:pPr>
              <w:pStyle w:val="ab"/>
              <w:numPr>
                <w:ilvl w:val="0"/>
                <w:numId w:val="61"/>
              </w:numPr>
              <w:autoSpaceDE w:val="0"/>
              <w:autoSpaceDN w:val="0"/>
              <w:adjustRightInd w:val="0"/>
            </w:pPr>
            <w:r w:rsidRPr="003238D7">
              <w:t>Measurement: maximum 1;</w:t>
            </w:r>
          </w:p>
          <w:p w14:paraId="03374616" w14:textId="77777777" w:rsidR="003238D7" w:rsidRPr="003238D7" w:rsidRDefault="003238D7" w:rsidP="003238D7">
            <w:pPr>
              <w:pStyle w:val="ab"/>
              <w:numPr>
                <w:ilvl w:val="0"/>
                <w:numId w:val="61"/>
              </w:numPr>
              <w:autoSpaceDE w:val="0"/>
              <w:autoSpaceDN w:val="0"/>
              <w:adjustRightInd w:val="0"/>
            </w:pPr>
            <w:r w:rsidRPr="003238D7">
              <w:t>Calibration: maximum 1;</w:t>
            </w:r>
          </w:p>
          <w:p w14:paraId="247BDB1C" w14:textId="5804B363" w:rsidR="004D654A" w:rsidRPr="006537A3" w:rsidRDefault="003238D7" w:rsidP="003238D7">
            <w:pPr>
              <w:pStyle w:val="ab"/>
              <w:numPr>
                <w:ilvl w:val="0"/>
                <w:numId w:val="61"/>
              </w:numPr>
              <w:autoSpaceDE w:val="0"/>
              <w:autoSpaceDN w:val="0"/>
              <w:adjustRightInd w:val="0"/>
              <w:rPr>
                <w:rFonts w:hint="eastAsia"/>
              </w:rPr>
            </w:pPr>
            <w:r w:rsidRPr="003238D7">
              <w:t>Other: maximum 1;</w:t>
            </w:r>
          </w:p>
        </w:tc>
        <w:tc>
          <w:tcPr>
            <w:tcW w:w="992" w:type="dxa"/>
          </w:tcPr>
          <w:p w14:paraId="3E918415" w14:textId="77777777" w:rsidR="004D654A" w:rsidRDefault="004D654A" w:rsidP="006D3521">
            <w:pPr>
              <w:keepNext/>
              <w:rPr>
                <w:b/>
              </w:rPr>
            </w:pPr>
            <w:r>
              <w:rPr>
                <w:b/>
              </w:rPr>
              <w:t>Stability</w:t>
            </w:r>
          </w:p>
          <w:p w14:paraId="6F84FB55" w14:textId="77777777" w:rsidR="004D654A" w:rsidRDefault="004D654A" w:rsidP="006D3521">
            <w:pPr>
              <w:pStyle w:val="figura"/>
              <w:spacing w:before="0"/>
              <w:jc w:val="left"/>
            </w:pPr>
            <w:r>
              <w:t>C</w:t>
            </w:r>
          </w:p>
        </w:tc>
        <w:tc>
          <w:tcPr>
            <w:tcW w:w="992" w:type="dxa"/>
            <w:vMerge/>
          </w:tcPr>
          <w:p w14:paraId="5BAAE6AF" w14:textId="77777777" w:rsidR="004D654A" w:rsidRDefault="004D654A" w:rsidP="006D3521">
            <w:pPr>
              <w:keepNext/>
            </w:pPr>
          </w:p>
        </w:tc>
      </w:tr>
    </w:tbl>
    <w:p w14:paraId="0833821C" w14:textId="77777777" w:rsidR="004D654A" w:rsidRDefault="004D654A" w:rsidP="008E3EAA">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859C3" w14:paraId="50F2767F" w14:textId="77777777" w:rsidTr="006D3521">
        <w:trPr>
          <w:cantSplit/>
          <w:trHeight w:val="519"/>
          <w:tblHeader/>
        </w:trPr>
        <w:tc>
          <w:tcPr>
            <w:tcW w:w="1276" w:type="dxa"/>
          </w:tcPr>
          <w:p w14:paraId="3B131B4D" w14:textId="77777777" w:rsidR="008859C3" w:rsidRDefault="008859C3" w:rsidP="006D3521">
            <w:pPr>
              <w:pStyle w:val="Sottoparagrafo"/>
              <w:spacing w:before="0" w:after="0"/>
              <w:rPr>
                <w:bCs/>
              </w:rPr>
            </w:pPr>
            <w:r>
              <w:rPr>
                <w:bCs/>
              </w:rPr>
              <w:t>Ident.</w:t>
            </w:r>
          </w:p>
        </w:tc>
        <w:tc>
          <w:tcPr>
            <w:tcW w:w="6379" w:type="dxa"/>
          </w:tcPr>
          <w:p w14:paraId="670B3C7A" w14:textId="77777777" w:rsidR="008859C3" w:rsidRDefault="008859C3" w:rsidP="006D3521">
            <w:pPr>
              <w:pStyle w:val="Sottoparagrafo"/>
              <w:spacing w:before="0" w:after="0"/>
              <w:rPr>
                <w:bCs/>
              </w:rPr>
            </w:pPr>
            <w:r>
              <w:rPr>
                <w:bCs/>
              </w:rPr>
              <w:t>Definition / Motivation</w:t>
            </w:r>
          </w:p>
        </w:tc>
        <w:tc>
          <w:tcPr>
            <w:tcW w:w="992" w:type="dxa"/>
          </w:tcPr>
          <w:p w14:paraId="351BF68D" w14:textId="77777777" w:rsidR="008859C3" w:rsidRDefault="008859C3" w:rsidP="006D3521">
            <w:pPr>
              <w:keepNext/>
            </w:pPr>
            <w:r>
              <w:rPr>
                <w:b/>
              </w:rPr>
              <w:t>Priority</w:t>
            </w:r>
          </w:p>
          <w:p w14:paraId="0CCE5E16" w14:textId="77777777" w:rsidR="008859C3" w:rsidRDefault="008859C3" w:rsidP="006D3521">
            <w:pPr>
              <w:pStyle w:val="figura"/>
              <w:spacing w:before="0"/>
              <w:jc w:val="left"/>
            </w:pPr>
            <w:r>
              <w:t>M</w:t>
            </w:r>
          </w:p>
        </w:tc>
        <w:tc>
          <w:tcPr>
            <w:tcW w:w="992" w:type="dxa"/>
            <w:vMerge w:val="restart"/>
          </w:tcPr>
          <w:p w14:paraId="63FC23D1" w14:textId="77777777" w:rsidR="008859C3" w:rsidRDefault="008859C3" w:rsidP="006D3521">
            <w:pPr>
              <w:pStyle w:val="Sottoparagrafo"/>
              <w:spacing w:before="0" w:after="0"/>
              <w:rPr>
                <w:bCs/>
              </w:rPr>
            </w:pPr>
            <w:r>
              <w:rPr>
                <w:bCs/>
              </w:rPr>
              <w:t>Source</w:t>
            </w:r>
          </w:p>
          <w:p w14:paraId="5AF7011C" w14:textId="77777777" w:rsidR="008859C3" w:rsidRDefault="008859C3" w:rsidP="006D3521">
            <w:pPr>
              <w:keepNext/>
            </w:pPr>
            <w:r>
              <w:t>R&amp;D</w:t>
            </w:r>
            <w:r>
              <w:br/>
            </w:r>
          </w:p>
        </w:tc>
      </w:tr>
      <w:tr w:rsidR="008859C3" w14:paraId="5E61C591" w14:textId="77777777" w:rsidTr="006D3521">
        <w:trPr>
          <w:cantSplit/>
        </w:trPr>
        <w:tc>
          <w:tcPr>
            <w:tcW w:w="1276" w:type="dxa"/>
          </w:tcPr>
          <w:p w14:paraId="00B8D27D" w14:textId="77777777" w:rsidR="008859C3" w:rsidRDefault="008859C3" w:rsidP="00A8781D">
            <w:pPr>
              <w:keepNext/>
              <w:tabs>
                <w:tab w:val="left" w:pos="5660"/>
                <w:tab w:val="left" w:pos="6820"/>
              </w:tabs>
              <w:rPr>
                <w:rFonts w:cs="Arial"/>
              </w:rPr>
            </w:pPr>
            <w:r>
              <w:rPr>
                <w:rFonts w:cs="Arial"/>
              </w:rPr>
              <w:t>FR_IO_</w:t>
            </w:r>
            <w:r w:rsidR="00A8781D">
              <w:rPr>
                <w:rFonts w:cs="Arial"/>
              </w:rPr>
              <w:t>3</w:t>
            </w:r>
          </w:p>
        </w:tc>
        <w:tc>
          <w:tcPr>
            <w:tcW w:w="6379" w:type="dxa"/>
          </w:tcPr>
          <w:p w14:paraId="4D6FAB8C" w14:textId="77777777" w:rsidR="008859C3" w:rsidRPr="004D654A" w:rsidRDefault="008859C3" w:rsidP="006D352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Relay</w:t>
            </w:r>
            <w:r w:rsidRPr="004D654A">
              <w:rPr>
                <w:rFonts w:ascii="Helvetica-Bold" w:hAnsi="Helvetica-Bold" w:cs="Helvetica-Bold"/>
                <w:b/>
                <w:bCs/>
                <w:szCs w:val="20"/>
                <w:lang w:val="en-US" w:eastAsia="zh-CN"/>
              </w:rPr>
              <w:t xml:space="preserve"> </w:t>
            </w:r>
            <w:r>
              <w:rPr>
                <w:rFonts w:ascii="Helvetica-Bold" w:hAnsi="Helvetica-Bold" w:cs="Helvetica-Bold"/>
                <w:b/>
                <w:bCs/>
                <w:szCs w:val="20"/>
                <w:lang w:val="en-US" w:eastAsia="zh-CN"/>
              </w:rPr>
              <w:t>Output</w:t>
            </w:r>
            <w:r w:rsidRPr="004D654A">
              <w:rPr>
                <w:rFonts w:ascii="Helvetica-Bold" w:hAnsi="Helvetica-Bold" w:cs="Helvetica-Bold"/>
                <w:b/>
                <w:bCs/>
                <w:szCs w:val="20"/>
                <w:lang w:val="en-US" w:eastAsia="zh-CN"/>
              </w:rPr>
              <w:t xml:space="preserve"> Functions</w:t>
            </w:r>
          </w:p>
          <w:p w14:paraId="50150528" w14:textId="77777777" w:rsidR="008859C3" w:rsidRDefault="008859C3" w:rsidP="0093213A">
            <w:pPr>
              <w:pStyle w:val="ab"/>
              <w:keepNext/>
              <w:numPr>
                <w:ilvl w:val="0"/>
                <w:numId w:val="30"/>
              </w:numPr>
              <w:ind w:leftChars="100" w:left="620"/>
            </w:pPr>
            <w:r>
              <w:rPr>
                <w:lang w:eastAsia="zh-CN"/>
              </w:rPr>
              <w:t>Switch</w:t>
            </w:r>
            <w:r>
              <w:t xml:space="preserve"> on/off continuous:</w:t>
            </w:r>
          </w:p>
          <w:p w14:paraId="5173B908" w14:textId="77777777" w:rsidR="008859C3" w:rsidRDefault="004B1430" w:rsidP="0093213A">
            <w:pPr>
              <w:pStyle w:val="ab"/>
              <w:keepNext/>
              <w:numPr>
                <w:ilvl w:val="0"/>
                <w:numId w:val="31"/>
              </w:numPr>
              <w:ind w:leftChars="460" w:left="1280"/>
            </w:pPr>
            <w:r>
              <w:t>Interval time</w:t>
            </w:r>
          </w:p>
          <w:p w14:paraId="5F8E3827" w14:textId="77777777" w:rsidR="008859C3" w:rsidRDefault="008859C3" w:rsidP="0093213A">
            <w:pPr>
              <w:pStyle w:val="ab"/>
              <w:keepNext/>
              <w:numPr>
                <w:ilvl w:val="0"/>
                <w:numId w:val="31"/>
              </w:numPr>
              <w:ind w:leftChars="460" w:left="1280"/>
            </w:pPr>
            <w:r>
              <w:t>Holding time,</w:t>
            </w:r>
          </w:p>
          <w:p w14:paraId="6E0D1E9C" w14:textId="2A1943F4" w:rsidR="008859C3" w:rsidRPr="008859C3" w:rsidRDefault="008859C3" w:rsidP="0093213A">
            <w:pPr>
              <w:pStyle w:val="ab"/>
              <w:keepNext/>
              <w:numPr>
                <w:ilvl w:val="0"/>
                <w:numId w:val="31"/>
              </w:numPr>
              <w:ind w:leftChars="460" w:left="1280"/>
            </w:pPr>
            <w:r>
              <w:t>Start time, (</w:t>
            </w:r>
            <w:r w:rsidRPr="007844C1">
              <w:t>start</w:t>
            </w:r>
            <w:r>
              <w:t xml:space="preserve"> time</w:t>
            </w:r>
            <w:r>
              <w:rPr>
                <w:rFonts w:hint="eastAsia"/>
              </w:rPr>
              <w:t xml:space="preserve"> is in format </w:t>
            </w:r>
            <w:r w:rsidR="00E15790">
              <w:t>YYYY</w:t>
            </w:r>
            <w:r w:rsidR="00E15790">
              <w:rPr>
                <w:rFonts w:hint="eastAsia"/>
                <w:lang w:eastAsia="zh-CN"/>
              </w:rPr>
              <w:t>-</w:t>
            </w:r>
            <w:r w:rsidR="00E15790">
              <w:t>MM</w:t>
            </w:r>
            <w:r w:rsidR="00E15790">
              <w:rPr>
                <w:rFonts w:hint="eastAsia"/>
                <w:lang w:eastAsia="zh-CN"/>
              </w:rPr>
              <w:t>-</w:t>
            </w:r>
            <w:r w:rsidR="00E15790">
              <w:t xml:space="preserve">DD </w:t>
            </w:r>
            <w:r w:rsidR="00E15790">
              <w:rPr>
                <w:rFonts w:hint="eastAsia"/>
              </w:rPr>
              <w:t>HH:MM:SS</w:t>
            </w:r>
            <w:ins w:id="41" w:author="Li, Paul(Peng)" w:date="2016-11-09T13:48:00Z">
              <w:r w:rsidR="00CE366E">
                <w:rPr>
                  <w:rFonts w:hint="eastAsia"/>
                  <w:lang w:eastAsia="zh-CN"/>
                </w:rPr>
                <w:t>)</w:t>
              </w:r>
            </w:ins>
            <w:del w:id="42" w:author="Li, Paul(Peng)" w:date="2016-11-09T13:48:00Z">
              <w:r w:rsidDel="00CE366E">
                <w:rPr>
                  <w:rFonts w:hint="eastAsia"/>
                </w:rPr>
                <w:delText>,</w:delText>
              </w:r>
              <w:r w:rsidRPr="00E15790" w:rsidDel="00CE366E">
                <w:rPr>
                  <w:rFonts w:hint="eastAsia"/>
                  <w:strike/>
                </w:rPr>
                <w:delText xml:space="preserve"> which happens in next day if the time has passed when input the setting, otherwise it begins from current day</w:delText>
              </w:r>
              <w:r w:rsidRPr="00E15790" w:rsidDel="00CE366E">
                <w:rPr>
                  <w:strike/>
                </w:rPr>
                <w:delText>.</w:delText>
              </w:r>
              <w:r w:rsidDel="00CE366E">
                <w:delText>)</w:delText>
              </w:r>
            </w:del>
          </w:p>
          <w:p w14:paraId="085C3CD6" w14:textId="77777777" w:rsidR="008859C3" w:rsidRDefault="008859C3" w:rsidP="0093213A">
            <w:pPr>
              <w:pStyle w:val="ab"/>
              <w:keepNext/>
              <w:numPr>
                <w:ilvl w:val="0"/>
                <w:numId w:val="30"/>
              </w:numPr>
              <w:ind w:leftChars="100" w:left="620"/>
            </w:pPr>
            <w:r>
              <w:t>Alarm:</w:t>
            </w:r>
          </w:p>
          <w:p w14:paraId="5596A273" w14:textId="77777777" w:rsidR="008859C3" w:rsidRDefault="008859C3" w:rsidP="008C3697">
            <w:pPr>
              <w:autoSpaceDE w:val="0"/>
              <w:autoSpaceDN w:val="0"/>
              <w:adjustRightInd w:val="0"/>
              <w:ind w:leftChars="300" w:left="600"/>
            </w:pPr>
            <w:r>
              <w:t>Switch on when:</w:t>
            </w:r>
          </w:p>
          <w:p w14:paraId="0EE30546" w14:textId="22B3EC09" w:rsidR="008859C3" w:rsidDel="00CE366E" w:rsidRDefault="008859C3" w:rsidP="000315B7">
            <w:pPr>
              <w:pStyle w:val="ab"/>
              <w:keepNext/>
              <w:numPr>
                <w:ilvl w:val="0"/>
                <w:numId w:val="32"/>
              </w:numPr>
              <w:ind w:leftChars="460" w:left="1280"/>
              <w:rPr>
                <w:del w:id="43" w:author="Li, Paul(Peng)" w:date="2016-11-09T13:48:00Z"/>
              </w:rPr>
            </w:pPr>
            <w:r w:rsidRPr="009568D6">
              <w:t xml:space="preserve">Low </w:t>
            </w:r>
            <w:del w:id="44" w:author="Li, Paul(Peng)" w:date="2016-11-09T13:48:00Z">
              <w:r w:rsidRPr="009568D6" w:rsidDel="00CE366E">
                <w:delText>low</w:delText>
              </w:r>
              <w:r w:rsidDel="00CE366E">
                <w:delText xml:space="preserve"> </w:delText>
              </w:r>
            </w:del>
            <w:r w:rsidRPr="009568D6">
              <w:t>alarm</w:t>
            </w:r>
          </w:p>
          <w:p w14:paraId="364E0CB2" w14:textId="0229E839" w:rsidR="008859C3" w:rsidRPr="00762F5A" w:rsidDel="00CE366E" w:rsidRDefault="008859C3" w:rsidP="000315B7">
            <w:pPr>
              <w:pStyle w:val="ab"/>
              <w:keepNext/>
              <w:numPr>
                <w:ilvl w:val="0"/>
                <w:numId w:val="32"/>
              </w:numPr>
              <w:ind w:leftChars="460" w:left="1280"/>
              <w:rPr>
                <w:del w:id="45" w:author="Li, Paul(Peng)" w:date="2016-11-09T13:48:00Z"/>
                <w:strike/>
                <w:rPrChange w:id="46" w:author="Li, Paul(Peng)" w:date="2016-11-09T10:54:00Z">
                  <w:rPr>
                    <w:del w:id="47" w:author="Li, Paul(Peng)" w:date="2016-11-09T13:48:00Z"/>
                  </w:rPr>
                </w:rPrChange>
              </w:rPr>
            </w:pPr>
            <w:commentRangeStart w:id="48"/>
            <w:del w:id="49" w:author="Li, Paul(Peng)" w:date="2016-11-09T13:48:00Z">
              <w:r w:rsidRPr="00762F5A" w:rsidDel="00CE366E">
                <w:rPr>
                  <w:strike/>
                  <w:rPrChange w:id="50" w:author="Li, Paul(Peng)" w:date="2016-11-09T10:54:00Z">
                    <w:rPr/>
                  </w:rPrChange>
                </w:rPr>
                <w:delText xml:space="preserve">low, </w:delText>
              </w:r>
            </w:del>
          </w:p>
          <w:p w14:paraId="6B49E054" w14:textId="543FC9F9" w:rsidR="008859C3" w:rsidRPr="00762F5A" w:rsidRDefault="008859C3" w:rsidP="000315B7">
            <w:pPr>
              <w:pStyle w:val="ab"/>
              <w:keepNext/>
              <w:numPr>
                <w:ilvl w:val="0"/>
                <w:numId w:val="32"/>
              </w:numPr>
              <w:ind w:leftChars="460" w:left="1280"/>
              <w:rPr>
                <w:strike/>
                <w:rPrChange w:id="51" w:author="Li, Paul(Peng)" w:date="2016-11-09T10:54:00Z">
                  <w:rPr/>
                </w:rPrChange>
              </w:rPr>
            </w:pPr>
            <w:del w:id="52" w:author="Li, Paul(Peng)" w:date="2016-11-09T13:48:00Z">
              <w:r w:rsidRPr="00762F5A" w:rsidDel="00CE366E">
                <w:rPr>
                  <w:strike/>
                  <w:rPrChange w:id="53" w:author="Li, Paul(Peng)" w:date="2016-11-09T10:54:00Z">
                    <w:rPr/>
                  </w:rPrChange>
                </w:rPr>
                <w:delText xml:space="preserve">high, </w:delText>
              </w:r>
              <w:commentRangeEnd w:id="48"/>
              <w:r w:rsidR="00762F5A" w:rsidDel="00CE366E">
                <w:rPr>
                  <w:rStyle w:val="ae"/>
                  <w:rFonts w:eastAsia="Times New Roman"/>
                  <w:noProof/>
                  <w:lang w:val="en-US"/>
                </w:rPr>
                <w:commentReference w:id="48"/>
              </w:r>
            </w:del>
          </w:p>
          <w:p w14:paraId="0C2FE44A" w14:textId="6B72CCB7" w:rsidR="008859C3" w:rsidRDefault="008859C3" w:rsidP="0093213A">
            <w:pPr>
              <w:pStyle w:val="ab"/>
              <w:keepNext/>
              <w:numPr>
                <w:ilvl w:val="0"/>
                <w:numId w:val="32"/>
              </w:numPr>
              <w:ind w:leftChars="460" w:left="1280"/>
            </w:pPr>
            <w:r w:rsidRPr="009568D6">
              <w:t xml:space="preserve">high </w:t>
            </w:r>
            <w:del w:id="54" w:author="Li, Paul(Peng)" w:date="2016-11-09T13:49:00Z">
              <w:r w:rsidRPr="009568D6" w:rsidDel="00CE366E">
                <w:delText xml:space="preserve">high </w:delText>
              </w:r>
            </w:del>
            <w:r w:rsidRPr="009568D6">
              <w:t>alarm</w:t>
            </w:r>
          </w:p>
          <w:p w14:paraId="2455A268" w14:textId="77777777" w:rsidR="008859C3" w:rsidRDefault="008859C3" w:rsidP="0093213A">
            <w:pPr>
              <w:pStyle w:val="ab"/>
              <w:keepNext/>
              <w:numPr>
                <w:ilvl w:val="0"/>
                <w:numId w:val="30"/>
              </w:numPr>
              <w:ind w:leftChars="100" w:left="620"/>
            </w:pPr>
            <w:r w:rsidRPr="00883DAE">
              <w:t>Event</w:t>
            </w:r>
          </w:p>
          <w:p w14:paraId="04443A1D" w14:textId="77777777" w:rsidR="008859C3" w:rsidRDefault="008859C3" w:rsidP="008C3697">
            <w:pPr>
              <w:autoSpaceDE w:val="0"/>
              <w:autoSpaceDN w:val="0"/>
              <w:adjustRightInd w:val="0"/>
              <w:ind w:leftChars="300" w:left="600"/>
            </w:pPr>
            <w:r>
              <w:t xml:space="preserve">Switch on when </w:t>
            </w:r>
            <w:r w:rsidRPr="00883DAE">
              <w:t xml:space="preserve">any alarm </w:t>
            </w:r>
            <w:r>
              <w:t>or error</w:t>
            </w:r>
          </w:p>
          <w:p w14:paraId="48762534" w14:textId="77777777" w:rsidR="008859C3" w:rsidRDefault="008859C3" w:rsidP="0093213A">
            <w:pPr>
              <w:pStyle w:val="ab"/>
              <w:keepNext/>
              <w:numPr>
                <w:ilvl w:val="0"/>
                <w:numId w:val="30"/>
              </w:numPr>
              <w:ind w:leftChars="100" w:left="620"/>
            </w:pPr>
            <w:r w:rsidRPr="00883DAE">
              <w:t>Trigger pretreatment:</w:t>
            </w:r>
          </w:p>
          <w:p w14:paraId="777E1E58" w14:textId="3CD95E35" w:rsidR="008859C3" w:rsidRDefault="008859C3" w:rsidP="0093213A">
            <w:pPr>
              <w:pStyle w:val="ab"/>
              <w:keepNext/>
              <w:numPr>
                <w:ilvl w:val="0"/>
                <w:numId w:val="33"/>
              </w:numPr>
              <w:ind w:leftChars="460" w:left="1280"/>
            </w:pPr>
            <w:r>
              <w:t>Start time  (</w:t>
            </w:r>
            <w:r w:rsidRPr="007844C1">
              <w:t>start</w:t>
            </w:r>
            <w:r>
              <w:t xml:space="preserve"> time</w:t>
            </w:r>
            <w:r>
              <w:rPr>
                <w:rFonts w:hint="eastAsia"/>
              </w:rPr>
              <w:t xml:space="preserve"> is in format </w:t>
            </w:r>
            <w:r w:rsidR="00E15790">
              <w:t>YYYY</w:t>
            </w:r>
            <w:r w:rsidR="00E15790">
              <w:rPr>
                <w:rFonts w:hint="eastAsia"/>
                <w:lang w:eastAsia="zh-CN"/>
              </w:rPr>
              <w:t>-</w:t>
            </w:r>
            <w:r w:rsidR="00E15790">
              <w:t>MM</w:t>
            </w:r>
            <w:r w:rsidR="00E15790">
              <w:rPr>
                <w:rFonts w:hint="eastAsia"/>
                <w:lang w:eastAsia="zh-CN"/>
              </w:rPr>
              <w:t>-</w:t>
            </w:r>
            <w:r w:rsidR="00E15790">
              <w:t xml:space="preserve">DD </w:t>
            </w:r>
            <w:r w:rsidR="00E15790">
              <w:rPr>
                <w:rFonts w:hint="eastAsia"/>
              </w:rPr>
              <w:t>HH:MM:SS</w:t>
            </w:r>
            <w:del w:id="55" w:author="Li, Paul(Peng)" w:date="2016-11-09T13:49:00Z">
              <w:r w:rsidDel="00CE366E">
                <w:rPr>
                  <w:rFonts w:hint="eastAsia"/>
                </w:rPr>
                <w:delText xml:space="preserve">, </w:delText>
              </w:r>
              <w:r w:rsidRPr="00E15790" w:rsidDel="00CE366E">
                <w:rPr>
                  <w:rFonts w:hint="eastAsia"/>
                  <w:strike/>
                </w:rPr>
                <w:delText>which happens in next day if the time has passed when input the setting, otherwise it begins from current day</w:delText>
              </w:r>
              <w:r w:rsidRPr="00E15790" w:rsidDel="00CE366E">
                <w:rPr>
                  <w:strike/>
                </w:rPr>
                <w:delText>.</w:delText>
              </w:r>
            </w:del>
            <w:r>
              <w:t>)</w:t>
            </w:r>
          </w:p>
          <w:p w14:paraId="3C5F09BC" w14:textId="77777777" w:rsidR="008859C3" w:rsidRPr="006537A3" w:rsidRDefault="008859C3" w:rsidP="0093213A">
            <w:pPr>
              <w:pStyle w:val="ab"/>
              <w:keepNext/>
              <w:numPr>
                <w:ilvl w:val="0"/>
                <w:numId w:val="33"/>
              </w:numPr>
              <w:ind w:leftChars="460" w:left="1280"/>
              <w:rPr>
                <w:lang w:eastAsia="zh-CN"/>
              </w:rPr>
            </w:pPr>
            <w:r>
              <w:t>Measurement delay time</w:t>
            </w:r>
            <w:r w:rsidR="00A265C4">
              <w:t xml:space="preserve"> , </w:t>
            </w:r>
          </w:p>
        </w:tc>
        <w:tc>
          <w:tcPr>
            <w:tcW w:w="992" w:type="dxa"/>
          </w:tcPr>
          <w:p w14:paraId="25053D34" w14:textId="77777777" w:rsidR="008859C3" w:rsidRDefault="008859C3" w:rsidP="006D3521">
            <w:pPr>
              <w:keepNext/>
              <w:rPr>
                <w:b/>
              </w:rPr>
            </w:pPr>
            <w:r>
              <w:rPr>
                <w:b/>
              </w:rPr>
              <w:t>Stability</w:t>
            </w:r>
          </w:p>
          <w:p w14:paraId="5509A771" w14:textId="77777777" w:rsidR="008859C3" w:rsidRDefault="008859C3" w:rsidP="006D3521">
            <w:pPr>
              <w:pStyle w:val="figura"/>
              <w:spacing w:before="0"/>
              <w:jc w:val="left"/>
            </w:pPr>
            <w:r>
              <w:t>C</w:t>
            </w:r>
          </w:p>
        </w:tc>
        <w:tc>
          <w:tcPr>
            <w:tcW w:w="992" w:type="dxa"/>
            <w:vMerge/>
          </w:tcPr>
          <w:p w14:paraId="6E6972B0" w14:textId="77777777" w:rsidR="008859C3" w:rsidRDefault="008859C3" w:rsidP="006D3521">
            <w:pPr>
              <w:keepNext/>
            </w:pPr>
          </w:p>
        </w:tc>
      </w:tr>
    </w:tbl>
    <w:p w14:paraId="67E540C9" w14:textId="77777777" w:rsidR="008859C3" w:rsidRDefault="008859C3" w:rsidP="008859C3">
      <w:pPr>
        <w:rPr>
          <w:color w:val="000000"/>
          <w:lang w:val="en-GB"/>
        </w:rPr>
      </w:pPr>
    </w:p>
    <w:p w14:paraId="60F35B8C" w14:textId="77777777" w:rsidR="004D654A" w:rsidRDefault="004D654A" w:rsidP="008E3EAA">
      <w:pPr>
        <w:rPr>
          <w:color w:val="000000"/>
          <w:lang w:val="en-GB"/>
        </w:rPr>
      </w:pPr>
    </w:p>
    <w:p w14:paraId="730C05B7" w14:textId="77777777" w:rsidR="008859C3" w:rsidRDefault="008859C3" w:rsidP="008E3EAA">
      <w:pPr>
        <w:rPr>
          <w:color w:val="000000"/>
          <w:lang w:val="en-GB"/>
        </w:rPr>
      </w:pPr>
    </w:p>
    <w:p w14:paraId="2F4420FD" w14:textId="77777777" w:rsidR="008859C3" w:rsidRDefault="008859C3" w:rsidP="008E3EAA">
      <w:pPr>
        <w:rPr>
          <w:color w:val="000000"/>
          <w:lang w:val="en-GB"/>
        </w:rPr>
      </w:pPr>
    </w:p>
    <w:p w14:paraId="63B245C7" w14:textId="77777777" w:rsidR="008E3EAA" w:rsidRDefault="00D964DC" w:rsidP="006537A3">
      <w:pPr>
        <w:pStyle w:val="2"/>
        <w:rPr>
          <w:lang w:val="en-GB"/>
        </w:rPr>
      </w:pPr>
      <w:bookmarkStart w:id="56" w:name="_Toc466386103"/>
      <w:r>
        <w:rPr>
          <w:lang w:val="en-GB"/>
        </w:rPr>
        <w:t>Safety Measures</w:t>
      </w:r>
      <w:bookmarkEnd w:id="56"/>
    </w:p>
    <w:p w14:paraId="492BC227" w14:textId="77777777" w:rsidR="00A479E5" w:rsidRPr="00A479E5" w:rsidRDefault="00A479E5" w:rsidP="00A479E5">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500EAC" w14:paraId="01FE710C" w14:textId="77777777" w:rsidTr="002D7ACC">
        <w:trPr>
          <w:cantSplit/>
          <w:trHeight w:val="519"/>
          <w:tblHeader/>
        </w:trPr>
        <w:tc>
          <w:tcPr>
            <w:tcW w:w="1276" w:type="dxa"/>
          </w:tcPr>
          <w:p w14:paraId="2EC42A5C" w14:textId="77777777" w:rsidR="00500EAC" w:rsidRDefault="00500EAC" w:rsidP="002D7ACC">
            <w:pPr>
              <w:pStyle w:val="Sottoparagrafo"/>
              <w:spacing w:before="0" w:after="0"/>
              <w:rPr>
                <w:bCs/>
              </w:rPr>
            </w:pPr>
            <w:r>
              <w:rPr>
                <w:bCs/>
              </w:rPr>
              <w:lastRenderedPageBreak/>
              <w:t>Ident.</w:t>
            </w:r>
          </w:p>
        </w:tc>
        <w:tc>
          <w:tcPr>
            <w:tcW w:w="6379" w:type="dxa"/>
          </w:tcPr>
          <w:p w14:paraId="3699DD3F" w14:textId="77777777" w:rsidR="00500EAC" w:rsidRDefault="00500EAC" w:rsidP="002D7ACC">
            <w:pPr>
              <w:pStyle w:val="Sottoparagrafo"/>
              <w:spacing w:before="0" w:after="0"/>
              <w:rPr>
                <w:bCs/>
              </w:rPr>
            </w:pPr>
            <w:r>
              <w:rPr>
                <w:bCs/>
              </w:rPr>
              <w:t>Definition / Motivation</w:t>
            </w:r>
          </w:p>
        </w:tc>
        <w:tc>
          <w:tcPr>
            <w:tcW w:w="992" w:type="dxa"/>
          </w:tcPr>
          <w:p w14:paraId="47C97AD9" w14:textId="77777777" w:rsidR="00500EAC" w:rsidRDefault="00500EAC" w:rsidP="002D7ACC">
            <w:pPr>
              <w:keepNext/>
            </w:pPr>
            <w:r>
              <w:rPr>
                <w:b/>
              </w:rPr>
              <w:t>Priority</w:t>
            </w:r>
          </w:p>
          <w:p w14:paraId="177AC32E" w14:textId="77777777" w:rsidR="00500EAC" w:rsidRDefault="00500EAC" w:rsidP="002D7ACC">
            <w:pPr>
              <w:pStyle w:val="figura"/>
              <w:spacing w:before="0"/>
              <w:jc w:val="left"/>
            </w:pPr>
            <w:r>
              <w:t>M</w:t>
            </w:r>
          </w:p>
        </w:tc>
        <w:tc>
          <w:tcPr>
            <w:tcW w:w="992" w:type="dxa"/>
            <w:vMerge w:val="restart"/>
          </w:tcPr>
          <w:p w14:paraId="5B9E8836" w14:textId="77777777" w:rsidR="00500EAC" w:rsidRDefault="00500EAC" w:rsidP="002D7ACC">
            <w:pPr>
              <w:pStyle w:val="Sottoparagrafo"/>
              <w:spacing w:before="0" w:after="0"/>
              <w:rPr>
                <w:bCs/>
              </w:rPr>
            </w:pPr>
            <w:r>
              <w:rPr>
                <w:bCs/>
              </w:rPr>
              <w:t>Source</w:t>
            </w:r>
          </w:p>
          <w:p w14:paraId="6BDC6AEA" w14:textId="77777777" w:rsidR="00500EAC" w:rsidRDefault="00500EAC" w:rsidP="002D7ACC">
            <w:pPr>
              <w:keepNext/>
            </w:pPr>
            <w:r>
              <w:t>R&amp;D</w:t>
            </w:r>
            <w:r>
              <w:br/>
            </w:r>
          </w:p>
        </w:tc>
      </w:tr>
      <w:tr w:rsidR="00500EAC" w14:paraId="2948563C" w14:textId="77777777" w:rsidTr="002D7ACC">
        <w:trPr>
          <w:cantSplit/>
        </w:trPr>
        <w:tc>
          <w:tcPr>
            <w:tcW w:w="1276" w:type="dxa"/>
          </w:tcPr>
          <w:p w14:paraId="19438B57" w14:textId="77777777" w:rsidR="00500EAC" w:rsidRDefault="00500EAC" w:rsidP="00811B78">
            <w:pPr>
              <w:keepNext/>
              <w:tabs>
                <w:tab w:val="left" w:pos="5660"/>
                <w:tab w:val="left" w:pos="6820"/>
              </w:tabs>
              <w:rPr>
                <w:rFonts w:cs="Arial"/>
              </w:rPr>
            </w:pPr>
            <w:r>
              <w:rPr>
                <w:rFonts w:cs="Arial"/>
              </w:rPr>
              <w:t>FR_</w:t>
            </w:r>
            <w:r w:rsidR="00811B78">
              <w:rPr>
                <w:rFonts w:cs="Arial"/>
              </w:rPr>
              <w:t>SM</w:t>
            </w:r>
            <w:r>
              <w:rPr>
                <w:rFonts w:cs="Arial"/>
              </w:rPr>
              <w:t>_1</w:t>
            </w:r>
          </w:p>
        </w:tc>
        <w:tc>
          <w:tcPr>
            <w:tcW w:w="6379" w:type="dxa"/>
          </w:tcPr>
          <w:p w14:paraId="4F454201" w14:textId="77777777" w:rsidR="00500EAC" w:rsidRPr="00500EAC" w:rsidRDefault="00500EAC" w:rsidP="002D7ACC">
            <w:pPr>
              <w:autoSpaceDE w:val="0"/>
              <w:autoSpaceDN w:val="0"/>
              <w:adjustRightInd w:val="0"/>
              <w:rPr>
                <w:rFonts w:ascii="Helvetica" w:hAnsi="Helvetica" w:cs="Helvetica"/>
                <w:b/>
                <w:szCs w:val="20"/>
                <w:lang w:val="en-US" w:eastAsia="zh-CN"/>
              </w:rPr>
            </w:pPr>
            <w:r w:rsidRPr="00500EAC">
              <w:rPr>
                <w:rFonts w:ascii="Helvetica" w:hAnsi="Helvetica" w:cs="Helvetica"/>
                <w:b/>
                <w:szCs w:val="20"/>
                <w:lang w:val="en-US" w:eastAsia="zh-CN"/>
              </w:rPr>
              <w:t xml:space="preserve">RAM Test </w:t>
            </w:r>
          </w:p>
          <w:p w14:paraId="2F01F017" w14:textId="77777777" w:rsidR="00500EAC" w:rsidRDefault="00500EAC" w:rsidP="002D7ACC">
            <w:pPr>
              <w:autoSpaceDE w:val="0"/>
              <w:autoSpaceDN w:val="0"/>
              <w:adjustRightInd w:val="0"/>
              <w:rPr>
                <w:rFonts w:ascii="Helvetica" w:hAnsi="Helvetica" w:cs="Helvetica"/>
                <w:szCs w:val="20"/>
                <w:lang w:val="en-US" w:eastAsia="zh-CN"/>
              </w:rPr>
            </w:pPr>
            <w:r w:rsidRPr="00C405B1">
              <w:rPr>
                <w:rFonts w:ascii="Helvetica" w:hAnsi="Helvetica" w:cs="Helvetica"/>
                <w:szCs w:val="20"/>
                <w:lang w:val="en-US" w:eastAsia="zh-CN"/>
              </w:rPr>
              <w:t xml:space="preserve">RAM </w:t>
            </w:r>
            <w:r>
              <w:rPr>
                <w:rFonts w:ascii="Helvetica" w:hAnsi="Helvetica" w:cs="Helvetica"/>
                <w:szCs w:val="20"/>
                <w:lang w:val="en-US" w:eastAsia="zh-CN"/>
              </w:rPr>
              <w:t>t</w:t>
            </w:r>
            <w:r w:rsidRPr="00C405B1">
              <w:rPr>
                <w:rFonts w:ascii="Helvetica" w:hAnsi="Helvetica" w:cs="Helvetica"/>
                <w:szCs w:val="20"/>
                <w:lang w:val="en-US" w:eastAsia="zh-CN"/>
              </w:rPr>
              <w:t>est at start up and</w:t>
            </w:r>
            <w:r>
              <w:rPr>
                <w:rFonts w:ascii="Helvetica" w:hAnsi="Helvetica" w:cs="Helvetica"/>
                <w:szCs w:val="20"/>
                <w:lang w:val="en-US" w:eastAsia="zh-CN"/>
              </w:rPr>
              <w:t xml:space="preserve"> also at</w:t>
            </w:r>
            <w:r w:rsidRPr="00C405B1">
              <w:rPr>
                <w:rFonts w:ascii="Helvetica" w:hAnsi="Helvetica" w:cs="Helvetica"/>
                <w:szCs w:val="20"/>
                <w:lang w:val="en-US" w:eastAsia="zh-CN"/>
              </w:rPr>
              <w:t xml:space="preserve"> run-time</w:t>
            </w:r>
            <w:r>
              <w:rPr>
                <w:rFonts w:ascii="Helvetica" w:hAnsi="Helvetica" w:cs="Helvetica"/>
                <w:szCs w:val="20"/>
                <w:lang w:val="en-US" w:eastAsia="zh-CN"/>
              </w:rPr>
              <w:t>. It includes:</w:t>
            </w:r>
          </w:p>
          <w:p w14:paraId="78646005" w14:textId="77777777" w:rsidR="00500EAC" w:rsidRDefault="00500EAC" w:rsidP="00AA0E20">
            <w:pPr>
              <w:pStyle w:val="ab"/>
              <w:keepNext/>
              <w:numPr>
                <w:ilvl w:val="0"/>
                <w:numId w:val="7"/>
              </w:numPr>
            </w:pPr>
            <w:r>
              <w:t>Address bus test.</w:t>
            </w:r>
          </w:p>
          <w:p w14:paraId="3DC48C77" w14:textId="77777777" w:rsidR="00500EAC" w:rsidRDefault="00500EAC" w:rsidP="00AA0E20">
            <w:pPr>
              <w:pStyle w:val="ab"/>
              <w:keepNext/>
              <w:numPr>
                <w:ilvl w:val="0"/>
                <w:numId w:val="7"/>
              </w:numPr>
            </w:pPr>
            <w:r>
              <w:t xml:space="preserve">Data bus test and. </w:t>
            </w:r>
          </w:p>
          <w:p w14:paraId="384D7365" w14:textId="77777777" w:rsidR="00500EAC" w:rsidRDefault="00500EAC" w:rsidP="00AA0E20">
            <w:pPr>
              <w:pStyle w:val="ab"/>
              <w:keepNext/>
              <w:numPr>
                <w:ilvl w:val="0"/>
                <w:numId w:val="7"/>
              </w:numPr>
            </w:pPr>
            <w:r>
              <w:t>Data retention test.</w:t>
            </w:r>
          </w:p>
          <w:p w14:paraId="0E50AC15" w14:textId="77777777" w:rsidR="00500EAC" w:rsidRPr="00D5449E" w:rsidRDefault="00500EAC" w:rsidP="002D7ACC">
            <w:pPr>
              <w:keepNext/>
            </w:pPr>
            <w:r w:rsidRPr="00D5449E">
              <w:t>If this test fails, a software reset is executed.</w:t>
            </w:r>
          </w:p>
        </w:tc>
        <w:tc>
          <w:tcPr>
            <w:tcW w:w="992" w:type="dxa"/>
          </w:tcPr>
          <w:p w14:paraId="47E6528F" w14:textId="77777777" w:rsidR="00500EAC" w:rsidRDefault="00500EAC" w:rsidP="002D7ACC">
            <w:pPr>
              <w:keepNext/>
              <w:rPr>
                <w:b/>
              </w:rPr>
            </w:pPr>
            <w:r>
              <w:rPr>
                <w:b/>
              </w:rPr>
              <w:t>Stability</w:t>
            </w:r>
          </w:p>
          <w:p w14:paraId="69FA02E0" w14:textId="77777777" w:rsidR="00500EAC" w:rsidRDefault="00500EAC" w:rsidP="002D7ACC">
            <w:pPr>
              <w:pStyle w:val="figura"/>
              <w:spacing w:before="0"/>
              <w:jc w:val="left"/>
            </w:pPr>
            <w:r>
              <w:t>C</w:t>
            </w:r>
          </w:p>
        </w:tc>
        <w:tc>
          <w:tcPr>
            <w:tcW w:w="992" w:type="dxa"/>
            <w:vMerge/>
          </w:tcPr>
          <w:p w14:paraId="374D3DCB" w14:textId="77777777" w:rsidR="00500EAC" w:rsidRDefault="00500EAC" w:rsidP="002D7ACC">
            <w:pPr>
              <w:keepNext/>
            </w:pPr>
          </w:p>
        </w:tc>
      </w:tr>
    </w:tbl>
    <w:p w14:paraId="57210C32" w14:textId="77777777" w:rsidR="00D964DC" w:rsidRDefault="00D964DC" w:rsidP="006537A3">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500EAC" w14:paraId="301D2478" w14:textId="77777777" w:rsidTr="002D7ACC">
        <w:trPr>
          <w:cantSplit/>
          <w:trHeight w:val="519"/>
          <w:tblHeader/>
        </w:trPr>
        <w:tc>
          <w:tcPr>
            <w:tcW w:w="1276" w:type="dxa"/>
          </w:tcPr>
          <w:p w14:paraId="29DDB02F" w14:textId="77777777" w:rsidR="00500EAC" w:rsidRDefault="00500EAC" w:rsidP="002D7ACC">
            <w:pPr>
              <w:pStyle w:val="Sottoparagrafo"/>
              <w:spacing w:before="0" w:after="0"/>
              <w:rPr>
                <w:bCs/>
              </w:rPr>
            </w:pPr>
            <w:r>
              <w:rPr>
                <w:bCs/>
              </w:rPr>
              <w:t>Ident.</w:t>
            </w:r>
          </w:p>
        </w:tc>
        <w:tc>
          <w:tcPr>
            <w:tcW w:w="6379" w:type="dxa"/>
          </w:tcPr>
          <w:p w14:paraId="38BCC2A2" w14:textId="77777777" w:rsidR="00500EAC" w:rsidRDefault="00500EAC" w:rsidP="002D7ACC">
            <w:pPr>
              <w:pStyle w:val="Sottoparagrafo"/>
              <w:spacing w:before="0" w:after="0"/>
              <w:rPr>
                <w:bCs/>
              </w:rPr>
            </w:pPr>
            <w:r>
              <w:rPr>
                <w:bCs/>
              </w:rPr>
              <w:t>Definition / Motivation</w:t>
            </w:r>
          </w:p>
        </w:tc>
        <w:tc>
          <w:tcPr>
            <w:tcW w:w="992" w:type="dxa"/>
          </w:tcPr>
          <w:p w14:paraId="3C83863C" w14:textId="77777777" w:rsidR="00500EAC" w:rsidRDefault="00500EAC" w:rsidP="002D7ACC">
            <w:pPr>
              <w:keepNext/>
            </w:pPr>
            <w:r>
              <w:rPr>
                <w:b/>
              </w:rPr>
              <w:t>Priority</w:t>
            </w:r>
          </w:p>
          <w:p w14:paraId="1CC18D48" w14:textId="77777777" w:rsidR="00500EAC" w:rsidRDefault="00500EAC" w:rsidP="002D7ACC">
            <w:pPr>
              <w:pStyle w:val="figura"/>
              <w:spacing w:before="0"/>
              <w:jc w:val="left"/>
            </w:pPr>
            <w:r>
              <w:t>M</w:t>
            </w:r>
          </w:p>
        </w:tc>
        <w:tc>
          <w:tcPr>
            <w:tcW w:w="992" w:type="dxa"/>
            <w:vMerge w:val="restart"/>
          </w:tcPr>
          <w:p w14:paraId="4855C2B2" w14:textId="77777777" w:rsidR="00500EAC" w:rsidRDefault="00500EAC" w:rsidP="002D7ACC">
            <w:pPr>
              <w:pStyle w:val="Sottoparagrafo"/>
              <w:spacing w:before="0" w:after="0"/>
              <w:rPr>
                <w:bCs/>
              </w:rPr>
            </w:pPr>
            <w:r>
              <w:rPr>
                <w:bCs/>
              </w:rPr>
              <w:t>Source</w:t>
            </w:r>
          </w:p>
          <w:p w14:paraId="1D1B01B4" w14:textId="77777777" w:rsidR="00500EAC" w:rsidRDefault="00500EAC" w:rsidP="002D7ACC">
            <w:pPr>
              <w:keepNext/>
            </w:pPr>
            <w:r>
              <w:t>R&amp;D</w:t>
            </w:r>
            <w:r>
              <w:br/>
            </w:r>
          </w:p>
        </w:tc>
      </w:tr>
      <w:tr w:rsidR="00500EAC" w14:paraId="49A1F345" w14:textId="77777777" w:rsidTr="002D7ACC">
        <w:trPr>
          <w:cantSplit/>
        </w:trPr>
        <w:tc>
          <w:tcPr>
            <w:tcW w:w="1276" w:type="dxa"/>
          </w:tcPr>
          <w:p w14:paraId="690CCD68" w14:textId="77777777" w:rsidR="00500EAC" w:rsidRDefault="00500EAC" w:rsidP="002D7ACC">
            <w:pPr>
              <w:keepNext/>
              <w:tabs>
                <w:tab w:val="left" w:pos="5660"/>
                <w:tab w:val="left" w:pos="6820"/>
              </w:tabs>
              <w:rPr>
                <w:rFonts w:cs="Arial"/>
              </w:rPr>
            </w:pPr>
            <w:r>
              <w:rPr>
                <w:rFonts w:cs="Arial"/>
              </w:rPr>
              <w:t>FR_</w:t>
            </w:r>
            <w:r w:rsidR="00811B78">
              <w:rPr>
                <w:rFonts w:cs="Arial"/>
              </w:rPr>
              <w:t>SM</w:t>
            </w:r>
            <w:r>
              <w:rPr>
                <w:rFonts w:cs="Arial"/>
              </w:rPr>
              <w:t>_2</w:t>
            </w:r>
          </w:p>
        </w:tc>
        <w:tc>
          <w:tcPr>
            <w:tcW w:w="6379" w:type="dxa"/>
          </w:tcPr>
          <w:p w14:paraId="2B31095E" w14:textId="77777777" w:rsidR="00500EAC" w:rsidRPr="00500EAC" w:rsidRDefault="00500EAC" w:rsidP="002D7ACC">
            <w:pPr>
              <w:autoSpaceDE w:val="0"/>
              <w:autoSpaceDN w:val="0"/>
              <w:adjustRightInd w:val="0"/>
              <w:rPr>
                <w:rFonts w:ascii="Helvetica" w:hAnsi="Helvetica" w:cs="Helvetica"/>
                <w:b/>
                <w:szCs w:val="20"/>
                <w:lang w:val="en-US" w:eastAsia="zh-CN"/>
              </w:rPr>
            </w:pPr>
            <w:r w:rsidRPr="00500EAC">
              <w:rPr>
                <w:rFonts w:ascii="Helvetica" w:hAnsi="Helvetica" w:cs="Helvetica"/>
                <w:b/>
                <w:szCs w:val="20"/>
                <w:lang w:val="en-US" w:eastAsia="zh-CN"/>
              </w:rPr>
              <w:t>Rom Test</w:t>
            </w:r>
          </w:p>
          <w:p w14:paraId="134114EC" w14:textId="77777777" w:rsidR="00500EAC" w:rsidRDefault="00775A45" w:rsidP="002D7ACC">
            <w:pPr>
              <w:autoSpaceDE w:val="0"/>
              <w:autoSpaceDN w:val="0"/>
              <w:adjustRightInd w:val="0"/>
              <w:rPr>
                <w:rFonts w:ascii="Helvetica" w:hAnsi="Helvetica" w:cs="Helvetica"/>
                <w:szCs w:val="20"/>
                <w:lang w:val="en-US" w:eastAsia="zh-CN"/>
              </w:rPr>
            </w:pPr>
            <w:r>
              <w:rPr>
                <w:rFonts w:ascii="Helvetica" w:hAnsi="Helvetica" w:cs="Helvetica"/>
                <w:szCs w:val="20"/>
                <w:lang w:val="en-US" w:eastAsia="zh-CN"/>
              </w:rPr>
              <w:t>Rom test at start up.</w:t>
            </w:r>
          </w:p>
          <w:p w14:paraId="42CC56EF" w14:textId="77777777" w:rsidR="00500EAC" w:rsidRPr="00FA5887" w:rsidRDefault="00500EAC" w:rsidP="00747AF0">
            <w:pPr>
              <w:keepNext/>
              <w:jc w:val="both"/>
              <w:rPr>
                <w:b/>
              </w:rPr>
            </w:pPr>
            <w:r>
              <w:t xml:space="preserve">A CRC16 check on the entire hex image to be conducted. The resulting value is compared with the checksum stored at the beginning of the image. If this test fails, system is reset. </w:t>
            </w:r>
          </w:p>
        </w:tc>
        <w:tc>
          <w:tcPr>
            <w:tcW w:w="992" w:type="dxa"/>
          </w:tcPr>
          <w:p w14:paraId="342FE751" w14:textId="77777777" w:rsidR="00500EAC" w:rsidRDefault="00500EAC" w:rsidP="002D7ACC">
            <w:pPr>
              <w:keepNext/>
              <w:rPr>
                <w:b/>
              </w:rPr>
            </w:pPr>
            <w:r>
              <w:rPr>
                <w:b/>
              </w:rPr>
              <w:t>Stability</w:t>
            </w:r>
          </w:p>
          <w:p w14:paraId="2CC9D5C2" w14:textId="77777777" w:rsidR="00500EAC" w:rsidRDefault="00500EAC" w:rsidP="002D7ACC">
            <w:pPr>
              <w:pStyle w:val="figura"/>
              <w:spacing w:before="0"/>
              <w:jc w:val="left"/>
            </w:pPr>
            <w:r>
              <w:t>C</w:t>
            </w:r>
          </w:p>
        </w:tc>
        <w:tc>
          <w:tcPr>
            <w:tcW w:w="992" w:type="dxa"/>
            <w:vMerge/>
          </w:tcPr>
          <w:p w14:paraId="561A4A51" w14:textId="77777777" w:rsidR="00500EAC" w:rsidRDefault="00500EAC" w:rsidP="002D7ACC">
            <w:pPr>
              <w:keepNext/>
            </w:pPr>
          </w:p>
        </w:tc>
      </w:tr>
    </w:tbl>
    <w:p w14:paraId="64FE82D8" w14:textId="77777777" w:rsidR="00500EAC" w:rsidRDefault="00500EAC" w:rsidP="006537A3">
      <w:pPr>
        <w:rPr>
          <w:lang w:val="en-GB"/>
        </w:rPr>
      </w:pPr>
    </w:p>
    <w:p w14:paraId="12EE7E13" w14:textId="77777777" w:rsidR="00500EAC" w:rsidRDefault="00500EAC" w:rsidP="006537A3">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500EAC" w14:paraId="53E5DBAF" w14:textId="77777777" w:rsidTr="002D7ACC">
        <w:trPr>
          <w:cantSplit/>
          <w:trHeight w:val="519"/>
          <w:tblHeader/>
        </w:trPr>
        <w:tc>
          <w:tcPr>
            <w:tcW w:w="1276" w:type="dxa"/>
          </w:tcPr>
          <w:p w14:paraId="62675E11" w14:textId="77777777" w:rsidR="00500EAC" w:rsidRDefault="00500EAC" w:rsidP="002D7ACC">
            <w:pPr>
              <w:pStyle w:val="Sottoparagrafo"/>
              <w:spacing w:before="0" w:after="0"/>
              <w:rPr>
                <w:bCs/>
              </w:rPr>
            </w:pPr>
            <w:r>
              <w:rPr>
                <w:bCs/>
              </w:rPr>
              <w:t>Ident.</w:t>
            </w:r>
          </w:p>
        </w:tc>
        <w:tc>
          <w:tcPr>
            <w:tcW w:w="6379" w:type="dxa"/>
          </w:tcPr>
          <w:p w14:paraId="329090BD" w14:textId="77777777" w:rsidR="00500EAC" w:rsidRDefault="00500EAC" w:rsidP="002D7ACC">
            <w:pPr>
              <w:pStyle w:val="Sottoparagrafo"/>
              <w:spacing w:before="0" w:after="0"/>
              <w:rPr>
                <w:bCs/>
              </w:rPr>
            </w:pPr>
            <w:r>
              <w:rPr>
                <w:bCs/>
              </w:rPr>
              <w:t>Definition / Motivation</w:t>
            </w:r>
          </w:p>
        </w:tc>
        <w:tc>
          <w:tcPr>
            <w:tcW w:w="992" w:type="dxa"/>
          </w:tcPr>
          <w:p w14:paraId="6F0D5EFA" w14:textId="77777777" w:rsidR="00500EAC" w:rsidRDefault="00500EAC" w:rsidP="002D7ACC">
            <w:pPr>
              <w:keepNext/>
            </w:pPr>
            <w:r>
              <w:rPr>
                <w:b/>
              </w:rPr>
              <w:t>Priority</w:t>
            </w:r>
          </w:p>
          <w:p w14:paraId="6F017F20" w14:textId="77777777" w:rsidR="00500EAC" w:rsidRDefault="00500EAC" w:rsidP="002D7ACC">
            <w:pPr>
              <w:pStyle w:val="figura"/>
              <w:spacing w:before="0"/>
              <w:jc w:val="left"/>
            </w:pPr>
            <w:r>
              <w:t>M</w:t>
            </w:r>
          </w:p>
        </w:tc>
        <w:tc>
          <w:tcPr>
            <w:tcW w:w="992" w:type="dxa"/>
            <w:vMerge w:val="restart"/>
          </w:tcPr>
          <w:p w14:paraId="2776D474" w14:textId="77777777" w:rsidR="00500EAC" w:rsidRDefault="00500EAC" w:rsidP="002D7ACC">
            <w:pPr>
              <w:pStyle w:val="Sottoparagrafo"/>
              <w:spacing w:before="0" w:after="0"/>
              <w:rPr>
                <w:bCs/>
              </w:rPr>
            </w:pPr>
            <w:r>
              <w:rPr>
                <w:bCs/>
              </w:rPr>
              <w:t>Source</w:t>
            </w:r>
          </w:p>
          <w:p w14:paraId="14C13A4A" w14:textId="77777777" w:rsidR="00500EAC" w:rsidRDefault="00500EAC" w:rsidP="002D7ACC">
            <w:pPr>
              <w:keepNext/>
            </w:pPr>
            <w:r>
              <w:t>R&amp;D</w:t>
            </w:r>
            <w:r>
              <w:br/>
            </w:r>
          </w:p>
        </w:tc>
      </w:tr>
      <w:tr w:rsidR="00500EAC" w14:paraId="713E90A4" w14:textId="77777777" w:rsidTr="002D7ACC">
        <w:trPr>
          <w:cantSplit/>
        </w:trPr>
        <w:tc>
          <w:tcPr>
            <w:tcW w:w="1276" w:type="dxa"/>
          </w:tcPr>
          <w:p w14:paraId="3429A842" w14:textId="77777777" w:rsidR="00500EAC" w:rsidRDefault="00500EAC" w:rsidP="00A8781D">
            <w:pPr>
              <w:keepNext/>
              <w:tabs>
                <w:tab w:val="left" w:pos="5660"/>
                <w:tab w:val="left" w:pos="6820"/>
              </w:tabs>
              <w:rPr>
                <w:rFonts w:cs="Arial"/>
              </w:rPr>
            </w:pPr>
            <w:r>
              <w:rPr>
                <w:rFonts w:cs="Arial"/>
              </w:rPr>
              <w:t>FR_</w:t>
            </w:r>
            <w:r w:rsidR="00811B78">
              <w:rPr>
                <w:rFonts w:cs="Arial"/>
              </w:rPr>
              <w:t>SM</w:t>
            </w:r>
            <w:r>
              <w:rPr>
                <w:rFonts w:cs="Arial"/>
              </w:rPr>
              <w:t>_</w:t>
            </w:r>
            <w:r w:rsidR="00A8781D">
              <w:rPr>
                <w:rFonts w:cs="Arial"/>
              </w:rPr>
              <w:t>3</w:t>
            </w:r>
          </w:p>
        </w:tc>
        <w:tc>
          <w:tcPr>
            <w:tcW w:w="6379" w:type="dxa"/>
          </w:tcPr>
          <w:p w14:paraId="3D28C418" w14:textId="77777777" w:rsidR="00500EAC" w:rsidRDefault="00500EAC" w:rsidP="002D7ACC">
            <w:pPr>
              <w:autoSpaceDE w:val="0"/>
              <w:autoSpaceDN w:val="0"/>
              <w:adjustRightInd w:val="0"/>
              <w:rPr>
                <w:rFonts w:ascii="Helvetica" w:hAnsi="Helvetica" w:cs="Helvetica"/>
                <w:szCs w:val="20"/>
                <w:lang w:val="en-US" w:eastAsia="zh-CN"/>
              </w:rPr>
            </w:pPr>
            <w:r w:rsidRPr="00500EAC">
              <w:rPr>
                <w:rFonts w:ascii="Helvetica" w:hAnsi="Helvetica" w:cs="Helvetica"/>
                <w:b/>
                <w:szCs w:val="20"/>
                <w:lang w:val="en-US" w:eastAsia="zh-CN"/>
              </w:rPr>
              <w:t xml:space="preserve">Voltage </w:t>
            </w:r>
            <w:r>
              <w:rPr>
                <w:rFonts w:ascii="Helvetica" w:hAnsi="Helvetica" w:cs="Helvetica"/>
                <w:b/>
                <w:szCs w:val="20"/>
                <w:lang w:val="en-US" w:eastAsia="zh-CN"/>
              </w:rPr>
              <w:t>S</w:t>
            </w:r>
            <w:r w:rsidRPr="00500EAC">
              <w:rPr>
                <w:rFonts w:ascii="Helvetica" w:hAnsi="Helvetica" w:cs="Helvetica"/>
                <w:b/>
                <w:szCs w:val="20"/>
                <w:lang w:val="en-US" w:eastAsia="zh-CN"/>
              </w:rPr>
              <w:t xml:space="preserve">upply </w:t>
            </w:r>
            <w:r>
              <w:rPr>
                <w:rFonts w:ascii="Helvetica" w:hAnsi="Helvetica" w:cs="Helvetica"/>
                <w:b/>
                <w:szCs w:val="20"/>
                <w:lang w:val="en-US" w:eastAsia="zh-CN"/>
              </w:rPr>
              <w:t>M</w:t>
            </w:r>
            <w:r w:rsidRPr="00500EAC">
              <w:rPr>
                <w:rFonts w:ascii="Helvetica" w:hAnsi="Helvetica" w:cs="Helvetica"/>
                <w:b/>
                <w:szCs w:val="20"/>
                <w:lang w:val="en-US" w:eastAsia="zh-CN"/>
              </w:rPr>
              <w:t>onitoring</w:t>
            </w:r>
          </w:p>
          <w:p w14:paraId="5FF79792" w14:textId="77777777" w:rsidR="00500EAC" w:rsidRPr="00C405B1" w:rsidRDefault="00500EAC" w:rsidP="00C9509B">
            <w:pPr>
              <w:autoSpaceDE w:val="0"/>
              <w:autoSpaceDN w:val="0"/>
              <w:adjustRightInd w:val="0"/>
              <w:rPr>
                <w:rFonts w:ascii="Helvetica" w:hAnsi="Helvetica" w:cs="Helvetica"/>
                <w:szCs w:val="20"/>
                <w:lang w:val="en-US" w:eastAsia="zh-CN"/>
              </w:rPr>
            </w:pPr>
            <w:r>
              <w:rPr>
                <w:rFonts w:ascii="Helvetica" w:hAnsi="Helvetica" w:cs="Helvetica"/>
                <w:szCs w:val="20"/>
                <w:lang w:val="en-US" w:eastAsia="zh-CN"/>
              </w:rPr>
              <w:t>Shall p</w:t>
            </w:r>
            <w:r>
              <w:t xml:space="preserve">rovide a method to check the supply voltage. </w:t>
            </w:r>
            <w:r w:rsidR="00C9509B">
              <w:t xml:space="preserve">When supply voltage below the setting, the device shall </w:t>
            </w:r>
            <w:r w:rsidR="00775A45">
              <w:t>save all the configure data and then reset.</w:t>
            </w:r>
            <w:r w:rsidR="00AC2F1E">
              <w:t>.</w:t>
            </w:r>
          </w:p>
        </w:tc>
        <w:tc>
          <w:tcPr>
            <w:tcW w:w="992" w:type="dxa"/>
          </w:tcPr>
          <w:p w14:paraId="387EA77D" w14:textId="77777777" w:rsidR="00500EAC" w:rsidRDefault="00500EAC" w:rsidP="002D7ACC">
            <w:pPr>
              <w:keepNext/>
              <w:rPr>
                <w:b/>
              </w:rPr>
            </w:pPr>
            <w:r>
              <w:rPr>
                <w:b/>
              </w:rPr>
              <w:t>Stability</w:t>
            </w:r>
          </w:p>
          <w:p w14:paraId="6DEC2C04" w14:textId="77777777" w:rsidR="00500EAC" w:rsidRDefault="00500EAC" w:rsidP="002D7ACC">
            <w:pPr>
              <w:pStyle w:val="figura"/>
              <w:spacing w:before="0"/>
              <w:jc w:val="left"/>
            </w:pPr>
            <w:r>
              <w:t>C</w:t>
            </w:r>
          </w:p>
        </w:tc>
        <w:tc>
          <w:tcPr>
            <w:tcW w:w="992" w:type="dxa"/>
            <w:vMerge/>
          </w:tcPr>
          <w:p w14:paraId="18618BD8" w14:textId="77777777" w:rsidR="00500EAC" w:rsidRDefault="00500EAC" w:rsidP="002D7ACC">
            <w:pPr>
              <w:keepNext/>
            </w:pPr>
          </w:p>
        </w:tc>
      </w:tr>
    </w:tbl>
    <w:p w14:paraId="083FE61B" w14:textId="77777777" w:rsidR="00500EAC" w:rsidRDefault="00500EAC" w:rsidP="006537A3">
      <w:pPr>
        <w:rPr>
          <w:lang w:val="en-GB"/>
        </w:rPr>
      </w:pPr>
    </w:p>
    <w:p w14:paraId="166B5D79" w14:textId="77777777" w:rsidR="00500EAC" w:rsidRDefault="00500EAC" w:rsidP="006537A3">
      <w:pPr>
        <w:rPr>
          <w:lang w:val="en-GB"/>
        </w:rPr>
      </w:pPr>
    </w:p>
    <w:p w14:paraId="2FED9F42" w14:textId="77777777" w:rsidR="005847AB" w:rsidRDefault="005847AB" w:rsidP="006537A3">
      <w:pPr>
        <w:rPr>
          <w:lang w:val="en-GB"/>
        </w:rPr>
      </w:pPr>
    </w:p>
    <w:p w14:paraId="4A037893" w14:textId="77777777" w:rsidR="00AC2F1E" w:rsidRDefault="00AC2F1E" w:rsidP="006537A3">
      <w:pPr>
        <w:rPr>
          <w:lang w:val="en-GB"/>
        </w:rPr>
      </w:pPr>
    </w:p>
    <w:p w14:paraId="023571D4" w14:textId="77777777" w:rsidR="005822C8" w:rsidRDefault="005822C8" w:rsidP="005822C8">
      <w:pPr>
        <w:pStyle w:val="2"/>
        <w:rPr>
          <w:lang w:val="en-GB"/>
        </w:rPr>
      </w:pPr>
      <w:bookmarkStart w:id="57" w:name="_Toc466386104"/>
      <w:r>
        <w:rPr>
          <w:lang w:val="en-GB"/>
        </w:rPr>
        <w:t>Diagnosis</w:t>
      </w:r>
      <w:bookmarkEnd w:id="57"/>
    </w:p>
    <w:p w14:paraId="575C7DFF" w14:textId="77777777" w:rsidR="00A479E5" w:rsidRPr="00A479E5" w:rsidRDefault="00A479E5" w:rsidP="00A479E5">
      <w:pPr>
        <w:rPr>
          <w:lang w:val="en-GB"/>
        </w:rPr>
      </w:pPr>
    </w:p>
    <w:p w14:paraId="125A9162" w14:textId="77777777" w:rsidR="00827F70" w:rsidRDefault="00827F70" w:rsidP="008C737D">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775A45" w14:paraId="36DC54B6" w14:textId="77777777" w:rsidTr="006D3521">
        <w:trPr>
          <w:cantSplit/>
          <w:trHeight w:val="519"/>
          <w:tblHeader/>
        </w:trPr>
        <w:tc>
          <w:tcPr>
            <w:tcW w:w="1276" w:type="dxa"/>
          </w:tcPr>
          <w:p w14:paraId="37881CBE" w14:textId="77777777" w:rsidR="00775A45" w:rsidRDefault="00775A45" w:rsidP="006D3521">
            <w:pPr>
              <w:pStyle w:val="Sottoparagrafo"/>
              <w:spacing w:before="0" w:after="0"/>
              <w:rPr>
                <w:bCs/>
              </w:rPr>
            </w:pPr>
            <w:r>
              <w:rPr>
                <w:bCs/>
              </w:rPr>
              <w:t>Ident.</w:t>
            </w:r>
          </w:p>
        </w:tc>
        <w:tc>
          <w:tcPr>
            <w:tcW w:w="6379" w:type="dxa"/>
          </w:tcPr>
          <w:p w14:paraId="7BC36B14" w14:textId="77777777" w:rsidR="00775A45" w:rsidRDefault="00775A45" w:rsidP="006D3521">
            <w:pPr>
              <w:pStyle w:val="Sottoparagrafo"/>
              <w:spacing w:before="0" w:after="0"/>
              <w:rPr>
                <w:bCs/>
              </w:rPr>
            </w:pPr>
            <w:r>
              <w:rPr>
                <w:bCs/>
              </w:rPr>
              <w:t>Definition / Motivation</w:t>
            </w:r>
          </w:p>
        </w:tc>
        <w:tc>
          <w:tcPr>
            <w:tcW w:w="992" w:type="dxa"/>
          </w:tcPr>
          <w:p w14:paraId="12EFD81A" w14:textId="77777777" w:rsidR="00775A45" w:rsidRDefault="00775A45" w:rsidP="006D3521">
            <w:pPr>
              <w:keepNext/>
            </w:pPr>
            <w:r>
              <w:rPr>
                <w:b/>
              </w:rPr>
              <w:t>Priority</w:t>
            </w:r>
          </w:p>
          <w:p w14:paraId="16421E69" w14:textId="77777777" w:rsidR="00775A45" w:rsidRDefault="00775A45" w:rsidP="006D3521">
            <w:pPr>
              <w:pStyle w:val="figura"/>
              <w:spacing w:before="0"/>
              <w:jc w:val="left"/>
            </w:pPr>
            <w:r>
              <w:t>M</w:t>
            </w:r>
          </w:p>
        </w:tc>
        <w:tc>
          <w:tcPr>
            <w:tcW w:w="992" w:type="dxa"/>
            <w:vMerge w:val="restart"/>
          </w:tcPr>
          <w:p w14:paraId="01956822" w14:textId="77777777" w:rsidR="00775A45" w:rsidRDefault="00775A45" w:rsidP="006D3521">
            <w:pPr>
              <w:pStyle w:val="Sottoparagrafo"/>
              <w:spacing w:before="0" w:after="0"/>
              <w:rPr>
                <w:bCs/>
              </w:rPr>
            </w:pPr>
            <w:r>
              <w:rPr>
                <w:bCs/>
              </w:rPr>
              <w:t>Source</w:t>
            </w:r>
          </w:p>
          <w:p w14:paraId="5BC8867D" w14:textId="77777777" w:rsidR="00775A45" w:rsidRDefault="00775A45" w:rsidP="006D3521">
            <w:pPr>
              <w:keepNext/>
            </w:pPr>
            <w:r>
              <w:t>R&amp;D</w:t>
            </w:r>
            <w:r>
              <w:br/>
            </w:r>
          </w:p>
        </w:tc>
      </w:tr>
      <w:tr w:rsidR="00775A45" w14:paraId="136DAC60" w14:textId="77777777" w:rsidTr="006D3521">
        <w:trPr>
          <w:cantSplit/>
        </w:trPr>
        <w:tc>
          <w:tcPr>
            <w:tcW w:w="1276" w:type="dxa"/>
          </w:tcPr>
          <w:p w14:paraId="3DAA8D41" w14:textId="77777777" w:rsidR="00775A45" w:rsidRDefault="00775A45" w:rsidP="00775A45">
            <w:pPr>
              <w:keepNext/>
              <w:tabs>
                <w:tab w:val="left" w:pos="5660"/>
                <w:tab w:val="left" w:pos="6820"/>
              </w:tabs>
              <w:rPr>
                <w:rFonts w:cs="Arial"/>
              </w:rPr>
            </w:pPr>
            <w:r>
              <w:rPr>
                <w:rFonts w:cs="Arial"/>
              </w:rPr>
              <w:t>FR_ DIA _1</w:t>
            </w:r>
          </w:p>
        </w:tc>
        <w:tc>
          <w:tcPr>
            <w:tcW w:w="6379" w:type="dxa"/>
          </w:tcPr>
          <w:p w14:paraId="52F9C6DC" w14:textId="77777777" w:rsidR="00775A45" w:rsidRPr="001E4D52" w:rsidRDefault="00775A45" w:rsidP="006D3521">
            <w:pPr>
              <w:autoSpaceDE w:val="0"/>
              <w:autoSpaceDN w:val="0"/>
              <w:adjustRightInd w:val="0"/>
              <w:rPr>
                <w:rFonts w:ascii="Helvetica" w:hAnsi="Helvetica" w:cs="Helvetica"/>
                <w:b/>
                <w:szCs w:val="20"/>
                <w:lang w:val="en-US" w:eastAsia="zh-CN"/>
              </w:rPr>
            </w:pPr>
            <w:r>
              <w:rPr>
                <w:rFonts w:ascii="Helvetica" w:hAnsi="Helvetica" w:cs="Helvetica"/>
                <w:b/>
                <w:szCs w:val="20"/>
                <w:lang w:val="en-US" w:eastAsia="zh-CN"/>
              </w:rPr>
              <w:t>Leakage</w:t>
            </w:r>
            <w:r w:rsidRPr="001E4D52">
              <w:rPr>
                <w:rFonts w:ascii="Helvetica" w:hAnsi="Helvetica" w:cs="Helvetica"/>
                <w:b/>
                <w:szCs w:val="20"/>
                <w:lang w:val="en-US" w:eastAsia="zh-CN"/>
              </w:rPr>
              <w:t xml:space="preserve"> Monitoring</w:t>
            </w:r>
          </w:p>
          <w:p w14:paraId="534ED45E" w14:textId="77777777" w:rsidR="00775A45" w:rsidRPr="004A50E4" w:rsidRDefault="00775A45" w:rsidP="006D3521">
            <w:pPr>
              <w:autoSpaceDE w:val="0"/>
              <w:autoSpaceDN w:val="0"/>
              <w:adjustRightInd w:val="0"/>
              <w:rPr>
                <w:b/>
                <w:lang w:val="en-US"/>
              </w:rPr>
            </w:pPr>
            <w:r>
              <w:t>Shall monitor the liquid leakage and issue alarm when leakage is found.</w:t>
            </w:r>
          </w:p>
        </w:tc>
        <w:tc>
          <w:tcPr>
            <w:tcW w:w="992" w:type="dxa"/>
          </w:tcPr>
          <w:p w14:paraId="1235E9F3" w14:textId="77777777" w:rsidR="00775A45" w:rsidRDefault="00775A45" w:rsidP="006D3521">
            <w:pPr>
              <w:keepNext/>
              <w:rPr>
                <w:b/>
              </w:rPr>
            </w:pPr>
            <w:r>
              <w:rPr>
                <w:b/>
              </w:rPr>
              <w:t>Stability</w:t>
            </w:r>
          </w:p>
          <w:p w14:paraId="395CD3EA" w14:textId="77777777" w:rsidR="00775A45" w:rsidRDefault="00775A45" w:rsidP="006D3521">
            <w:pPr>
              <w:pStyle w:val="figura"/>
              <w:spacing w:before="0"/>
              <w:jc w:val="left"/>
            </w:pPr>
            <w:r>
              <w:t>C</w:t>
            </w:r>
          </w:p>
        </w:tc>
        <w:tc>
          <w:tcPr>
            <w:tcW w:w="992" w:type="dxa"/>
            <w:vMerge/>
          </w:tcPr>
          <w:p w14:paraId="393A7A2C" w14:textId="77777777" w:rsidR="00775A45" w:rsidRDefault="00775A45" w:rsidP="006D3521">
            <w:pPr>
              <w:keepNext/>
            </w:pPr>
          </w:p>
        </w:tc>
      </w:tr>
    </w:tbl>
    <w:p w14:paraId="717A8FCD" w14:textId="77777777" w:rsidR="00775A45" w:rsidRDefault="00775A45" w:rsidP="008C737D">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775A45" w14:paraId="1B12FD68" w14:textId="77777777" w:rsidTr="006D3521">
        <w:trPr>
          <w:cantSplit/>
          <w:trHeight w:val="519"/>
          <w:tblHeader/>
        </w:trPr>
        <w:tc>
          <w:tcPr>
            <w:tcW w:w="1276" w:type="dxa"/>
          </w:tcPr>
          <w:p w14:paraId="05EB9CC5" w14:textId="77777777" w:rsidR="00775A45" w:rsidRDefault="00775A45" w:rsidP="006D3521">
            <w:pPr>
              <w:pStyle w:val="Sottoparagrafo"/>
              <w:spacing w:before="0" w:after="0"/>
              <w:rPr>
                <w:bCs/>
              </w:rPr>
            </w:pPr>
            <w:r>
              <w:rPr>
                <w:bCs/>
              </w:rPr>
              <w:t>Ident.</w:t>
            </w:r>
          </w:p>
        </w:tc>
        <w:tc>
          <w:tcPr>
            <w:tcW w:w="6379" w:type="dxa"/>
          </w:tcPr>
          <w:p w14:paraId="3AE9D742" w14:textId="77777777" w:rsidR="00775A45" w:rsidRDefault="00775A45" w:rsidP="006D3521">
            <w:pPr>
              <w:pStyle w:val="Sottoparagrafo"/>
              <w:spacing w:before="0" w:after="0"/>
              <w:rPr>
                <w:bCs/>
              </w:rPr>
            </w:pPr>
            <w:r>
              <w:rPr>
                <w:bCs/>
              </w:rPr>
              <w:t>Definition / Motivation</w:t>
            </w:r>
          </w:p>
        </w:tc>
        <w:tc>
          <w:tcPr>
            <w:tcW w:w="992" w:type="dxa"/>
          </w:tcPr>
          <w:p w14:paraId="37F3C077" w14:textId="77777777" w:rsidR="00775A45" w:rsidRDefault="00775A45" w:rsidP="006D3521">
            <w:pPr>
              <w:keepNext/>
            </w:pPr>
            <w:r>
              <w:rPr>
                <w:b/>
              </w:rPr>
              <w:t>Priority</w:t>
            </w:r>
          </w:p>
          <w:p w14:paraId="1D2B65A2" w14:textId="77777777" w:rsidR="00775A45" w:rsidRDefault="00775A45" w:rsidP="006D3521">
            <w:pPr>
              <w:pStyle w:val="figura"/>
              <w:spacing w:before="0"/>
              <w:jc w:val="left"/>
            </w:pPr>
            <w:r>
              <w:t>M</w:t>
            </w:r>
          </w:p>
        </w:tc>
        <w:tc>
          <w:tcPr>
            <w:tcW w:w="992" w:type="dxa"/>
            <w:vMerge w:val="restart"/>
          </w:tcPr>
          <w:p w14:paraId="24E6A782" w14:textId="77777777" w:rsidR="00775A45" w:rsidRDefault="00775A45" w:rsidP="006D3521">
            <w:pPr>
              <w:pStyle w:val="Sottoparagrafo"/>
              <w:spacing w:before="0" w:after="0"/>
              <w:rPr>
                <w:bCs/>
              </w:rPr>
            </w:pPr>
            <w:r>
              <w:rPr>
                <w:bCs/>
              </w:rPr>
              <w:t>Source</w:t>
            </w:r>
          </w:p>
          <w:p w14:paraId="3FB4EDC9" w14:textId="77777777" w:rsidR="00775A45" w:rsidRDefault="00775A45" w:rsidP="006D3521">
            <w:pPr>
              <w:keepNext/>
            </w:pPr>
            <w:r>
              <w:t>R&amp;D</w:t>
            </w:r>
            <w:r>
              <w:br/>
            </w:r>
          </w:p>
        </w:tc>
      </w:tr>
      <w:tr w:rsidR="00775A45" w14:paraId="134C2073" w14:textId="77777777" w:rsidTr="006D3521">
        <w:trPr>
          <w:cantSplit/>
        </w:trPr>
        <w:tc>
          <w:tcPr>
            <w:tcW w:w="1276" w:type="dxa"/>
          </w:tcPr>
          <w:p w14:paraId="429039E6" w14:textId="77777777" w:rsidR="00775A45" w:rsidRDefault="00775A45" w:rsidP="00A8781D">
            <w:pPr>
              <w:keepNext/>
              <w:tabs>
                <w:tab w:val="left" w:pos="5660"/>
                <w:tab w:val="left" w:pos="6820"/>
              </w:tabs>
              <w:rPr>
                <w:rFonts w:cs="Arial"/>
              </w:rPr>
            </w:pPr>
            <w:r>
              <w:rPr>
                <w:rFonts w:cs="Arial"/>
              </w:rPr>
              <w:t>FR_ DIA _</w:t>
            </w:r>
            <w:r w:rsidR="00A8781D">
              <w:rPr>
                <w:rFonts w:cs="Arial"/>
              </w:rPr>
              <w:t>2</w:t>
            </w:r>
          </w:p>
        </w:tc>
        <w:tc>
          <w:tcPr>
            <w:tcW w:w="6379" w:type="dxa"/>
          </w:tcPr>
          <w:p w14:paraId="320A1275" w14:textId="77777777" w:rsidR="00775A45" w:rsidRPr="001E4D52" w:rsidRDefault="00775A45" w:rsidP="006D3521">
            <w:pPr>
              <w:autoSpaceDE w:val="0"/>
              <w:autoSpaceDN w:val="0"/>
              <w:adjustRightInd w:val="0"/>
              <w:rPr>
                <w:rFonts w:ascii="Helvetica" w:hAnsi="Helvetica" w:cs="Helvetica"/>
                <w:b/>
                <w:szCs w:val="20"/>
                <w:lang w:val="en-US" w:eastAsia="zh-CN"/>
              </w:rPr>
            </w:pPr>
            <w:r>
              <w:rPr>
                <w:rFonts w:ascii="Helvetica" w:hAnsi="Helvetica" w:cs="Helvetica"/>
                <w:b/>
                <w:szCs w:val="20"/>
                <w:lang w:val="en-US" w:eastAsia="zh-CN"/>
              </w:rPr>
              <w:t>Pump Steps</w:t>
            </w:r>
          </w:p>
          <w:p w14:paraId="4772ED8B" w14:textId="77777777" w:rsidR="00775A45" w:rsidRPr="004A50E4" w:rsidRDefault="00775A45" w:rsidP="006D3521">
            <w:pPr>
              <w:autoSpaceDE w:val="0"/>
              <w:autoSpaceDN w:val="0"/>
              <w:adjustRightInd w:val="0"/>
              <w:rPr>
                <w:b/>
                <w:lang w:val="en-US"/>
              </w:rPr>
            </w:pPr>
          </w:p>
        </w:tc>
        <w:tc>
          <w:tcPr>
            <w:tcW w:w="992" w:type="dxa"/>
          </w:tcPr>
          <w:p w14:paraId="1F0FBB93" w14:textId="77777777" w:rsidR="00775A45" w:rsidRDefault="00775A45" w:rsidP="006D3521">
            <w:pPr>
              <w:keepNext/>
              <w:rPr>
                <w:b/>
              </w:rPr>
            </w:pPr>
            <w:r>
              <w:rPr>
                <w:b/>
              </w:rPr>
              <w:t>Stability</w:t>
            </w:r>
          </w:p>
          <w:p w14:paraId="399BB438" w14:textId="77777777" w:rsidR="00775A45" w:rsidRDefault="00775A45" w:rsidP="006D3521">
            <w:pPr>
              <w:pStyle w:val="figura"/>
              <w:spacing w:before="0"/>
              <w:jc w:val="left"/>
            </w:pPr>
            <w:r>
              <w:t>C</w:t>
            </w:r>
          </w:p>
        </w:tc>
        <w:tc>
          <w:tcPr>
            <w:tcW w:w="992" w:type="dxa"/>
            <w:vMerge/>
          </w:tcPr>
          <w:p w14:paraId="255D9C91" w14:textId="77777777" w:rsidR="00775A45" w:rsidRDefault="00775A45" w:rsidP="006D3521">
            <w:pPr>
              <w:keepNext/>
            </w:pPr>
          </w:p>
        </w:tc>
      </w:tr>
    </w:tbl>
    <w:p w14:paraId="6A8590F9" w14:textId="77777777" w:rsidR="00775A45" w:rsidRDefault="00775A45" w:rsidP="008C737D">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775A45" w14:paraId="160285F9" w14:textId="77777777" w:rsidTr="006D3521">
        <w:trPr>
          <w:cantSplit/>
          <w:trHeight w:val="519"/>
          <w:tblHeader/>
        </w:trPr>
        <w:tc>
          <w:tcPr>
            <w:tcW w:w="1276" w:type="dxa"/>
          </w:tcPr>
          <w:p w14:paraId="21179F50" w14:textId="77777777" w:rsidR="00775A45" w:rsidRDefault="00775A45" w:rsidP="006D3521">
            <w:pPr>
              <w:pStyle w:val="Sottoparagrafo"/>
              <w:spacing w:before="0" w:after="0"/>
              <w:rPr>
                <w:bCs/>
              </w:rPr>
            </w:pPr>
            <w:r>
              <w:rPr>
                <w:bCs/>
              </w:rPr>
              <w:t>Ident.</w:t>
            </w:r>
          </w:p>
        </w:tc>
        <w:tc>
          <w:tcPr>
            <w:tcW w:w="6379" w:type="dxa"/>
          </w:tcPr>
          <w:p w14:paraId="22478765" w14:textId="77777777" w:rsidR="00775A45" w:rsidRDefault="00775A45" w:rsidP="006D3521">
            <w:pPr>
              <w:pStyle w:val="Sottoparagrafo"/>
              <w:spacing w:before="0" w:after="0"/>
              <w:rPr>
                <w:bCs/>
              </w:rPr>
            </w:pPr>
            <w:r>
              <w:rPr>
                <w:bCs/>
              </w:rPr>
              <w:t>Definition / Motivation</w:t>
            </w:r>
          </w:p>
        </w:tc>
        <w:tc>
          <w:tcPr>
            <w:tcW w:w="992" w:type="dxa"/>
          </w:tcPr>
          <w:p w14:paraId="2D220489" w14:textId="77777777" w:rsidR="00775A45" w:rsidRDefault="00775A45" w:rsidP="006D3521">
            <w:pPr>
              <w:keepNext/>
            </w:pPr>
            <w:r>
              <w:rPr>
                <w:b/>
              </w:rPr>
              <w:t>Priority</w:t>
            </w:r>
          </w:p>
          <w:p w14:paraId="0D14C341" w14:textId="77777777" w:rsidR="00775A45" w:rsidRDefault="00775A45" w:rsidP="006D3521">
            <w:pPr>
              <w:pStyle w:val="figura"/>
              <w:spacing w:before="0"/>
              <w:jc w:val="left"/>
            </w:pPr>
            <w:r>
              <w:t>M</w:t>
            </w:r>
          </w:p>
        </w:tc>
        <w:tc>
          <w:tcPr>
            <w:tcW w:w="992" w:type="dxa"/>
            <w:vMerge w:val="restart"/>
          </w:tcPr>
          <w:p w14:paraId="70935307" w14:textId="77777777" w:rsidR="00775A45" w:rsidRDefault="00775A45" w:rsidP="006D3521">
            <w:pPr>
              <w:pStyle w:val="Sottoparagrafo"/>
              <w:spacing w:before="0" w:after="0"/>
              <w:rPr>
                <w:bCs/>
              </w:rPr>
            </w:pPr>
            <w:r>
              <w:rPr>
                <w:bCs/>
              </w:rPr>
              <w:t>Source</w:t>
            </w:r>
          </w:p>
          <w:p w14:paraId="5EE51925" w14:textId="77777777" w:rsidR="00775A45" w:rsidRDefault="00775A45" w:rsidP="006D3521">
            <w:pPr>
              <w:keepNext/>
            </w:pPr>
            <w:r>
              <w:t>R&amp;D</w:t>
            </w:r>
            <w:r>
              <w:br/>
            </w:r>
          </w:p>
        </w:tc>
      </w:tr>
      <w:tr w:rsidR="00775A45" w14:paraId="5C0EA4AF" w14:textId="77777777" w:rsidTr="006D3521">
        <w:trPr>
          <w:cantSplit/>
        </w:trPr>
        <w:tc>
          <w:tcPr>
            <w:tcW w:w="1276" w:type="dxa"/>
          </w:tcPr>
          <w:p w14:paraId="79DA59A6" w14:textId="77777777" w:rsidR="00775A45" w:rsidRDefault="00775A45" w:rsidP="00A8781D">
            <w:pPr>
              <w:keepNext/>
              <w:tabs>
                <w:tab w:val="left" w:pos="5660"/>
                <w:tab w:val="left" w:pos="6820"/>
              </w:tabs>
              <w:rPr>
                <w:rFonts w:cs="Arial"/>
              </w:rPr>
            </w:pPr>
            <w:r>
              <w:rPr>
                <w:rFonts w:cs="Arial"/>
              </w:rPr>
              <w:t>FR_ DIA _</w:t>
            </w:r>
            <w:r w:rsidR="00A8781D">
              <w:rPr>
                <w:rFonts w:cs="Arial"/>
              </w:rPr>
              <w:t>3</w:t>
            </w:r>
          </w:p>
        </w:tc>
        <w:tc>
          <w:tcPr>
            <w:tcW w:w="6379" w:type="dxa"/>
          </w:tcPr>
          <w:p w14:paraId="48AE3E59" w14:textId="77777777" w:rsidR="00775A45" w:rsidRPr="001E4D52" w:rsidRDefault="00775A45" w:rsidP="006D3521">
            <w:pPr>
              <w:autoSpaceDE w:val="0"/>
              <w:autoSpaceDN w:val="0"/>
              <w:adjustRightInd w:val="0"/>
              <w:rPr>
                <w:rFonts w:ascii="Helvetica" w:hAnsi="Helvetica" w:cs="Helvetica"/>
                <w:b/>
                <w:szCs w:val="20"/>
                <w:lang w:val="en-US" w:eastAsia="zh-CN"/>
              </w:rPr>
            </w:pPr>
            <w:r>
              <w:rPr>
                <w:rFonts w:ascii="Helvetica" w:hAnsi="Helvetica" w:cs="Helvetica"/>
                <w:b/>
                <w:szCs w:val="20"/>
                <w:lang w:val="en-US" w:eastAsia="zh-CN"/>
              </w:rPr>
              <w:t>Reagents usage</w:t>
            </w:r>
          </w:p>
          <w:p w14:paraId="5F9ABEB6" w14:textId="77777777" w:rsidR="00775A45" w:rsidRPr="004A50E4" w:rsidRDefault="00775A45" w:rsidP="006D3521">
            <w:pPr>
              <w:autoSpaceDE w:val="0"/>
              <w:autoSpaceDN w:val="0"/>
              <w:adjustRightInd w:val="0"/>
              <w:rPr>
                <w:b/>
                <w:lang w:val="en-US"/>
              </w:rPr>
            </w:pPr>
          </w:p>
        </w:tc>
        <w:tc>
          <w:tcPr>
            <w:tcW w:w="992" w:type="dxa"/>
          </w:tcPr>
          <w:p w14:paraId="4E9338EA" w14:textId="77777777" w:rsidR="00775A45" w:rsidRDefault="00775A45" w:rsidP="006D3521">
            <w:pPr>
              <w:keepNext/>
              <w:rPr>
                <w:b/>
              </w:rPr>
            </w:pPr>
            <w:r>
              <w:rPr>
                <w:b/>
              </w:rPr>
              <w:t>Stability</w:t>
            </w:r>
          </w:p>
          <w:p w14:paraId="00FB38F6" w14:textId="77777777" w:rsidR="00775A45" w:rsidRDefault="00775A45" w:rsidP="006D3521">
            <w:pPr>
              <w:pStyle w:val="figura"/>
              <w:spacing w:before="0"/>
              <w:jc w:val="left"/>
            </w:pPr>
            <w:r>
              <w:t>C</w:t>
            </w:r>
          </w:p>
        </w:tc>
        <w:tc>
          <w:tcPr>
            <w:tcW w:w="992" w:type="dxa"/>
            <w:vMerge/>
          </w:tcPr>
          <w:p w14:paraId="40C4E193" w14:textId="77777777" w:rsidR="00775A45" w:rsidRDefault="00775A45" w:rsidP="006D3521">
            <w:pPr>
              <w:keepNext/>
            </w:pPr>
          </w:p>
        </w:tc>
      </w:tr>
    </w:tbl>
    <w:p w14:paraId="38D0C28A" w14:textId="77777777" w:rsidR="00775A45" w:rsidRDefault="00775A45" w:rsidP="008C737D">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583B09" w14:paraId="39E22544" w14:textId="77777777" w:rsidTr="00E943AF">
        <w:trPr>
          <w:cantSplit/>
          <w:trHeight w:val="519"/>
          <w:tblHeader/>
        </w:trPr>
        <w:tc>
          <w:tcPr>
            <w:tcW w:w="1276" w:type="dxa"/>
          </w:tcPr>
          <w:p w14:paraId="3BC3F05D" w14:textId="77777777" w:rsidR="00583B09" w:rsidRDefault="00583B09" w:rsidP="00E943AF">
            <w:pPr>
              <w:pStyle w:val="Sottoparagrafo"/>
              <w:spacing w:before="0" w:after="0"/>
              <w:rPr>
                <w:bCs/>
              </w:rPr>
            </w:pPr>
            <w:r>
              <w:rPr>
                <w:bCs/>
              </w:rPr>
              <w:t>Ident.</w:t>
            </w:r>
          </w:p>
        </w:tc>
        <w:tc>
          <w:tcPr>
            <w:tcW w:w="6379" w:type="dxa"/>
          </w:tcPr>
          <w:p w14:paraId="66E8FD85" w14:textId="77777777" w:rsidR="00583B09" w:rsidRDefault="00583B09" w:rsidP="00E943AF">
            <w:pPr>
              <w:pStyle w:val="Sottoparagrafo"/>
              <w:spacing w:before="0" w:after="0"/>
              <w:rPr>
                <w:bCs/>
              </w:rPr>
            </w:pPr>
            <w:r>
              <w:rPr>
                <w:bCs/>
              </w:rPr>
              <w:t>Definition / Motivation</w:t>
            </w:r>
          </w:p>
        </w:tc>
        <w:tc>
          <w:tcPr>
            <w:tcW w:w="992" w:type="dxa"/>
          </w:tcPr>
          <w:p w14:paraId="1352BA13" w14:textId="77777777" w:rsidR="00583B09" w:rsidRDefault="00583B09" w:rsidP="00E943AF">
            <w:pPr>
              <w:keepNext/>
            </w:pPr>
            <w:r>
              <w:rPr>
                <w:b/>
              </w:rPr>
              <w:t>Priority</w:t>
            </w:r>
          </w:p>
          <w:p w14:paraId="67B92DD0" w14:textId="77777777" w:rsidR="00583B09" w:rsidRDefault="00583B09" w:rsidP="00E943AF">
            <w:pPr>
              <w:pStyle w:val="figura"/>
              <w:spacing w:before="0"/>
              <w:jc w:val="left"/>
            </w:pPr>
            <w:r>
              <w:t>M</w:t>
            </w:r>
          </w:p>
        </w:tc>
        <w:tc>
          <w:tcPr>
            <w:tcW w:w="992" w:type="dxa"/>
            <w:vMerge w:val="restart"/>
          </w:tcPr>
          <w:p w14:paraId="461F6645" w14:textId="77777777" w:rsidR="00583B09" w:rsidRDefault="00583B09" w:rsidP="00E943AF">
            <w:pPr>
              <w:pStyle w:val="Sottoparagrafo"/>
              <w:spacing w:before="0" w:after="0"/>
              <w:rPr>
                <w:bCs/>
              </w:rPr>
            </w:pPr>
            <w:r>
              <w:rPr>
                <w:bCs/>
              </w:rPr>
              <w:t>Source</w:t>
            </w:r>
          </w:p>
          <w:p w14:paraId="3DA33983" w14:textId="77777777" w:rsidR="00583B09" w:rsidRDefault="00583B09" w:rsidP="00E943AF">
            <w:pPr>
              <w:keepNext/>
            </w:pPr>
            <w:r>
              <w:t>R&amp;D</w:t>
            </w:r>
            <w:r>
              <w:br/>
            </w:r>
          </w:p>
        </w:tc>
      </w:tr>
      <w:tr w:rsidR="00583B09" w14:paraId="0B5072E4" w14:textId="77777777" w:rsidTr="00E943AF">
        <w:trPr>
          <w:cantSplit/>
        </w:trPr>
        <w:tc>
          <w:tcPr>
            <w:tcW w:w="1276" w:type="dxa"/>
          </w:tcPr>
          <w:p w14:paraId="33BC70E7" w14:textId="77777777" w:rsidR="00583B09" w:rsidRDefault="00583B09" w:rsidP="00E943AF">
            <w:pPr>
              <w:keepNext/>
              <w:tabs>
                <w:tab w:val="left" w:pos="5660"/>
                <w:tab w:val="left" w:pos="6820"/>
              </w:tabs>
              <w:rPr>
                <w:rFonts w:cs="Arial"/>
              </w:rPr>
            </w:pPr>
            <w:r>
              <w:rPr>
                <w:rFonts w:cs="Arial"/>
              </w:rPr>
              <w:t>FR_ DIA _3</w:t>
            </w:r>
          </w:p>
        </w:tc>
        <w:tc>
          <w:tcPr>
            <w:tcW w:w="6379" w:type="dxa"/>
          </w:tcPr>
          <w:p w14:paraId="5F442788" w14:textId="77777777" w:rsidR="00583B09" w:rsidRPr="001E4D52" w:rsidRDefault="00583B09" w:rsidP="00E943AF">
            <w:pPr>
              <w:autoSpaceDE w:val="0"/>
              <w:autoSpaceDN w:val="0"/>
              <w:adjustRightInd w:val="0"/>
              <w:rPr>
                <w:rFonts w:ascii="Helvetica" w:hAnsi="Helvetica" w:cs="Helvetica"/>
                <w:b/>
                <w:szCs w:val="20"/>
                <w:lang w:val="en-US" w:eastAsia="zh-CN"/>
              </w:rPr>
            </w:pPr>
            <w:r>
              <w:rPr>
                <w:rFonts w:ascii="Helvetica" w:hAnsi="Helvetica" w:cs="Helvetica"/>
                <w:b/>
                <w:szCs w:val="20"/>
                <w:lang w:val="en-US" w:eastAsia="zh-CN"/>
              </w:rPr>
              <w:t>Pipe usage</w:t>
            </w:r>
          </w:p>
          <w:p w14:paraId="54AD6F89" w14:textId="77777777" w:rsidR="00583B09" w:rsidRPr="004A50E4" w:rsidRDefault="00583B09" w:rsidP="00E943AF">
            <w:pPr>
              <w:autoSpaceDE w:val="0"/>
              <w:autoSpaceDN w:val="0"/>
              <w:adjustRightInd w:val="0"/>
              <w:rPr>
                <w:b/>
                <w:lang w:val="en-US"/>
              </w:rPr>
            </w:pPr>
          </w:p>
        </w:tc>
        <w:tc>
          <w:tcPr>
            <w:tcW w:w="992" w:type="dxa"/>
          </w:tcPr>
          <w:p w14:paraId="1C9CC086" w14:textId="77777777" w:rsidR="00583B09" w:rsidRDefault="00583B09" w:rsidP="00E943AF">
            <w:pPr>
              <w:keepNext/>
              <w:rPr>
                <w:b/>
              </w:rPr>
            </w:pPr>
            <w:r>
              <w:rPr>
                <w:b/>
              </w:rPr>
              <w:t>Stability</w:t>
            </w:r>
          </w:p>
          <w:p w14:paraId="4492A1C8" w14:textId="77777777" w:rsidR="00583B09" w:rsidRDefault="00583B09" w:rsidP="00E943AF">
            <w:pPr>
              <w:pStyle w:val="figura"/>
              <w:spacing w:before="0"/>
              <w:jc w:val="left"/>
            </w:pPr>
            <w:r>
              <w:t>C</w:t>
            </w:r>
          </w:p>
        </w:tc>
        <w:tc>
          <w:tcPr>
            <w:tcW w:w="992" w:type="dxa"/>
            <w:vMerge/>
          </w:tcPr>
          <w:p w14:paraId="48554BF9" w14:textId="77777777" w:rsidR="00583B09" w:rsidRDefault="00583B09" w:rsidP="00E943AF">
            <w:pPr>
              <w:keepNext/>
            </w:pPr>
          </w:p>
        </w:tc>
      </w:tr>
    </w:tbl>
    <w:p w14:paraId="285449BB" w14:textId="77777777" w:rsidR="00583B09" w:rsidRDefault="00583B09" w:rsidP="008C737D">
      <w:pPr>
        <w:rPr>
          <w:color w:val="000000"/>
          <w:lang w:val="en-GB"/>
        </w:rPr>
      </w:pPr>
    </w:p>
    <w:p w14:paraId="449D478D" w14:textId="77777777" w:rsidR="00811B78" w:rsidRDefault="00775A45" w:rsidP="00811B78">
      <w:pPr>
        <w:pStyle w:val="2"/>
        <w:rPr>
          <w:lang w:val="en-GB"/>
        </w:rPr>
      </w:pPr>
      <w:bookmarkStart w:id="58" w:name="_Toc466386105"/>
      <w:r>
        <w:rPr>
          <w:lang w:val="en-GB"/>
        </w:rPr>
        <w:lastRenderedPageBreak/>
        <w:t>Internal Communication</w:t>
      </w:r>
      <w:bookmarkEnd w:id="58"/>
    </w:p>
    <w:p w14:paraId="60CEC409" w14:textId="77777777" w:rsidR="00AF3C18" w:rsidRDefault="00AF3C18" w:rsidP="00AF3C18">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AF3C18" w:rsidRPr="00D43663" w14:paraId="4635687F" w14:textId="77777777" w:rsidTr="006D3521">
        <w:trPr>
          <w:cantSplit/>
          <w:trHeight w:val="519"/>
          <w:tblHeader/>
        </w:trPr>
        <w:tc>
          <w:tcPr>
            <w:tcW w:w="1276" w:type="dxa"/>
          </w:tcPr>
          <w:p w14:paraId="774388F9" w14:textId="77777777" w:rsidR="00AF3C18" w:rsidRPr="00D43663" w:rsidRDefault="00AF3C18" w:rsidP="006D3521">
            <w:pPr>
              <w:pStyle w:val="Sottoparagrafo"/>
              <w:spacing w:before="0" w:after="0"/>
              <w:rPr>
                <w:bCs/>
              </w:rPr>
            </w:pPr>
            <w:r w:rsidRPr="00D43663">
              <w:rPr>
                <w:bCs/>
              </w:rPr>
              <w:t>Ident.</w:t>
            </w:r>
          </w:p>
        </w:tc>
        <w:tc>
          <w:tcPr>
            <w:tcW w:w="6379" w:type="dxa"/>
          </w:tcPr>
          <w:p w14:paraId="74EAB463" w14:textId="77777777" w:rsidR="00AF3C18" w:rsidRPr="00D43663" w:rsidRDefault="00AF3C18" w:rsidP="006D3521">
            <w:pPr>
              <w:pStyle w:val="Sottoparagrafo"/>
              <w:spacing w:before="0" w:after="0"/>
              <w:rPr>
                <w:bCs/>
              </w:rPr>
            </w:pPr>
            <w:r w:rsidRPr="00D43663">
              <w:rPr>
                <w:bCs/>
              </w:rPr>
              <w:t>Definition / Motivation</w:t>
            </w:r>
          </w:p>
        </w:tc>
        <w:tc>
          <w:tcPr>
            <w:tcW w:w="992" w:type="dxa"/>
          </w:tcPr>
          <w:p w14:paraId="6B172496" w14:textId="77777777" w:rsidR="00AF3C18" w:rsidRPr="00D43663" w:rsidRDefault="00AF3C18" w:rsidP="006D3521">
            <w:pPr>
              <w:keepNext/>
            </w:pPr>
            <w:r w:rsidRPr="00D43663">
              <w:rPr>
                <w:b/>
              </w:rPr>
              <w:t>Priority</w:t>
            </w:r>
          </w:p>
          <w:p w14:paraId="71E37A9C" w14:textId="77777777" w:rsidR="00AF3C18" w:rsidRPr="00D43663" w:rsidRDefault="00AF3C18" w:rsidP="006D3521">
            <w:pPr>
              <w:pStyle w:val="figura"/>
              <w:spacing w:before="0"/>
              <w:jc w:val="left"/>
            </w:pPr>
            <w:r w:rsidRPr="00D43663">
              <w:t>M</w:t>
            </w:r>
          </w:p>
        </w:tc>
        <w:tc>
          <w:tcPr>
            <w:tcW w:w="992" w:type="dxa"/>
            <w:vMerge w:val="restart"/>
          </w:tcPr>
          <w:p w14:paraId="3EE3B712" w14:textId="77777777" w:rsidR="00AF3C18" w:rsidRPr="00D43663" w:rsidRDefault="00AF3C18" w:rsidP="006D3521">
            <w:pPr>
              <w:pStyle w:val="Sottoparagrafo"/>
              <w:spacing w:before="0" w:after="0"/>
              <w:rPr>
                <w:bCs/>
              </w:rPr>
            </w:pPr>
            <w:r w:rsidRPr="00D43663">
              <w:rPr>
                <w:bCs/>
              </w:rPr>
              <w:t>Source</w:t>
            </w:r>
          </w:p>
          <w:p w14:paraId="40F305E1" w14:textId="77777777" w:rsidR="00AF3C18" w:rsidRPr="00D43663" w:rsidRDefault="00AF3C18" w:rsidP="006D3521">
            <w:pPr>
              <w:keepNext/>
            </w:pPr>
            <w:r w:rsidRPr="00D43663">
              <w:t>R&amp;D</w:t>
            </w:r>
            <w:r w:rsidRPr="00D43663">
              <w:br/>
            </w:r>
          </w:p>
        </w:tc>
      </w:tr>
      <w:tr w:rsidR="00AF3C18" w:rsidRPr="00D43663" w14:paraId="3D962C6B" w14:textId="77777777" w:rsidTr="006D3521">
        <w:trPr>
          <w:cantSplit/>
        </w:trPr>
        <w:tc>
          <w:tcPr>
            <w:tcW w:w="1276" w:type="dxa"/>
          </w:tcPr>
          <w:p w14:paraId="09F6AF39" w14:textId="77777777" w:rsidR="00AF3C18" w:rsidRPr="00D43663" w:rsidRDefault="00AF3C18" w:rsidP="006D3521">
            <w:pPr>
              <w:keepNext/>
              <w:tabs>
                <w:tab w:val="left" w:pos="5660"/>
                <w:tab w:val="left" w:pos="6820"/>
              </w:tabs>
              <w:rPr>
                <w:rFonts w:cs="Arial"/>
              </w:rPr>
            </w:pPr>
            <w:r w:rsidRPr="00D43663">
              <w:rPr>
                <w:rFonts w:cs="Arial"/>
              </w:rPr>
              <w:t>FR</w:t>
            </w:r>
            <w:r>
              <w:rPr>
                <w:rFonts w:cs="Arial"/>
              </w:rPr>
              <w:t>_ ICAN</w:t>
            </w:r>
            <w:r w:rsidRPr="00D43663">
              <w:rPr>
                <w:rFonts w:cs="Arial"/>
              </w:rPr>
              <w:t>_</w:t>
            </w:r>
            <w:r>
              <w:rPr>
                <w:rFonts w:cs="Arial"/>
              </w:rPr>
              <w:t>1</w:t>
            </w:r>
          </w:p>
        </w:tc>
        <w:tc>
          <w:tcPr>
            <w:tcW w:w="6379" w:type="dxa"/>
          </w:tcPr>
          <w:p w14:paraId="57ACE470" w14:textId="77777777" w:rsidR="00AF3C18" w:rsidRPr="00D43663" w:rsidRDefault="00AF3C18" w:rsidP="006D3521">
            <w:pPr>
              <w:autoSpaceDE w:val="0"/>
              <w:autoSpaceDN w:val="0"/>
              <w:adjustRightInd w:val="0"/>
              <w:rPr>
                <w:b/>
                <w:lang w:val="en-US"/>
              </w:rPr>
            </w:pPr>
            <w:r>
              <w:rPr>
                <w:rFonts w:ascii="Helvetica-Bold" w:hAnsi="Helvetica-Bold" w:cs="Helvetica-Bold"/>
                <w:b/>
                <w:bCs/>
                <w:szCs w:val="20"/>
                <w:lang w:val="en-US" w:eastAsia="zh-CN"/>
              </w:rPr>
              <w:t>DIP-Switch</w:t>
            </w:r>
          </w:p>
          <w:p w14:paraId="1EC48883" w14:textId="77777777" w:rsidR="00AF3C18" w:rsidRPr="00D43663" w:rsidRDefault="00AF3C18" w:rsidP="006D3521">
            <w:pPr>
              <w:autoSpaceDE w:val="0"/>
              <w:autoSpaceDN w:val="0"/>
              <w:adjustRightInd w:val="0"/>
            </w:pPr>
            <w:r w:rsidRPr="00D258CB">
              <w:rPr>
                <w:rFonts w:ascii="Helvetica" w:hAnsi="Helvetica" w:cs="Helvetica"/>
                <w:szCs w:val="20"/>
                <w:lang w:eastAsia="zh-CN"/>
              </w:rPr>
              <w:t>DIP-Switch shall be used as the address for internal can communication with UI board.</w:t>
            </w:r>
          </w:p>
        </w:tc>
        <w:tc>
          <w:tcPr>
            <w:tcW w:w="992" w:type="dxa"/>
          </w:tcPr>
          <w:p w14:paraId="74B5CBAC" w14:textId="77777777" w:rsidR="00AF3C18" w:rsidRPr="00827231" w:rsidRDefault="00AF3C18" w:rsidP="006D3521">
            <w:pPr>
              <w:keepNext/>
              <w:rPr>
                <w:b/>
              </w:rPr>
            </w:pPr>
            <w:r w:rsidRPr="00827231">
              <w:rPr>
                <w:b/>
              </w:rPr>
              <w:t>Stability</w:t>
            </w:r>
          </w:p>
          <w:p w14:paraId="7D538DA0" w14:textId="77777777" w:rsidR="00AF3C18" w:rsidRPr="00D43663" w:rsidRDefault="00AF3C18" w:rsidP="006D3521">
            <w:pPr>
              <w:pStyle w:val="figura"/>
              <w:spacing w:before="0"/>
              <w:jc w:val="left"/>
            </w:pPr>
            <w:r>
              <w:t>C</w:t>
            </w:r>
          </w:p>
        </w:tc>
        <w:tc>
          <w:tcPr>
            <w:tcW w:w="992" w:type="dxa"/>
            <w:vMerge/>
          </w:tcPr>
          <w:p w14:paraId="096D34FB" w14:textId="77777777" w:rsidR="00AF3C18" w:rsidRPr="00D43663" w:rsidRDefault="00AF3C18" w:rsidP="006D3521">
            <w:pPr>
              <w:keepNext/>
            </w:pPr>
          </w:p>
        </w:tc>
      </w:tr>
    </w:tbl>
    <w:p w14:paraId="4532D74B" w14:textId="77777777" w:rsidR="00AF3C18" w:rsidRPr="00AF3C18" w:rsidRDefault="00AF3C18" w:rsidP="00AF3C18">
      <w:pPr>
        <w:rPr>
          <w:lang w:val="en-GB"/>
        </w:rPr>
      </w:pPr>
    </w:p>
    <w:p w14:paraId="4A7A2A98" w14:textId="77777777" w:rsidR="00A479E5" w:rsidRPr="00A479E5" w:rsidRDefault="00A479E5" w:rsidP="00A479E5">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11B78" w14:paraId="6A4B86E6" w14:textId="77777777" w:rsidTr="00E5039D">
        <w:trPr>
          <w:cantSplit/>
          <w:trHeight w:val="519"/>
          <w:tblHeader/>
        </w:trPr>
        <w:tc>
          <w:tcPr>
            <w:tcW w:w="1276" w:type="dxa"/>
          </w:tcPr>
          <w:p w14:paraId="4BC0D499" w14:textId="77777777" w:rsidR="00811B78" w:rsidRDefault="00811B78" w:rsidP="00E5039D">
            <w:pPr>
              <w:pStyle w:val="Sottoparagrafo"/>
              <w:spacing w:before="0" w:after="0"/>
              <w:rPr>
                <w:bCs/>
              </w:rPr>
            </w:pPr>
            <w:r>
              <w:rPr>
                <w:bCs/>
              </w:rPr>
              <w:t>Ident.</w:t>
            </w:r>
          </w:p>
        </w:tc>
        <w:tc>
          <w:tcPr>
            <w:tcW w:w="6379" w:type="dxa"/>
          </w:tcPr>
          <w:p w14:paraId="3FA8C115" w14:textId="77777777" w:rsidR="00811B78" w:rsidRDefault="00811B78" w:rsidP="00E5039D">
            <w:pPr>
              <w:pStyle w:val="Sottoparagrafo"/>
              <w:spacing w:before="0" w:after="0"/>
              <w:rPr>
                <w:bCs/>
              </w:rPr>
            </w:pPr>
            <w:r>
              <w:rPr>
                <w:bCs/>
              </w:rPr>
              <w:t>Definition / Motivation</w:t>
            </w:r>
          </w:p>
        </w:tc>
        <w:tc>
          <w:tcPr>
            <w:tcW w:w="992" w:type="dxa"/>
          </w:tcPr>
          <w:p w14:paraId="480411C1" w14:textId="77777777" w:rsidR="00811B78" w:rsidRDefault="00811B78" w:rsidP="00E5039D">
            <w:pPr>
              <w:keepNext/>
            </w:pPr>
            <w:r>
              <w:rPr>
                <w:b/>
              </w:rPr>
              <w:t>Priority</w:t>
            </w:r>
          </w:p>
          <w:p w14:paraId="5F29EBC2" w14:textId="77777777" w:rsidR="00811B78" w:rsidRDefault="00811B78" w:rsidP="00E5039D">
            <w:pPr>
              <w:pStyle w:val="figura"/>
              <w:spacing w:before="0"/>
              <w:jc w:val="left"/>
            </w:pPr>
            <w:r>
              <w:t>M</w:t>
            </w:r>
          </w:p>
        </w:tc>
        <w:tc>
          <w:tcPr>
            <w:tcW w:w="992" w:type="dxa"/>
            <w:vMerge w:val="restart"/>
          </w:tcPr>
          <w:p w14:paraId="664658BA" w14:textId="77777777" w:rsidR="00811B78" w:rsidRDefault="00811B78" w:rsidP="00E5039D">
            <w:pPr>
              <w:pStyle w:val="Sottoparagrafo"/>
              <w:spacing w:before="0" w:after="0"/>
              <w:rPr>
                <w:bCs/>
              </w:rPr>
            </w:pPr>
            <w:r>
              <w:rPr>
                <w:bCs/>
              </w:rPr>
              <w:t>Source</w:t>
            </w:r>
          </w:p>
          <w:p w14:paraId="33C6BCF3" w14:textId="77777777" w:rsidR="00811B78" w:rsidRDefault="00811B78" w:rsidP="00E5039D">
            <w:pPr>
              <w:keepNext/>
            </w:pPr>
            <w:r>
              <w:t>R&amp;D</w:t>
            </w:r>
            <w:r>
              <w:br/>
            </w:r>
          </w:p>
        </w:tc>
      </w:tr>
      <w:tr w:rsidR="00811B78" w14:paraId="7C4BE775" w14:textId="77777777" w:rsidTr="00E5039D">
        <w:trPr>
          <w:cantSplit/>
        </w:trPr>
        <w:tc>
          <w:tcPr>
            <w:tcW w:w="1276" w:type="dxa"/>
          </w:tcPr>
          <w:p w14:paraId="6E83107A" w14:textId="77777777" w:rsidR="00811B78" w:rsidRDefault="00811B78" w:rsidP="00A8781D">
            <w:pPr>
              <w:keepNext/>
              <w:tabs>
                <w:tab w:val="left" w:pos="5660"/>
                <w:tab w:val="left" w:pos="6820"/>
              </w:tabs>
              <w:rPr>
                <w:rFonts w:cs="Arial"/>
              </w:rPr>
            </w:pPr>
            <w:r>
              <w:rPr>
                <w:rFonts w:cs="Arial"/>
              </w:rPr>
              <w:t>FR_</w:t>
            </w:r>
            <w:r w:rsidR="00775A45">
              <w:rPr>
                <w:rFonts w:cs="Arial"/>
              </w:rPr>
              <w:t>ICAN</w:t>
            </w:r>
            <w:r>
              <w:rPr>
                <w:rFonts w:cs="Arial"/>
              </w:rPr>
              <w:t>_</w:t>
            </w:r>
            <w:r w:rsidR="00A8781D">
              <w:rPr>
                <w:rFonts w:cs="Arial"/>
              </w:rPr>
              <w:t>2</w:t>
            </w:r>
          </w:p>
        </w:tc>
        <w:tc>
          <w:tcPr>
            <w:tcW w:w="6379" w:type="dxa"/>
          </w:tcPr>
          <w:p w14:paraId="351BF9E1" w14:textId="77777777" w:rsidR="00811B78" w:rsidRPr="00775A45" w:rsidRDefault="00775A45" w:rsidP="00AA0E20">
            <w:pPr>
              <w:pStyle w:val="ab"/>
              <w:numPr>
                <w:ilvl w:val="0"/>
                <w:numId w:val="11"/>
              </w:numPr>
              <w:autoSpaceDE w:val="0"/>
              <w:autoSpaceDN w:val="0"/>
              <w:adjustRightInd w:val="0"/>
              <w:rPr>
                <w:rFonts w:ascii="Helvetica" w:hAnsi="Helvetica" w:cs="Helvetica"/>
                <w:szCs w:val="20"/>
                <w:lang w:val="en-US" w:eastAsia="zh-CN"/>
              </w:rPr>
            </w:pPr>
            <w:r w:rsidRPr="00775A45">
              <w:rPr>
                <w:rFonts w:ascii="Helvetica" w:hAnsi="Helvetica" w:cs="Helvetica"/>
                <w:szCs w:val="20"/>
                <w:lang w:val="en-US" w:eastAsia="zh-CN"/>
              </w:rPr>
              <w:t>Shall provide the internal can bus communication with UI or PC</w:t>
            </w:r>
          </w:p>
          <w:p w14:paraId="0D4DF366" w14:textId="77777777" w:rsidR="00775A45" w:rsidRPr="00775A45" w:rsidRDefault="00775A45" w:rsidP="00AA0E20">
            <w:pPr>
              <w:pStyle w:val="ab"/>
              <w:numPr>
                <w:ilvl w:val="0"/>
                <w:numId w:val="11"/>
              </w:numPr>
              <w:autoSpaceDE w:val="0"/>
              <w:autoSpaceDN w:val="0"/>
              <w:adjustRightInd w:val="0"/>
              <w:rPr>
                <w:rFonts w:ascii="Helvetica" w:hAnsi="Helvetica" w:cs="Helvetica"/>
                <w:szCs w:val="20"/>
                <w:lang w:val="en-US" w:eastAsia="zh-CN"/>
              </w:rPr>
            </w:pPr>
            <w:r w:rsidRPr="00775A45">
              <w:rPr>
                <w:rFonts w:ascii="Helvetica" w:hAnsi="Helvetica" w:cs="Helvetica" w:hint="eastAsia"/>
                <w:szCs w:val="20"/>
                <w:lang w:val="en-US" w:eastAsia="zh-CN"/>
              </w:rPr>
              <w:t xml:space="preserve">The device is act as the slave which response the </w:t>
            </w:r>
            <w:r w:rsidR="009D402A" w:rsidRPr="00775A45">
              <w:rPr>
                <w:rFonts w:ascii="Helvetica" w:hAnsi="Helvetica" w:cs="Helvetica"/>
                <w:szCs w:val="20"/>
                <w:lang w:val="en-US" w:eastAsia="zh-CN"/>
              </w:rPr>
              <w:t xml:space="preserve">CMDs </w:t>
            </w:r>
            <w:r w:rsidRPr="00775A45">
              <w:rPr>
                <w:rFonts w:ascii="Helvetica" w:hAnsi="Helvetica" w:cs="Helvetica" w:hint="eastAsia"/>
                <w:szCs w:val="20"/>
                <w:lang w:val="en-US" w:eastAsia="zh-CN"/>
              </w:rPr>
              <w:t>from master.</w:t>
            </w:r>
          </w:p>
          <w:p w14:paraId="027F4E8D" w14:textId="77777777" w:rsidR="00775A45" w:rsidRPr="00775A45" w:rsidRDefault="00775A45" w:rsidP="00AA0E20">
            <w:pPr>
              <w:pStyle w:val="ab"/>
              <w:numPr>
                <w:ilvl w:val="0"/>
                <w:numId w:val="11"/>
              </w:numPr>
              <w:autoSpaceDE w:val="0"/>
              <w:autoSpaceDN w:val="0"/>
              <w:adjustRightInd w:val="0"/>
              <w:rPr>
                <w:rFonts w:ascii="Helvetica" w:hAnsi="Helvetica" w:cs="Helvetica"/>
                <w:szCs w:val="20"/>
                <w:lang w:val="en-US" w:eastAsia="zh-CN"/>
              </w:rPr>
            </w:pPr>
            <w:r w:rsidRPr="00775A45">
              <w:rPr>
                <w:rFonts w:ascii="Helvetica" w:hAnsi="Helvetica" w:cs="Helvetica"/>
                <w:szCs w:val="20"/>
                <w:lang w:val="en-US" w:eastAsia="zh-CN"/>
              </w:rPr>
              <w:t>The CMDs support the below functions</w:t>
            </w:r>
          </w:p>
          <w:p w14:paraId="68F51711" w14:textId="77777777" w:rsidR="00775A45" w:rsidRPr="00AB4CF9" w:rsidRDefault="00775A45" w:rsidP="00AA0E20">
            <w:pPr>
              <w:pStyle w:val="ab"/>
              <w:keepNext/>
              <w:numPr>
                <w:ilvl w:val="1"/>
                <w:numId w:val="11"/>
              </w:numPr>
            </w:pPr>
            <w:r w:rsidRPr="00AB4CF9">
              <w:t>Read Object</w:t>
            </w:r>
          </w:p>
          <w:p w14:paraId="1D82C896" w14:textId="77777777" w:rsidR="00775A45" w:rsidRPr="00AB4CF9" w:rsidRDefault="00775A45" w:rsidP="00AA0E20">
            <w:pPr>
              <w:pStyle w:val="ab"/>
              <w:keepNext/>
              <w:numPr>
                <w:ilvl w:val="1"/>
                <w:numId w:val="11"/>
              </w:numPr>
            </w:pPr>
            <w:r w:rsidRPr="00AB4CF9">
              <w:t>Write Object</w:t>
            </w:r>
          </w:p>
          <w:p w14:paraId="3D55F211" w14:textId="77777777" w:rsidR="00775A45" w:rsidRPr="00AB4CF9" w:rsidRDefault="00775A45" w:rsidP="00AA0E20">
            <w:pPr>
              <w:pStyle w:val="ab"/>
              <w:keepNext/>
              <w:numPr>
                <w:ilvl w:val="1"/>
                <w:numId w:val="11"/>
              </w:numPr>
            </w:pPr>
            <w:r w:rsidRPr="00AB4CF9">
              <w:t>Read Memory</w:t>
            </w:r>
          </w:p>
          <w:p w14:paraId="25344C45" w14:textId="77777777" w:rsidR="00775A45" w:rsidRPr="00775A45" w:rsidRDefault="00775A45" w:rsidP="008C3697">
            <w:pPr>
              <w:pStyle w:val="ab"/>
              <w:keepNext/>
              <w:numPr>
                <w:ilvl w:val="1"/>
                <w:numId w:val="11"/>
              </w:numPr>
              <w:rPr>
                <w:rFonts w:ascii="Helvetica-Bold" w:hAnsi="Helvetica-Bold" w:cs="Helvetica-Bold"/>
                <w:b/>
                <w:bCs/>
                <w:szCs w:val="20"/>
                <w:lang w:val="en-US" w:eastAsia="zh-CN"/>
              </w:rPr>
            </w:pPr>
            <w:r w:rsidRPr="00AB4CF9">
              <w:t>Write Memory</w:t>
            </w:r>
          </w:p>
          <w:p w14:paraId="625EC197" w14:textId="77777777" w:rsidR="00811B78" w:rsidRPr="00775A45" w:rsidRDefault="00775A45" w:rsidP="00AA0E20">
            <w:pPr>
              <w:pStyle w:val="ab"/>
              <w:numPr>
                <w:ilvl w:val="0"/>
                <w:numId w:val="11"/>
              </w:numPr>
              <w:autoSpaceDE w:val="0"/>
              <w:autoSpaceDN w:val="0"/>
              <w:adjustRightInd w:val="0"/>
              <w:rPr>
                <w:b/>
                <w:lang w:val="en-US" w:eastAsia="zh-CN"/>
              </w:rPr>
            </w:pPr>
            <w:r>
              <w:rPr>
                <w:rFonts w:ascii="Helvetica" w:hAnsi="Helvetica" w:cs="Helvetica"/>
                <w:szCs w:val="20"/>
                <w:lang w:val="en-US" w:eastAsia="zh-CN"/>
              </w:rPr>
              <w:t>The can bus communication protocol shall be provided</w:t>
            </w:r>
            <w:r w:rsidRPr="00775A45">
              <w:rPr>
                <w:rFonts w:ascii="Helvetica" w:hAnsi="Helvetica" w:cs="Helvetica" w:hint="eastAsia"/>
                <w:szCs w:val="20"/>
                <w:lang w:val="en-US" w:eastAsia="zh-CN"/>
              </w:rPr>
              <w:t xml:space="preserve"> </w:t>
            </w:r>
          </w:p>
        </w:tc>
        <w:tc>
          <w:tcPr>
            <w:tcW w:w="992" w:type="dxa"/>
          </w:tcPr>
          <w:p w14:paraId="6835A57B" w14:textId="77777777" w:rsidR="00811B78" w:rsidRDefault="00811B78" w:rsidP="00E5039D">
            <w:pPr>
              <w:keepNext/>
              <w:rPr>
                <w:b/>
              </w:rPr>
            </w:pPr>
            <w:r>
              <w:rPr>
                <w:b/>
              </w:rPr>
              <w:t>Stability</w:t>
            </w:r>
          </w:p>
          <w:p w14:paraId="6D1A418A" w14:textId="77777777" w:rsidR="00811B78" w:rsidRDefault="00811B78" w:rsidP="00E5039D">
            <w:pPr>
              <w:pStyle w:val="figura"/>
              <w:spacing w:before="0"/>
              <w:jc w:val="left"/>
            </w:pPr>
            <w:r>
              <w:t>C</w:t>
            </w:r>
          </w:p>
        </w:tc>
        <w:tc>
          <w:tcPr>
            <w:tcW w:w="992" w:type="dxa"/>
            <w:vMerge/>
          </w:tcPr>
          <w:p w14:paraId="23512D84" w14:textId="77777777" w:rsidR="00811B78" w:rsidRDefault="00811B78" w:rsidP="00E5039D">
            <w:pPr>
              <w:keepNext/>
            </w:pPr>
          </w:p>
        </w:tc>
      </w:tr>
    </w:tbl>
    <w:p w14:paraId="06FB70CA" w14:textId="77777777" w:rsidR="00811B78" w:rsidRDefault="00811B78" w:rsidP="00811B78">
      <w:pPr>
        <w:rPr>
          <w:color w:val="0000FF"/>
          <w:lang w:val="fr-FR"/>
        </w:rPr>
      </w:pPr>
    </w:p>
    <w:p w14:paraId="77229D77" w14:textId="77777777" w:rsidR="00AA03C6" w:rsidRDefault="00775A45" w:rsidP="00AA03C6">
      <w:pPr>
        <w:pStyle w:val="2"/>
        <w:rPr>
          <w:lang w:val="en-GB"/>
        </w:rPr>
      </w:pPr>
      <w:bookmarkStart w:id="59" w:name="_Toc466386106"/>
      <w:r>
        <w:rPr>
          <w:lang w:val="en-GB"/>
        </w:rPr>
        <w:t>Can Open</w:t>
      </w:r>
      <w:r w:rsidR="00AA03C6">
        <w:rPr>
          <w:lang w:val="en-GB"/>
        </w:rPr>
        <w:t xml:space="preserve"> Communication</w:t>
      </w:r>
      <w:bookmarkEnd w:id="59"/>
    </w:p>
    <w:p w14:paraId="05FFE541" w14:textId="77777777" w:rsidR="00E12145" w:rsidRPr="00E12145" w:rsidRDefault="00E12145" w:rsidP="00E12145">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350"/>
        <w:gridCol w:w="6305"/>
        <w:gridCol w:w="992"/>
        <w:gridCol w:w="992"/>
      </w:tblGrid>
      <w:tr w:rsidR="00AA03C6" w14:paraId="70CDA5F8" w14:textId="77777777" w:rsidTr="002D7ACC">
        <w:trPr>
          <w:cantSplit/>
          <w:trHeight w:val="519"/>
          <w:tblHeader/>
        </w:trPr>
        <w:tc>
          <w:tcPr>
            <w:tcW w:w="1350" w:type="dxa"/>
          </w:tcPr>
          <w:p w14:paraId="450AAE61" w14:textId="77777777" w:rsidR="00AA03C6" w:rsidRDefault="00AA03C6" w:rsidP="002D7ACC">
            <w:pPr>
              <w:pStyle w:val="Sottoparagrafo"/>
              <w:spacing w:before="0" w:after="0"/>
              <w:rPr>
                <w:bCs/>
              </w:rPr>
            </w:pPr>
            <w:r>
              <w:rPr>
                <w:bCs/>
              </w:rPr>
              <w:t>Ident.</w:t>
            </w:r>
          </w:p>
        </w:tc>
        <w:tc>
          <w:tcPr>
            <w:tcW w:w="6305" w:type="dxa"/>
          </w:tcPr>
          <w:p w14:paraId="45D088D1" w14:textId="77777777" w:rsidR="00AA03C6" w:rsidRDefault="00AA03C6" w:rsidP="002D7ACC">
            <w:pPr>
              <w:pStyle w:val="Sottoparagrafo"/>
              <w:spacing w:before="0" w:after="0"/>
              <w:rPr>
                <w:bCs/>
              </w:rPr>
            </w:pPr>
            <w:r>
              <w:rPr>
                <w:bCs/>
              </w:rPr>
              <w:t>Definition / Motivation</w:t>
            </w:r>
          </w:p>
        </w:tc>
        <w:tc>
          <w:tcPr>
            <w:tcW w:w="992" w:type="dxa"/>
          </w:tcPr>
          <w:p w14:paraId="6C1DA200" w14:textId="77777777" w:rsidR="00AA03C6" w:rsidRDefault="00AA03C6" w:rsidP="002D7ACC">
            <w:pPr>
              <w:keepNext/>
            </w:pPr>
            <w:r>
              <w:rPr>
                <w:b/>
              </w:rPr>
              <w:t>Priority</w:t>
            </w:r>
          </w:p>
          <w:p w14:paraId="47DCBF4E" w14:textId="77777777" w:rsidR="00AA03C6" w:rsidRDefault="00AA03C6" w:rsidP="002D7ACC">
            <w:pPr>
              <w:pStyle w:val="figura"/>
              <w:spacing w:before="0"/>
              <w:jc w:val="left"/>
            </w:pPr>
            <w:r>
              <w:t>M</w:t>
            </w:r>
          </w:p>
        </w:tc>
        <w:tc>
          <w:tcPr>
            <w:tcW w:w="992" w:type="dxa"/>
            <w:vMerge w:val="restart"/>
          </w:tcPr>
          <w:p w14:paraId="7AA3DCFD" w14:textId="77777777" w:rsidR="00AA03C6" w:rsidRDefault="00AA03C6" w:rsidP="002D7ACC">
            <w:pPr>
              <w:pStyle w:val="Sottoparagrafo"/>
              <w:spacing w:before="0" w:after="0"/>
              <w:rPr>
                <w:bCs/>
              </w:rPr>
            </w:pPr>
            <w:r>
              <w:rPr>
                <w:bCs/>
              </w:rPr>
              <w:t>Source</w:t>
            </w:r>
          </w:p>
          <w:p w14:paraId="7B61C4F3" w14:textId="77777777" w:rsidR="00AA03C6" w:rsidRDefault="00AA03C6" w:rsidP="002D7ACC">
            <w:pPr>
              <w:keepNext/>
            </w:pPr>
            <w:r>
              <w:t>R&amp;D</w:t>
            </w:r>
            <w:r>
              <w:br/>
            </w:r>
          </w:p>
        </w:tc>
      </w:tr>
      <w:tr w:rsidR="00AA03C6" w14:paraId="114F6F30" w14:textId="77777777" w:rsidTr="002D7ACC">
        <w:trPr>
          <w:cantSplit/>
        </w:trPr>
        <w:tc>
          <w:tcPr>
            <w:tcW w:w="1350" w:type="dxa"/>
          </w:tcPr>
          <w:p w14:paraId="1C651980" w14:textId="77777777" w:rsidR="00AA03C6" w:rsidRDefault="00AA03C6" w:rsidP="00775A45">
            <w:pPr>
              <w:keepNext/>
              <w:tabs>
                <w:tab w:val="left" w:pos="5660"/>
                <w:tab w:val="left" w:pos="6820"/>
              </w:tabs>
              <w:rPr>
                <w:rFonts w:cs="Arial"/>
              </w:rPr>
            </w:pPr>
            <w:r>
              <w:rPr>
                <w:rFonts w:cs="Arial"/>
              </w:rPr>
              <w:t>FR_</w:t>
            </w:r>
            <w:r w:rsidR="00775A45">
              <w:rPr>
                <w:rFonts w:cs="Arial"/>
              </w:rPr>
              <w:t>CO</w:t>
            </w:r>
            <w:r>
              <w:rPr>
                <w:rFonts w:cs="Arial"/>
              </w:rPr>
              <w:t>_1</w:t>
            </w:r>
          </w:p>
        </w:tc>
        <w:tc>
          <w:tcPr>
            <w:tcW w:w="6305" w:type="dxa"/>
          </w:tcPr>
          <w:p w14:paraId="6D900775" w14:textId="77777777" w:rsidR="00A8781D" w:rsidRDefault="00A8781D" w:rsidP="00A8781D">
            <w:pPr>
              <w:autoSpaceDE w:val="0"/>
              <w:autoSpaceDN w:val="0"/>
              <w:adjustRightInd w:val="0"/>
            </w:pPr>
            <w:r w:rsidRPr="00A8781D">
              <w:rPr>
                <w:rFonts w:ascii="Helvetica-Bold" w:hAnsi="Helvetica-Bold" w:cs="Helvetica-Bold" w:hint="eastAsia"/>
                <w:b/>
                <w:bCs/>
                <w:szCs w:val="20"/>
                <w:lang w:val="en-US" w:eastAsia="zh-CN"/>
              </w:rPr>
              <w:t>CanOpen Slave</w:t>
            </w:r>
          </w:p>
          <w:p w14:paraId="497B0A0A" w14:textId="77777777" w:rsidR="00AA03C6" w:rsidRDefault="00775A45" w:rsidP="00AA0E20">
            <w:pPr>
              <w:pStyle w:val="ab"/>
              <w:numPr>
                <w:ilvl w:val="0"/>
                <w:numId w:val="12"/>
              </w:numPr>
              <w:autoSpaceDE w:val="0"/>
              <w:autoSpaceDN w:val="0"/>
              <w:adjustRightInd w:val="0"/>
            </w:pPr>
            <w:r w:rsidRPr="00775A45">
              <w:t xml:space="preserve">Implements the Canopennode </w:t>
            </w:r>
            <w:r w:rsidR="003941E6">
              <w:t>in</w:t>
            </w:r>
            <w:r w:rsidRPr="00775A45">
              <w:t xml:space="preserve"> the IO and 4-20mA boards.</w:t>
            </w:r>
          </w:p>
          <w:p w14:paraId="103D0943" w14:textId="77777777" w:rsidR="00775A45" w:rsidRDefault="00775A45" w:rsidP="00AA0E20">
            <w:pPr>
              <w:pStyle w:val="ab"/>
              <w:numPr>
                <w:ilvl w:val="0"/>
                <w:numId w:val="12"/>
              </w:numPr>
              <w:autoSpaceDE w:val="0"/>
              <w:autoSpaceDN w:val="0"/>
              <w:adjustRightInd w:val="0"/>
            </w:pPr>
            <w:r>
              <w:t>The eds shall be provided.</w:t>
            </w:r>
          </w:p>
          <w:p w14:paraId="10990AD6" w14:textId="77777777" w:rsidR="00775A45" w:rsidRDefault="00775A45" w:rsidP="00AA0E20">
            <w:pPr>
              <w:pStyle w:val="ab"/>
              <w:numPr>
                <w:ilvl w:val="0"/>
                <w:numId w:val="12"/>
              </w:numPr>
              <w:autoSpaceDE w:val="0"/>
              <w:autoSpaceDN w:val="0"/>
              <w:adjustRightInd w:val="0"/>
            </w:pPr>
            <w:r>
              <w:t>The hartbeat/sdo/pdo/sync function shall be support.</w:t>
            </w:r>
          </w:p>
          <w:p w14:paraId="5A416FC2" w14:textId="77777777" w:rsidR="00775A45" w:rsidRDefault="00775A45" w:rsidP="00AA0E20">
            <w:pPr>
              <w:pStyle w:val="ab"/>
              <w:numPr>
                <w:ilvl w:val="0"/>
                <w:numId w:val="12"/>
              </w:numPr>
              <w:autoSpaceDE w:val="0"/>
              <w:autoSpaceDN w:val="0"/>
              <w:adjustRightInd w:val="0"/>
            </w:pPr>
            <w:r>
              <w:t xml:space="preserve">The data exchange shall be </w:t>
            </w:r>
            <w:r w:rsidR="003941E6">
              <w:t>limited in 100 ms.</w:t>
            </w:r>
          </w:p>
          <w:p w14:paraId="1B695246" w14:textId="77777777" w:rsidR="0074511A" w:rsidRPr="0074511A" w:rsidRDefault="0074511A" w:rsidP="00AA0E20">
            <w:pPr>
              <w:pStyle w:val="ab"/>
              <w:numPr>
                <w:ilvl w:val="0"/>
                <w:numId w:val="12"/>
              </w:numPr>
              <w:autoSpaceDE w:val="0"/>
              <w:autoSpaceDN w:val="0"/>
              <w:adjustRightInd w:val="0"/>
              <w:rPr>
                <w:rFonts w:ascii="Helvetica-Bold" w:hAnsi="Helvetica-Bold" w:cs="Helvetica-Bold"/>
                <w:b/>
                <w:bCs/>
                <w:szCs w:val="20"/>
                <w:lang w:val="en-US" w:eastAsia="zh-CN"/>
              </w:rPr>
            </w:pPr>
            <w:r>
              <w:t>The led shall be used to identy the communication status and error status.</w:t>
            </w:r>
          </w:p>
        </w:tc>
        <w:tc>
          <w:tcPr>
            <w:tcW w:w="992" w:type="dxa"/>
          </w:tcPr>
          <w:p w14:paraId="32861761" w14:textId="77777777" w:rsidR="00AA03C6" w:rsidRDefault="00AA03C6" w:rsidP="002D7ACC">
            <w:pPr>
              <w:keepNext/>
              <w:rPr>
                <w:b/>
              </w:rPr>
            </w:pPr>
            <w:r>
              <w:rPr>
                <w:b/>
              </w:rPr>
              <w:t>Stability</w:t>
            </w:r>
          </w:p>
          <w:p w14:paraId="5D3BB6CF" w14:textId="77777777" w:rsidR="00AA03C6" w:rsidRDefault="00AA03C6" w:rsidP="002D7ACC">
            <w:pPr>
              <w:pStyle w:val="figura"/>
              <w:spacing w:before="0"/>
              <w:jc w:val="left"/>
            </w:pPr>
            <w:r>
              <w:t>C</w:t>
            </w:r>
          </w:p>
        </w:tc>
        <w:tc>
          <w:tcPr>
            <w:tcW w:w="992" w:type="dxa"/>
            <w:vMerge/>
          </w:tcPr>
          <w:p w14:paraId="56E1037B" w14:textId="77777777" w:rsidR="00AA03C6" w:rsidRDefault="00AA03C6" w:rsidP="002D7ACC">
            <w:pPr>
              <w:keepNext/>
            </w:pPr>
          </w:p>
        </w:tc>
      </w:tr>
    </w:tbl>
    <w:p w14:paraId="2F692E53" w14:textId="77777777" w:rsidR="00AA03C6" w:rsidRDefault="00AA03C6" w:rsidP="00AA03C6">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350"/>
        <w:gridCol w:w="6305"/>
        <w:gridCol w:w="992"/>
        <w:gridCol w:w="992"/>
      </w:tblGrid>
      <w:tr w:rsidR="00AA03C6" w14:paraId="239D5AD1" w14:textId="77777777" w:rsidTr="002D7ACC">
        <w:trPr>
          <w:cantSplit/>
          <w:trHeight w:val="519"/>
          <w:tblHeader/>
        </w:trPr>
        <w:tc>
          <w:tcPr>
            <w:tcW w:w="1350" w:type="dxa"/>
          </w:tcPr>
          <w:p w14:paraId="7122EE3B" w14:textId="77777777" w:rsidR="00AA03C6" w:rsidRDefault="00AA03C6" w:rsidP="002D7ACC">
            <w:pPr>
              <w:pStyle w:val="Sottoparagrafo"/>
              <w:spacing w:before="0" w:after="0"/>
              <w:rPr>
                <w:bCs/>
              </w:rPr>
            </w:pPr>
            <w:r>
              <w:rPr>
                <w:bCs/>
              </w:rPr>
              <w:t>Ident.</w:t>
            </w:r>
          </w:p>
        </w:tc>
        <w:tc>
          <w:tcPr>
            <w:tcW w:w="6305" w:type="dxa"/>
          </w:tcPr>
          <w:p w14:paraId="641A4398" w14:textId="77777777" w:rsidR="00AA03C6" w:rsidRDefault="00AA03C6" w:rsidP="002D7ACC">
            <w:pPr>
              <w:pStyle w:val="Sottoparagrafo"/>
              <w:spacing w:before="0" w:after="0"/>
              <w:rPr>
                <w:bCs/>
              </w:rPr>
            </w:pPr>
            <w:r>
              <w:rPr>
                <w:bCs/>
              </w:rPr>
              <w:t>Definition / Motivation</w:t>
            </w:r>
          </w:p>
        </w:tc>
        <w:tc>
          <w:tcPr>
            <w:tcW w:w="992" w:type="dxa"/>
          </w:tcPr>
          <w:p w14:paraId="5EA0094A" w14:textId="77777777" w:rsidR="00AA03C6" w:rsidRDefault="00AA03C6" w:rsidP="002D7ACC">
            <w:pPr>
              <w:keepNext/>
            </w:pPr>
            <w:r>
              <w:rPr>
                <w:b/>
              </w:rPr>
              <w:t>Priority</w:t>
            </w:r>
          </w:p>
          <w:p w14:paraId="3C914B60" w14:textId="77777777" w:rsidR="00AA03C6" w:rsidRDefault="00AA03C6" w:rsidP="002D7ACC">
            <w:pPr>
              <w:pStyle w:val="figura"/>
              <w:spacing w:before="0"/>
              <w:jc w:val="left"/>
            </w:pPr>
            <w:r>
              <w:t>M</w:t>
            </w:r>
          </w:p>
        </w:tc>
        <w:tc>
          <w:tcPr>
            <w:tcW w:w="992" w:type="dxa"/>
            <w:vMerge w:val="restart"/>
          </w:tcPr>
          <w:p w14:paraId="2D058681" w14:textId="77777777" w:rsidR="00AA03C6" w:rsidRDefault="00AA03C6" w:rsidP="002D7ACC">
            <w:pPr>
              <w:pStyle w:val="Sottoparagrafo"/>
              <w:spacing w:before="0" w:after="0"/>
              <w:rPr>
                <w:bCs/>
              </w:rPr>
            </w:pPr>
            <w:r>
              <w:rPr>
                <w:bCs/>
              </w:rPr>
              <w:t>Source</w:t>
            </w:r>
          </w:p>
          <w:p w14:paraId="4805DA87" w14:textId="77777777" w:rsidR="00AA03C6" w:rsidRDefault="00AA03C6" w:rsidP="002D7ACC">
            <w:pPr>
              <w:keepNext/>
            </w:pPr>
            <w:r>
              <w:t>R&amp;D</w:t>
            </w:r>
            <w:r>
              <w:br/>
            </w:r>
          </w:p>
        </w:tc>
      </w:tr>
      <w:tr w:rsidR="00AA03C6" w14:paraId="3EAE204D" w14:textId="77777777" w:rsidTr="002D7ACC">
        <w:trPr>
          <w:cantSplit/>
        </w:trPr>
        <w:tc>
          <w:tcPr>
            <w:tcW w:w="1350" w:type="dxa"/>
          </w:tcPr>
          <w:p w14:paraId="66B1BB5F" w14:textId="77777777" w:rsidR="00AA03C6" w:rsidRDefault="00775A45" w:rsidP="00A8781D">
            <w:pPr>
              <w:keepNext/>
              <w:tabs>
                <w:tab w:val="left" w:pos="5660"/>
                <w:tab w:val="left" w:pos="6820"/>
              </w:tabs>
              <w:rPr>
                <w:rFonts w:cs="Arial"/>
              </w:rPr>
            </w:pPr>
            <w:r>
              <w:rPr>
                <w:rFonts w:cs="Arial"/>
              </w:rPr>
              <w:t>FR_CO_</w:t>
            </w:r>
            <w:r w:rsidR="00A8781D">
              <w:rPr>
                <w:rFonts w:cs="Arial"/>
              </w:rPr>
              <w:t>2</w:t>
            </w:r>
          </w:p>
        </w:tc>
        <w:tc>
          <w:tcPr>
            <w:tcW w:w="6305" w:type="dxa"/>
          </w:tcPr>
          <w:p w14:paraId="4B6E153C" w14:textId="77777777" w:rsidR="00A8781D" w:rsidRPr="00A8781D" w:rsidRDefault="00A8781D" w:rsidP="00A8781D">
            <w:pPr>
              <w:autoSpaceDE w:val="0"/>
              <w:autoSpaceDN w:val="0"/>
              <w:adjustRightInd w:val="0"/>
              <w:rPr>
                <w:rFonts w:ascii="Helvetica-Bold" w:hAnsi="Helvetica-Bold" w:cs="Helvetica-Bold"/>
                <w:b/>
                <w:bCs/>
                <w:szCs w:val="20"/>
                <w:lang w:val="en-US" w:eastAsia="zh-CN"/>
              </w:rPr>
            </w:pPr>
            <w:r w:rsidRPr="00A8781D">
              <w:rPr>
                <w:rFonts w:ascii="Helvetica-Bold" w:hAnsi="Helvetica-Bold" w:cs="Helvetica-Bold" w:hint="eastAsia"/>
                <w:b/>
                <w:bCs/>
                <w:szCs w:val="20"/>
                <w:lang w:val="en-US" w:eastAsia="zh-CN"/>
              </w:rPr>
              <w:t xml:space="preserve">CanOpen </w:t>
            </w:r>
            <w:r>
              <w:rPr>
                <w:rFonts w:ascii="Helvetica-Bold" w:hAnsi="Helvetica-Bold" w:cs="Helvetica-Bold"/>
                <w:b/>
                <w:bCs/>
                <w:szCs w:val="20"/>
                <w:lang w:val="en-US" w:eastAsia="zh-CN"/>
              </w:rPr>
              <w:t>Master</w:t>
            </w:r>
            <w:r w:rsidRPr="00A8781D">
              <w:rPr>
                <w:rFonts w:ascii="Helvetica-Bold" w:hAnsi="Helvetica-Bold" w:cs="Helvetica-Bold"/>
                <w:b/>
                <w:bCs/>
                <w:szCs w:val="20"/>
                <w:lang w:val="en-US" w:eastAsia="zh-CN"/>
              </w:rPr>
              <w:t xml:space="preserve"> </w:t>
            </w:r>
          </w:p>
          <w:p w14:paraId="593183F3" w14:textId="77777777" w:rsidR="00AA03C6" w:rsidRPr="0074511A" w:rsidRDefault="003941E6" w:rsidP="00AA0E20">
            <w:pPr>
              <w:pStyle w:val="ab"/>
              <w:numPr>
                <w:ilvl w:val="0"/>
                <w:numId w:val="13"/>
              </w:numPr>
              <w:autoSpaceDE w:val="0"/>
              <w:autoSpaceDN w:val="0"/>
              <w:adjustRightInd w:val="0"/>
            </w:pPr>
            <w:r w:rsidRPr="0074511A">
              <w:t>I</w:t>
            </w:r>
            <w:r w:rsidR="004A76D3">
              <w:t>mplements the C</w:t>
            </w:r>
            <w:r w:rsidRPr="0074511A">
              <w:t>anopensocket in control &amp; measure board.</w:t>
            </w:r>
          </w:p>
          <w:p w14:paraId="5B9FE35B" w14:textId="77777777" w:rsidR="003941E6" w:rsidRDefault="003941E6" w:rsidP="00AA0E20">
            <w:pPr>
              <w:pStyle w:val="ab"/>
              <w:numPr>
                <w:ilvl w:val="0"/>
                <w:numId w:val="13"/>
              </w:numPr>
              <w:autoSpaceDE w:val="0"/>
              <w:autoSpaceDN w:val="0"/>
              <w:adjustRightInd w:val="0"/>
            </w:pPr>
            <w:r w:rsidRPr="0074511A">
              <w:t>The NMT/</w:t>
            </w:r>
            <w:r>
              <w:t xml:space="preserve"> hartbeat/sdo/pdo/sync function shall be support.</w:t>
            </w:r>
          </w:p>
          <w:p w14:paraId="1FE21159" w14:textId="77777777" w:rsidR="003941E6" w:rsidRPr="004A76D3" w:rsidRDefault="0074511A" w:rsidP="00AA0E20">
            <w:pPr>
              <w:pStyle w:val="ab"/>
              <w:numPr>
                <w:ilvl w:val="0"/>
                <w:numId w:val="13"/>
              </w:numPr>
              <w:autoSpaceDE w:val="0"/>
              <w:autoSpaceDN w:val="0"/>
              <w:adjustRightInd w:val="0"/>
              <w:rPr>
                <w:rFonts w:ascii="Helvetica" w:hAnsi="Helvetica" w:cs="Helvetica"/>
                <w:szCs w:val="20"/>
                <w:lang w:eastAsia="zh-CN"/>
              </w:rPr>
            </w:pPr>
            <w:r w:rsidRPr="0074511A">
              <w:t xml:space="preserve">The </w:t>
            </w:r>
            <w:r w:rsidR="004A76D3">
              <w:t>master shall be able to found the devices connected.</w:t>
            </w:r>
          </w:p>
          <w:p w14:paraId="3EC03D67" w14:textId="77777777" w:rsidR="004A76D3" w:rsidRPr="004A76D3" w:rsidRDefault="004A76D3" w:rsidP="00AA0E20">
            <w:pPr>
              <w:pStyle w:val="ab"/>
              <w:numPr>
                <w:ilvl w:val="0"/>
                <w:numId w:val="13"/>
              </w:numPr>
              <w:autoSpaceDE w:val="0"/>
              <w:autoSpaceDN w:val="0"/>
              <w:adjustRightInd w:val="0"/>
              <w:rPr>
                <w:rFonts w:ascii="Helvetica" w:hAnsi="Helvetica" w:cs="Helvetica"/>
                <w:szCs w:val="20"/>
                <w:lang w:eastAsia="zh-CN"/>
              </w:rPr>
            </w:pPr>
            <w:r>
              <w:t>The master shall be able to find the communication or device error and issue the error/warning.</w:t>
            </w:r>
          </w:p>
          <w:p w14:paraId="7000697D" w14:textId="77777777" w:rsidR="004A76D3" w:rsidRPr="0074511A" w:rsidRDefault="004A76D3" w:rsidP="00AA0E20">
            <w:pPr>
              <w:pStyle w:val="ab"/>
              <w:numPr>
                <w:ilvl w:val="0"/>
                <w:numId w:val="13"/>
              </w:numPr>
              <w:autoSpaceDE w:val="0"/>
              <w:autoSpaceDN w:val="0"/>
              <w:adjustRightInd w:val="0"/>
              <w:rPr>
                <w:rFonts w:ascii="Helvetica" w:hAnsi="Helvetica" w:cs="Helvetica"/>
                <w:szCs w:val="20"/>
                <w:lang w:eastAsia="zh-CN"/>
              </w:rPr>
            </w:pPr>
            <w:r>
              <w:t>The master could be configured outside for the data mapping and IO actions.</w:t>
            </w:r>
          </w:p>
        </w:tc>
        <w:tc>
          <w:tcPr>
            <w:tcW w:w="992" w:type="dxa"/>
          </w:tcPr>
          <w:p w14:paraId="5ADBCEC7" w14:textId="77777777" w:rsidR="00AA03C6" w:rsidRDefault="00AA03C6" w:rsidP="002D7ACC">
            <w:pPr>
              <w:keepNext/>
              <w:rPr>
                <w:b/>
              </w:rPr>
            </w:pPr>
            <w:r>
              <w:rPr>
                <w:b/>
              </w:rPr>
              <w:t>Stability</w:t>
            </w:r>
          </w:p>
          <w:p w14:paraId="3D989790" w14:textId="77777777" w:rsidR="00AA03C6" w:rsidRDefault="00AA03C6" w:rsidP="002D7ACC">
            <w:pPr>
              <w:pStyle w:val="figura"/>
              <w:spacing w:before="0"/>
              <w:jc w:val="left"/>
            </w:pPr>
            <w:r>
              <w:t>C</w:t>
            </w:r>
          </w:p>
        </w:tc>
        <w:tc>
          <w:tcPr>
            <w:tcW w:w="992" w:type="dxa"/>
            <w:vMerge/>
          </w:tcPr>
          <w:p w14:paraId="21FB3F0A" w14:textId="77777777" w:rsidR="00AA03C6" w:rsidRDefault="00AA03C6" w:rsidP="002D7ACC">
            <w:pPr>
              <w:keepNext/>
            </w:pPr>
          </w:p>
        </w:tc>
      </w:tr>
    </w:tbl>
    <w:p w14:paraId="3919F042" w14:textId="77777777" w:rsidR="00AA03C6" w:rsidRDefault="00AA03C6" w:rsidP="00AA03C6">
      <w:pPr>
        <w:rPr>
          <w:color w:val="000000"/>
          <w:lang w:val="en-GB"/>
        </w:rPr>
      </w:pPr>
    </w:p>
    <w:p w14:paraId="3322D5FD" w14:textId="77777777" w:rsidR="002D7ACC" w:rsidRDefault="008859C3" w:rsidP="008859C3">
      <w:pPr>
        <w:pStyle w:val="2"/>
        <w:rPr>
          <w:lang w:val="fr-FR" w:eastAsia="zh-CN"/>
        </w:rPr>
      </w:pPr>
      <w:bookmarkStart w:id="60" w:name="_Toc466386107"/>
      <w:r>
        <w:rPr>
          <w:rFonts w:hint="eastAsia"/>
          <w:lang w:val="fr-FR" w:eastAsia="zh-CN"/>
        </w:rPr>
        <w:lastRenderedPageBreak/>
        <w:t xml:space="preserve">History </w:t>
      </w:r>
      <w:r w:rsidRPr="008859C3">
        <w:rPr>
          <w:lang w:val="en-GB"/>
        </w:rPr>
        <w:t>Data</w:t>
      </w:r>
      <w:bookmarkEnd w:id="60"/>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859C3" w:rsidRPr="00827231" w14:paraId="77386100" w14:textId="77777777" w:rsidTr="006D3521">
        <w:trPr>
          <w:cantSplit/>
          <w:trHeight w:val="519"/>
          <w:tblHeader/>
        </w:trPr>
        <w:tc>
          <w:tcPr>
            <w:tcW w:w="1276" w:type="dxa"/>
          </w:tcPr>
          <w:p w14:paraId="5A7825B9" w14:textId="77777777" w:rsidR="008859C3" w:rsidRPr="00827231" w:rsidRDefault="008859C3" w:rsidP="006D3521">
            <w:pPr>
              <w:pStyle w:val="Sottoparagrafo"/>
              <w:spacing w:before="0" w:after="0"/>
              <w:rPr>
                <w:bCs/>
              </w:rPr>
            </w:pPr>
            <w:r w:rsidRPr="00827231">
              <w:rPr>
                <w:bCs/>
              </w:rPr>
              <w:t>Ident.</w:t>
            </w:r>
          </w:p>
        </w:tc>
        <w:tc>
          <w:tcPr>
            <w:tcW w:w="6379" w:type="dxa"/>
          </w:tcPr>
          <w:p w14:paraId="4E4C09BD" w14:textId="77777777" w:rsidR="008859C3" w:rsidRPr="00827231" w:rsidRDefault="008859C3" w:rsidP="006D3521">
            <w:pPr>
              <w:pStyle w:val="Sottoparagrafo"/>
              <w:spacing w:before="0" w:after="0"/>
              <w:rPr>
                <w:bCs/>
              </w:rPr>
            </w:pPr>
            <w:r w:rsidRPr="00827231">
              <w:rPr>
                <w:bCs/>
              </w:rPr>
              <w:t>Definition / Motivation</w:t>
            </w:r>
          </w:p>
        </w:tc>
        <w:tc>
          <w:tcPr>
            <w:tcW w:w="992" w:type="dxa"/>
          </w:tcPr>
          <w:p w14:paraId="561E8834" w14:textId="77777777" w:rsidR="008859C3" w:rsidRPr="00827231" w:rsidRDefault="008859C3" w:rsidP="006D3521">
            <w:pPr>
              <w:keepNext/>
            </w:pPr>
            <w:r w:rsidRPr="00827231">
              <w:rPr>
                <w:b/>
              </w:rPr>
              <w:t>Priority</w:t>
            </w:r>
          </w:p>
          <w:p w14:paraId="6C5C05FC" w14:textId="77777777" w:rsidR="008859C3" w:rsidRPr="00827231" w:rsidRDefault="008859C3" w:rsidP="006D3521">
            <w:pPr>
              <w:pStyle w:val="figura"/>
              <w:spacing w:before="0"/>
              <w:jc w:val="left"/>
            </w:pPr>
            <w:r w:rsidRPr="00827231">
              <w:t>M</w:t>
            </w:r>
          </w:p>
        </w:tc>
        <w:tc>
          <w:tcPr>
            <w:tcW w:w="992" w:type="dxa"/>
            <w:vMerge w:val="restart"/>
          </w:tcPr>
          <w:p w14:paraId="215E7F3F" w14:textId="77777777" w:rsidR="008859C3" w:rsidRPr="00827231" w:rsidRDefault="008859C3" w:rsidP="006D3521">
            <w:pPr>
              <w:pStyle w:val="Sottoparagrafo"/>
              <w:spacing w:before="0" w:after="0"/>
              <w:rPr>
                <w:bCs/>
              </w:rPr>
            </w:pPr>
            <w:r w:rsidRPr="00827231">
              <w:rPr>
                <w:bCs/>
              </w:rPr>
              <w:t>Source</w:t>
            </w:r>
          </w:p>
          <w:p w14:paraId="4144608A" w14:textId="77777777" w:rsidR="008859C3" w:rsidRPr="00827231" w:rsidRDefault="008859C3" w:rsidP="006D3521">
            <w:pPr>
              <w:keepNext/>
            </w:pPr>
            <w:r w:rsidRPr="00827231">
              <w:t>R&amp;D</w:t>
            </w:r>
            <w:r w:rsidRPr="00827231">
              <w:br/>
            </w:r>
          </w:p>
        </w:tc>
      </w:tr>
      <w:tr w:rsidR="008859C3" w:rsidRPr="00827231" w14:paraId="66C93761" w14:textId="77777777" w:rsidTr="006D3521">
        <w:trPr>
          <w:cantSplit/>
        </w:trPr>
        <w:tc>
          <w:tcPr>
            <w:tcW w:w="1276" w:type="dxa"/>
          </w:tcPr>
          <w:p w14:paraId="48EE3928" w14:textId="77777777" w:rsidR="008859C3" w:rsidRPr="00827231" w:rsidRDefault="008859C3" w:rsidP="008859C3">
            <w:pPr>
              <w:keepNext/>
              <w:tabs>
                <w:tab w:val="left" w:pos="5660"/>
                <w:tab w:val="left" w:pos="6820"/>
              </w:tabs>
              <w:rPr>
                <w:rFonts w:cs="Arial"/>
              </w:rPr>
            </w:pPr>
            <w:r w:rsidRPr="00827231">
              <w:rPr>
                <w:rFonts w:cs="Arial"/>
              </w:rPr>
              <w:t>FR_</w:t>
            </w:r>
            <w:r>
              <w:rPr>
                <w:rFonts w:cs="Arial"/>
              </w:rPr>
              <w:t>HD</w:t>
            </w:r>
            <w:r w:rsidRPr="00827231">
              <w:rPr>
                <w:rFonts w:cs="Arial"/>
              </w:rPr>
              <w:t>_</w:t>
            </w:r>
            <w:r>
              <w:rPr>
                <w:rFonts w:cs="Arial"/>
              </w:rPr>
              <w:t>1</w:t>
            </w:r>
          </w:p>
        </w:tc>
        <w:tc>
          <w:tcPr>
            <w:tcW w:w="6379" w:type="dxa"/>
          </w:tcPr>
          <w:p w14:paraId="76138C9E" w14:textId="77777777" w:rsidR="008859C3" w:rsidRDefault="00A8781D" w:rsidP="006D3521">
            <w:pPr>
              <w:autoSpaceDE w:val="0"/>
              <w:autoSpaceDN w:val="0"/>
              <w:adjustRightInd w:val="0"/>
              <w:rPr>
                <w:b/>
                <w:lang w:val="en-US" w:eastAsia="zh-CN"/>
              </w:rPr>
            </w:pPr>
            <w:r>
              <w:rPr>
                <w:b/>
                <w:lang w:val="en-US" w:eastAsia="zh-CN"/>
              </w:rPr>
              <w:t>M</w:t>
            </w:r>
            <w:r w:rsidR="008859C3" w:rsidRPr="008859C3">
              <w:rPr>
                <w:b/>
                <w:lang w:val="en-US" w:eastAsia="zh-CN"/>
              </w:rPr>
              <w:t>easurement result</w:t>
            </w:r>
          </w:p>
          <w:p w14:paraId="6706887A" w14:textId="77777777" w:rsidR="008859C3" w:rsidRDefault="008859C3" w:rsidP="0093213A">
            <w:pPr>
              <w:pStyle w:val="ab"/>
              <w:numPr>
                <w:ilvl w:val="0"/>
                <w:numId w:val="34"/>
              </w:numPr>
              <w:autoSpaceDE w:val="0"/>
              <w:autoSpaceDN w:val="0"/>
              <w:adjustRightInd w:val="0"/>
            </w:pPr>
            <w:r>
              <w:t xml:space="preserve">Shall save at least 20,000 </w:t>
            </w:r>
            <w:r>
              <w:rPr>
                <w:rFonts w:hint="eastAsia"/>
              </w:rPr>
              <w:t xml:space="preserve">circulated </w:t>
            </w:r>
            <w:r>
              <w:t>records.</w:t>
            </w:r>
          </w:p>
          <w:p w14:paraId="00AE8C90" w14:textId="77777777" w:rsidR="008859C3" w:rsidRDefault="008859C3" w:rsidP="0093213A">
            <w:pPr>
              <w:pStyle w:val="ab"/>
              <w:numPr>
                <w:ilvl w:val="0"/>
                <w:numId w:val="34"/>
              </w:numPr>
              <w:autoSpaceDE w:val="0"/>
              <w:autoSpaceDN w:val="0"/>
              <w:adjustRightInd w:val="0"/>
            </w:pPr>
            <w:r>
              <w:t>The data log shall include:</w:t>
            </w:r>
          </w:p>
          <w:p w14:paraId="4353146E" w14:textId="77777777" w:rsidR="008859C3" w:rsidRDefault="008859C3" w:rsidP="0093213A">
            <w:pPr>
              <w:pStyle w:val="ab"/>
              <w:keepNext/>
              <w:numPr>
                <w:ilvl w:val="0"/>
                <w:numId w:val="35"/>
              </w:numPr>
            </w:pPr>
            <w:r>
              <w:rPr>
                <w:rFonts w:hint="eastAsia"/>
              </w:rPr>
              <w:t>T</w:t>
            </w:r>
            <w:r>
              <w:t xml:space="preserve">ime, </w:t>
            </w:r>
            <w:ins w:id="61" w:author="Dell" w:date="2016-11-08T22:04:00Z">
              <w:r w:rsidR="00E943AF">
                <w:rPr>
                  <w:rFonts w:hint="eastAsia"/>
                  <w:lang w:eastAsia="zh-CN"/>
                </w:rPr>
                <w:t>Date</w:t>
              </w:r>
            </w:ins>
          </w:p>
          <w:p w14:paraId="65438891" w14:textId="77777777" w:rsidR="008859C3" w:rsidRDefault="008859C3" w:rsidP="0093213A">
            <w:pPr>
              <w:pStyle w:val="ab"/>
              <w:keepNext/>
              <w:numPr>
                <w:ilvl w:val="0"/>
                <w:numId w:val="35"/>
              </w:numPr>
            </w:pPr>
            <w:r>
              <w:t xml:space="preserve">Measurement data, </w:t>
            </w:r>
          </w:p>
          <w:p w14:paraId="6ADB085A" w14:textId="77777777" w:rsidR="008859C3" w:rsidRDefault="008859C3" w:rsidP="0093213A">
            <w:pPr>
              <w:pStyle w:val="ab"/>
              <w:keepNext/>
              <w:numPr>
                <w:ilvl w:val="0"/>
                <w:numId w:val="35"/>
              </w:numPr>
            </w:pPr>
            <w:r>
              <w:t xml:space="preserve">Original signal (4 ABSs), </w:t>
            </w:r>
          </w:p>
          <w:p w14:paraId="6FDC5130" w14:textId="77777777" w:rsidR="008859C3" w:rsidRDefault="008859C3" w:rsidP="0093213A">
            <w:pPr>
              <w:pStyle w:val="ab"/>
              <w:keepNext/>
              <w:numPr>
                <w:ilvl w:val="0"/>
                <w:numId w:val="35"/>
              </w:numPr>
            </w:pPr>
            <w:r>
              <w:t>Temperature</w:t>
            </w:r>
            <w:r>
              <w:rPr>
                <w:rFonts w:hint="eastAsia"/>
              </w:rPr>
              <w:t xml:space="preserve">s, </w:t>
            </w:r>
          </w:p>
          <w:p w14:paraId="72239F3D" w14:textId="77777777" w:rsidR="008859C3" w:rsidRDefault="008859C3" w:rsidP="0093213A">
            <w:pPr>
              <w:pStyle w:val="ab"/>
              <w:keepNext/>
              <w:numPr>
                <w:ilvl w:val="0"/>
                <w:numId w:val="35"/>
              </w:numPr>
            </w:pPr>
            <w:r>
              <w:rPr>
                <w:rFonts w:hint="eastAsia"/>
              </w:rPr>
              <w:t>Accompany calibration curve (offset/slope)</w:t>
            </w:r>
            <w:ins w:id="62" w:author="Dell" w:date="2016-11-08T22:04:00Z">
              <w:r w:rsidR="00E943AF">
                <w:rPr>
                  <w:rFonts w:hint="eastAsia"/>
                  <w:lang w:eastAsia="zh-CN"/>
                </w:rPr>
                <w:t xml:space="preserve">, </w:t>
              </w:r>
              <w:r w:rsidR="00E943AF" w:rsidRPr="000315B7">
                <w:rPr>
                  <w:lang w:eastAsia="zh-CN"/>
                </w:rPr>
                <w:t>Range</w:t>
              </w:r>
            </w:ins>
            <w:ins w:id="63" w:author="Liu, April(Yuanyuan)" w:date="2016-11-09T08:53:00Z">
              <w:r w:rsidR="00C106AE" w:rsidRPr="00CE366E">
                <w:rPr>
                  <w:rFonts w:hint="eastAsia"/>
                  <w:lang w:eastAsia="zh-CN"/>
                  <w:rPrChange w:id="64" w:author="Li, Paul(Peng)" w:date="2016-11-09T13:50:00Z">
                    <w:rPr>
                      <w:rFonts w:hint="eastAsia"/>
                      <w:highlight w:val="green"/>
                      <w:lang w:eastAsia="zh-CN"/>
                    </w:rPr>
                  </w:rPrChange>
                </w:rPr>
                <w:t>，</w:t>
              </w:r>
              <w:r w:rsidR="00C106AE" w:rsidRPr="00CE366E">
                <w:rPr>
                  <w:lang w:eastAsia="zh-CN"/>
                  <w:rPrChange w:id="65" w:author="Li, Paul(Peng)" w:date="2016-11-09T13:50:00Z">
                    <w:rPr>
                      <w:highlight w:val="green"/>
                      <w:lang w:eastAsia="zh-CN"/>
                    </w:rPr>
                  </w:rPrChange>
                </w:rPr>
                <w:t>factor,offset</w:t>
              </w:r>
            </w:ins>
          </w:p>
          <w:p w14:paraId="5BA0CA4A" w14:textId="77777777" w:rsidR="008859C3" w:rsidRDefault="008859C3" w:rsidP="0093213A">
            <w:pPr>
              <w:pStyle w:val="ab"/>
              <w:keepNext/>
              <w:numPr>
                <w:ilvl w:val="0"/>
                <w:numId w:val="35"/>
              </w:numPr>
              <w:rPr>
                <w:ins w:id="66" w:author="Li, Paul(Peng)" w:date="2016-11-09T12:08:00Z"/>
              </w:rPr>
            </w:pPr>
            <w:r>
              <w:t>D</w:t>
            </w:r>
            <w:r>
              <w:rPr>
                <w:rFonts w:hint="eastAsia"/>
              </w:rPr>
              <w:t>ilution factor (for extend measurement range model)</w:t>
            </w:r>
          </w:p>
          <w:p w14:paraId="25FFA994" w14:textId="79FFF37D" w:rsidR="00570D52" w:rsidRPr="000315B7" w:rsidRDefault="00570D52" w:rsidP="0093213A">
            <w:pPr>
              <w:pStyle w:val="ab"/>
              <w:keepNext/>
              <w:numPr>
                <w:ilvl w:val="0"/>
                <w:numId w:val="35"/>
              </w:numPr>
            </w:pPr>
            <w:ins w:id="67" w:author="Li, Paul(Peng)" w:date="2016-11-09T12:08:00Z">
              <w:r w:rsidRPr="000315B7">
                <w:t>Tag of measure</w:t>
              </w:r>
            </w:ins>
            <w:ins w:id="68" w:author="Li, Paul(Peng)" w:date="2016-11-09T13:49:00Z">
              <w:r w:rsidR="00CE366E" w:rsidRPr="00CE366E">
                <w:rPr>
                  <w:rPrChange w:id="69" w:author="Li, Paul(Peng)" w:date="2016-11-09T13:49:00Z">
                    <w:rPr>
                      <w:highlight w:val="yellow"/>
                    </w:rPr>
                  </w:rPrChange>
                </w:rPr>
                <w:t>ment</w:t>
              </w:r>
            </w:ins>
            <w:ins w:id="70" w:author="Li, Paul(Peng)" w:date="2016-11-09T12:08:00Z">
              <w:r w:rsidRPr="000315B7">
                <w:t>.</w:t>
              </w:r>
            </w:ins>
          </w:p>
          <w:p w14:paraId="427D5EB6" w14:textId="77777777" w:rsidR="00A84096" w:rsidRDefault="00A84096" w:rsidP="0093213A">
            <w:pPr>
              <w:pStyle w:val="ab"/>
              <w:numPr>
                <w:ilvl w:val="0"/>
                <w:numId w:val="34"/>
              </w:numPr>
              <w:autoSpaceDE w:val="0"/>
              <w:autoSpaceDN w:val="0"/>
              <w:adjustRightInd w:val="0"/>
            </w:pPr>
            <w:r>
              <w:t>Log shall be read back by special CMDs</w:t>
            </w:r>
          </w:p>
          <w:p w14:paraId="5EA7402F" w14:textId="77777777" w:rsidR="00A84096" w:rsidRPr="008859C3" w:rsidRDefault="00A84096" w:rsidP="008859C3">
            <w:pPr>
              <w:autoSpaceDE w:val="0"/>
              <w:autoSpaceDN w:val="0"/>
              <w:adjustRightInd w:val="0"/>
              <w:rPr>
                <w:rFonts w:cs="Arial"/>
                <w:lang w:val="en-US"/>
              </w:rPr>
            </w:pPr>
          </w:p>
        </w:tc>
        <w:tc>
          <w:tcPr>
            <w:tcW w:w="992" w:type="dxa"/>
          </w:tcPr>
          <w:p w14:paraId="515643A2" w14:textId="77777777" w:rsidR="008859C3" w:rsidRPr="00827231" w:rsidRDefault="008859C3" w:rsidP="006D3521">
            <w:pPr>
              <w:keepNext/>
              <w:rPr>
                <w:b/>
              </w:rPr>
            </w:pPr>
            <w:r w:rsidRPr="00827231">
              <w:rPr>
                <w:b/>
              </w:rPr>
              <w:t>Stability</w:t>
            </w:r>
          </w:p>
          <w:p w14:paraId="756D81A7" w14:textId="77777777" w:rsidR="008859C3" w:rsidRPr="00827231" w:rsidRDefault="008859C3" w:rsidP="006D3521">
            <w:pPr>
              <w:pStyle w:val="figura"/>
              <w:spacing w:before="0"/>
              <w:jc w:val="left"/>
            </w:pPr>
            <w:r w:rsidRPr="00827231">
              <w:t>C</w:t>
            </w:r>
          </w:p>
        </w:tc>
        <w:tc>
          <w:tcPr>
            <w:tcW w:w="992" w:type="dxa"/>
            <w:vMerge/>
          </w:tcPr>
          <w:p w14:paraId="0513E1C7" w14:textId="77777777" w:rsidR="008859C3" w:rsidRPr="00827231" w:rsidRDefault="008859C3" w:rsidP="006D3521">
            <w:pPr>
              <w:keepNext/>
            </w:pPr>
          </w:p>
        </w:tc>
      </w:tr>
    </w:tbl>
    <w:p w14:paraId="505E64E5" w14:textId="77777777" w:rsidR="00AA03C6" w:rsidRDefault="00AA03C6" w:rsidP="00AA03C6">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859C3" w:rsidRPr="00827231" w14:paraId="7D48890C" w14:textId="77777777" w:rsidTr="006D3521">
        <w:trPr>
          <w:cantSplit/>
          <w:trHeight w:val="519"/>
          <w:tblHeader/>
        </w:trPr>
        <w:tc>
          <w:tcPr>
            <w:tcW w:w="1276" w:type="dxa"/>
          </w:tcPr>
          <w:p w14:paraId="50518B2B" w14:textId="77777777" w:rsidR="008859C3" w:rsidRPr="00827231" w:rsidRDefault="008859C3" w:rsidP="006D3521">
            <w:pPr>
              <w:pStyle w:val="Sottoparagrafo"/>
              <w:spacing w:before="0" w:after="0"/>
              <w:rPr>
                <w:bCs/>
              </w:rPr>
            </w:pPr>
            <w:r w:rsidRPr="00827231">
              <w:rPr>
                <w:bCs/>
              </w:rPr>
              <w:t>Ident.</w:t>
            </w:r>
          </w:p>
        </w:tc>
        <w:tc>
          <w:tcPr>
            <w:tcW w:w="6379" w:type="dxa"/>
          </w:tcPr>
          <w:p w14:paraId="6354D2A0" w14:textId="77777777" w:rsidR="008859C3" w:rsidRPr="00827231" w:rsidRDefault="008859C3" w:rsidP="006D3521">
            <w:pPr>
              <w:pStyle w:val="Sottoparagrafo"/>
              <w:spacing w:before="0" w:after="0"/>
              <w:rPr>
                <w:bCs/>
              </w:rPr>
            </w:pPr>
            <w:r w:rsidRPr="00827231">
              <w:rPr>
                <w:bCs/>
              </w:rPr>
              <w:t>Definition / Motivation</w:t>
            </w:r>
          </w:p>
        </w:tc>
        <w:tc>
          <w:tcPr>
            <w:tcW w:w="992" w:type="dxa"/>
          </w:tcPr>
          <w:p w14:paraId="48213471" w14:textId="77777777" w:rsidR="008859C3" w:rsidRPr="00827231" w:rsidRDefault="008859C3" w:rsidP="006D3521">
            <w:pPr>
              <w:keepNext/>
            </w:pPr>
            <w:r w:rsidRPr="00827231">
              <w:rPr>
                <w:b/>
              </w:rPr>
              <w:t>Priority</w:t>
            </w:r>
          </w:p>
          <w:p w14:paraId="3CE5B79B" w14:textId="77777777" w:rsidR="008859C3" w:rsidRPr="00827231" w:rsidRDefault="008859C3" w:rsidP="006D3521">
            <w:pPr>
              <w:pStyle w:val="figura"/>
              <w:spacing w:before="0"/>
              <w:jc w:val="left"/>
            </w:pPr>
            <w:r w:rsidRPr="00827231">
              <w:t>M</w:t>
            </w:r>
          </w:p>
        </w:tc>
        <w:tc>
          <w:tcPr>
            <w:tcW w:w="992" w:type="dxa"/>
            <w:vMerge w:val="restart"/>
          </w:tcPr>
          <w:p w14:paraId="53C18601" w14:textId="77777777" w:rsidR="008859C3" w:rsidRPr="00827231" w:rsidRDefault="008859C3" w:rsidP="006D3521">
            <w:pPr>
              <w:pStyle w:val="Sottoparagrafo"/>
              <w:spacing w:before="0" w:after="0"/>
              <w:rPr>
                <w:bCs/>
              </w:rPr>
            </w:pPr>
            <w:r w:rsidRPr="00827231">
              <w:rPr>
                <w:bCs/>
              </w:rPr>
              <w:t>Source</w:t>
            </w:r>
          </w:p>
          <w:p w14:paraId="423EC641" w14:textId="77777777" w:rsidR="008859C3" w:rsidRPr="00827231" w:rsidRDefault="008859C3" w:rsidP="006D3521">
            <w:pPr>
              <w:keepNext/>
            </w:pPr>
            <w:r w:rsidRPr="00827231">
              <w:t>R&amp;D</w:t>
            </w:r>
            <w:r w:rsidRPr="00827231">
              <w:br/>
            </w:r>
          </w:p>
        </w:tc>
      </w:tr>
      <w:tr w:rsidR="008859C3" w:rsidRPr="00827231" w14:paraId="76545EB9" w14:textId="77777777" w:rsidTr="006D3521">
        <w:trPr>
          <w:cantSplit/>
        </w:trPr>
        <w:tc>
          <w:tcPr>
            <w:tcW w:w="1276" w:type="dxa"/>
          </w:tcPr>
          <w:p w14:paraId="62BE7E9A" w14:textId="77777777" w:rsidR="008859C3" w:rsidRPr="00827231" w:rsidRDefault="008859C3" w:rsidP="00A8781D">
            <w:pPr>
              <w:keepNext/>
              <w:tabs>
                <w:tab w:val="left" w:pos="5660"/>
                <w:tab w:val="left" w:pos="6820"/>
              </w:tabs>
              <w:rPr>
                <w:rFonts w:cs="Arial"/>
              </w:rPr>
            </w:pPr>
            <w:r w:rsidRPr="00827231">
              <w:rPr>
                <w:rFonts w:cs="Arial"/>
              </w:rPr>
              <w:t>FR_</w:t>
            </w:r>
            <w:r>
              <w:rPr>
                <w:rFonts w:cs="Arial"/>
              </w:rPr>
              <w:t>HD</w:t>
            </w:r>
            <w:r w:rsidRPr="00827231">
              <w:rPr>
                <w:rFonts w:cs="Arial"/>
              </w:rPr>
              <w:t>_</w:t>
            </w:r>
            <w:r w:rsidR="00A8781D">
              <w:rPr>
                <w:rFonts w:cs="Arial"/>
              </w:rPr>
              <w:t>2</w:t>
            </w:r>
          </w:p>
        </w:tc>
        <w:tc>
          <w:tcPr>
            <w:tcW w:w="6379" w:type="dxa"/>
          </w:tcPr>
          <w:p w14:paraId="410BD3DB" w14:textId="77777777" w:rsidR="008859C3" w:rsidRDefault="008859C3" w:rsidP="006D3521">
            <w:pPr>
              <w:autoSpaceDE w:val="0"/>
              <w:autoSpaceDN w:val="0"/>
              <w:adjustRightInd w:val="0"/>
              <w:rPr>
                <w:b/>
                <w:lang w:val="en-US" w:eastAsia="zh-CN"/>
              </w:rPr>
            </w:pPr>
            <w:r>
              <w:rPr>
                <w:b/>
                <w:lang w:val="en-US" w:eastAsia="zh-CN"/>
              </w:rPr>
              <w:t>Calibration</w:t>
            </w:r>
            <w:r w:rsidRPr="008859C3">
              <w:rPr>
                <w:b/>
                <w:lang w:val="en-US" w:eastAsia="zh-CN"/>
              </w:rPr>
              <w:t xml:space="preserve"> </w:t>
            </w:r>
            <w:r>
              <w:rPr>
                <w:b/>
                <w:lang w:val="en-US" w:eastAsia="zh-CN"/>
              </w:rPr>
              <w:t>Data</w:t>
            </w:r>
          </w:p>
          <w:p w14:paraId="7DCB4056" w14:textId="77777777" w:rsidR="008859C3" w:rsidRDefault="008859C3" w:rsidP="0093213A">
            <w:pPr>
              <w:pStyle w:val="ab"/>
              <w:numPr>
                <w:ilvl w:val="0"/>
                <w:numId w:val="36"/>
              </w:numPr>
              <w:autoSpaceDE w:val="0"/>
              <w:autoSpaceDN w:val="0"/>
              <w:adjustRightInd w:val="0"/>
            </w:pPr>
            <w:r>
              <w:t xml:space="preserve">Shall save at least 5,000 </w:t>
            </w:r>
            <w:r>
              <w:rPr>
                <w:rFonts w:hint="eastAsia"/>
              </w:rPr>
              <w:t xml:space="preserve">circulated </w:t>
            </w:r>
            <w:r>
              <w:t>records.</w:t>
            </w:r>
          </w:p>
          <w:p w14:paraId="797023E4" w14:textId="77777777" w:rsidR="008859C3" w:rsidRDefault="008859C3" w:rsidP="0093213A">
            <w:pPr>
              <w:pStyle w:val="ab"/>
              <w:numPr>
                <w:ilvl w:val="0"/>
                <w:numId w:val="36"/>
              </w:numPr>
              <w:autoSpaceDE w:val="0"/>
              <w:autoSpaceDN w:val="0"/>
              <w:adjustRightInd w:val="0"/>
            </w:pPr>
            <w:r>
              <w:t>The data log shall include:</w:t>
            </w:r>
          </w:p>
          <w:p w14:paraId="5E1DDD62" w14:textId="77777777" w:rsidR="008859C3" w:rsidRDefault="008859C3" w:rsidP="0093213A">
            <w:pPr>
              <w:pStyle w:val="ab"/>
              <w:keepNext/>
              <w:numPr>
                <w:ilvl w:val="0"/>
                <w:numId w:val="37"/>
              </w:numPr>
            </w:pPr>
            <w:r>
              <w:t xml:space="preserve">time, </w:t>
            </w:r>
          </w:p>
          <w:p w14:paraId="3AC2E6AC" w14:textId="77777777" w:rsidR="008859C3" w:rsidRDefault="008859C3" w:rsidP="0093213A">
            <w:pPr>
              <w:pStyle w:val="ab"/>
              <w:keepNext/>
              <w:numPr>
                <w:ilvl w:val="0"/>
                <w:numId w:val="37"/>
              </w:numPr>
            </w:pPr>
            <w:r>
              <w:t xml:space="preserve">slope, </w:t>
            </w:r>
          </w:p>
          <w:p w14:paraId="621827CE" w14:textId="77777777" w:rsidR="008859C3" w:rsidRDefault="008859C3" w:rsidP="0093213A">
            <w:pPr>
              <w:pStyle w:val="ab"/>
              <w:keepNext/>
              <w:numPr>
                <w:ilvl w:val="0"/>
                <w:numId w:val="37"/>
              </w:numPr>
            </w:pPr>
            <w:r>
              <w:t>offset</w:t>
            </w:r>
          </w:p>
          <w:p w14:paraId="53BBE313" w14:textId="23540A9C" w:rsidR="008859C3" w:rsidRPr="000315B7" w:rsidRDefault="008859C3" w:rsidP="0093213A">
            <w:pPr>
              <w:pStyle w:val="ab"/>
              <w:keepNext/>
              <w:numPr>
                <w:ilvl w:val="0"/>
                <w:numId w:val="37"/>
              </w:numPr>
            </w:pPr>
            <w:r>
              <w:rPr>
                <w:rFonts w:hint="eastAsia"/>
              </w:rPr>
              <w:t>g</w:t>
            </w:r>
            <w:r w:rsidRPr="000315B7">
              <w:rPr>
                <w:rFonts w:hint="eastAsia"/>
              </w:rPr>
              <w:t xml:space="preserve">roup data * </w:t>
            </w:r>
            <w:r w:rsidRPr="000315B7">
              <w:t xml:space="preserve">max </w:t>
            </w:r>
            <w:del w:id="71" w:author="Liu, April(Yuanyuan)" w:date="2016-11-09T08:58:00Z">
              <w:r w:rsidRPr="000315B7" w:rsidDel="00C106AE">
                <w:delText>5</w:delText>
              </w:r>
            </w:del>
            <w:r w:rsidR="00233CAD">
              <w:t>10</w:t>
            </w:r>
          </w:p>
          <w:p w14:paraId="6A03368D" w14:textId="77777777" w:rsidR="008859C3" w:rsidRPr="000315B7" w:rsidRDefault="008859C3" w:rsidP="0093213A">
            <w:pPr>
              <w:pStyle w:val="ab"/>
              <w:keepNext/>
              <w:numPr>
                <w:ilvl w:val="1"/>
                <w:numId w:val="37"/>
              </w:numPr>
            </w:pPr>
            <w:r w:rsidRPr="000315B7">
              <w:t>4 raw abs</w:t>
            </w:r>
            <w:ins w:id="72" w:author="Liu, April(Yuanyuan)" w:date="2016-11-09T08:54:00Z">
              <w:r w:rsidR="00C106AE" w:rsidRPr="000315B7">
                <w:t>,AD</w:t>
              </w:r>
            </w:ins>
          </w:p>
          <w:p w14:paraId="1850B995" w14:textId="77777777" w:rsidR="008859C3" w:rsidRPr="000315B7" w:rsidRDefault="008859C3" w:rsidP="0093213A">
            <w:pPr>
              <w:pStyle w:val="ab"/>
              <w:keepNext/>
              <w:numPr>
                <w:ilvl w:val="1"/>
                <w:numId w:val="37"/>
              </w:numPr>
            </w:pPr>
            <w:r w:rsidRPr="000315B7">
              <w:t>standard concentration</w:t>
            </w:r>
          </w:p>
          <w:p w14:paraId="6BEC545B" w14:textId="77777777" w:rsidR="008859C3" w:rsidRPr="000315B7" w:rsidRDefault="008859C3" w:rsidP="0093213A">
            <w:pPr>
              <w:pStyle w:val="ab"/>
              <w:keepNext/>
              <w:numPr>
                <w:ilvl w:val="1"/>
                <w:numId w:val="37"/>
              </w:numPr>
            </w:pPr>
            <w:r w:rsidRPr="000315B7">
              <w:t xml:space="preserve">Temperature (environment + colorimeter </w:t>
            </w:r>
            <w:ins w:id="73" w:author="Liu, April(Yuanyuan)" w:date="2016-11-09T08:57:00Z">
              <w:r w:rsidR="00C106AE" w:rsidRPr="000315B7">
                <w:t>+other</w:t>
              </w:r>
            </w:ins>
            <w:r w:rsidRPr="000315B7">
              <w:t>)</w:t>
            </w:r>
          </w:p>
          <w:p w14:paraId="646D0EFB" w14:textId="77777777" w:rsidR="008859C3" w:rsidRPr="000315B7" w:rsidRDefault="008859C3" w:rsidP="0093213A">
            <w:pPr>
              <w:pStyle w:val="ab"/>
              <w:keepNext/>
              <w:numPr>
                <w:ilvl w:val="1"/>
                <w:numId w:val="37"/>
              </w:numPr>
            </w:pPr>
            <w:r w:rsidRPr="000315B7">
              <w:t>Timestamp.</w:t>
            </w:r>
          </w:p>
          <w:p w14:paraId="46E4B0FD" w14:textId="77777777" w:rsidR="00A84096" w:rsidRDefault="00A84096" w:rsidP="0093213A">
            <w:pPr>
              <w:pStyle w:val="ab"/>
              <w:numPr>
                <w:ilvl w:val="0"/>
                <w:numId w:val="36"/>
              </w:numPr>
              <w:autoSpaceDE w:val="0"/>
              <w:autoSpaceDN w:val="0"/>
              <w:adjustRightInd w:val="0"/>
            </w:pPr>
            <w:r>
              <w:t>Log shall be read back by special CMDs</w:t>
            </w:r>
          </w:p>
          <w:p w14:paraId="4E66B2C6" w14:textId="77777777" w:rsidR="00A84096" w:rsidRPr="008859C3" w:rsidRDefault="00A84096" w:rsidP="006D3521">
            <w:pPr>
              <w:autoSpaceDE w:val="0"/>
              <w:autoSpaceDN w:val="0"/>
              <w:adjustRightInd w:val="0"/>
              <w:rPr>
                <w:rFonts w:cs="Arial"/>
                <w:lang w:val="en-US"/>
              </w:rPr>
            </w:pPr>
          </w:p>
        </w:tc>
        <w:tc>
          <w:tcPr>
            <w:tcW w:w="992" w:type="dxa"/>
          </w:tcPr>
          <w:p w14:paraId="54E5401A" w14:textId="77777777" w:rsidR="008859C3" w:rsidRPr="00827231" w:rsidRDefault="008859C3" w:rsidP="006D3521">
            <w:pPr>
              <w:keepNext/>
              <w:rPr>
                <w:b/>
              </w:rPr>
            </w:pPr>
            <w:r w:rsidRPr="00827231">
              <w:rPr>
                <w:b/>
              </w:rPr>
              <w:t>Stability</w:t>
            </w:r>
          </w:p>
          <w:p w14:paraId="79D90E0B" w14:textId="77777777" w:rsidR="008859C3" w:rsidRPr="00827231" w:rsidRDefault="008859C3" w:rsidP="006D3521">
            <w:pPr>
              <w:pStyle w:val="figura"/>
              <w:spacing w:before="0"/>
              <w:jc w:val="left"/>
            </w:pPr>
            <w:r w:rsidRPr="00827231">
              <w:t>C</w:t>
            </w:r>
          </w:p>
        </w:tc>
        <w:tc>
          <w:tcPr>
            <w:tcW w:w="992" w:type="dxa"/>
            <w:vMerge/>
          </w:tcPr>
          <w:p w14:paraId="16FCABB8" w14:textId="77777777" w:rsidR="008859C3" w:rsidRPr="00827231" w:rsidRDefault="008859C3" w:rsidP="006D3521">
            <w:pPr>
              <w:keepNext/>
            </w:pPr>
          </w:p>
        </w:tc>
      </w:tr>
    </w:tbl>
    <w:p w14:paraId="1DC2D7D8" w14:textId="77777777" w:rsidR="008859C3" w:rsidRDefault="008859C3" w:rsidP="00AA03C6">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859C3" w:rsidRPr="00827231" w14:paraId="4C582F18" w14:textId="77777777" w:rsidTr="006D3521">
        <w:trPr>
          <w:cantSplit/>
          <w:trHeight w:val="519"/>
          <w:tblHeader/>
        </w:trPr>
        <w:tc>
          <w:tcPr>
            <w:tcW w:w="1276" w:type="dxa"/>
          </w:tcPr>
          <w:p w14:paraId="56DF3E07" w14:textId="77777777" w:rsidR="008859C3" w:rsidRPr="00827231" w:rsidRDefault="008859C3" w:rsidP="006D3521">
            <w:pPr>
              <w:pStyle w:val="Sottoparagrafo"/>
              <w:spacing w:before="0" w:after="0"/>
              <w:rPr>
                <w:bCs/>
              </w:rPr>
            </w:pPr>
            <w:r w:rsidRPr="00827231">
              <w:rPr>
                <w:bCs/>
              </w:rPr>
              <w:t>Ident.</w:t>
            </w:r>
          </w:p>
        </w:tc>
        <w:tc>
          <w:tcPr>
            <w:tcW w:w="6379" w:type="dxa"/>
          </w:tcPr>
          <w:p w14:paraId="4D5B7419" w14:textId="77777777" w:rsidR="008859C3" w:rsidRPr="00827231" w:rsidRDefault="008859C3" w:rsidP="006D3521">
            <w:pPr>
              <w:pStyle w:val="Sottoparagrafo"/>
              <w:spacing w:before="0" w:after="0"/>
              <w:rPr>
                <w:bCs/>
              </w:rPr>
            </w:pPr>
            <w:r w:rsidRPr="00827231">
              <w:rPr>
                <w:bCs/>
              </w:rPr>
              <w:t>Definition / Motivation</w:t>
            </w:r>
          </w:p>
        </w:tc>
        <w:tc>
          <w:tcPr>
            <w:tcW w:w="992" w:type="dxa"/>
          </w:tcPr>
          <w:p w14:paraId="4881CFF4" w14:textId="77777777" w:rsidR="008859C3" w:rsidRPr="00827231" w:rsidRDefault="008859C3" w:rsidP="006D3521">
            <w:pPr>
              <w:keepNext/>
            </w:pPr>
            <w:r w:rsidRPr="00827231">
              <w:rPr>
                <w:b/>
              </w:rPr>
              <w:t>Priority</w:t>
            </w:r>
          </w:p>
          <w:p w14:paraId="37139A8F" w14:textId="77777777" w:rsidR="008859C3" w:rsidRPr="00827231" w:rsidRDefault="008859C3" w:rsidP="006D3521">
            <w:pPr>
              <w:pStyle w:val="figura"/>
              <w:spacing w:before="0"/>
              <w:jc w:val="left"/>
            </w:pPr>
            <w:r w:rsidRPr="00827231">
              <w:t>M</w:t>
            </w:r>
          </w:p>
        </w:tc>
        <w:tc>
          <w:tcPr>
            <w:tcW w:w="992" w:type="dxa"/>
            <w:vMerge w:val="restart"/>
          </w:tcPr>
          <w:p w14:paraId="061D2E67" w14:textId="77777777" w:rsidR="008859C3" w:rsidRPr="00827231" w:rsidRDefault="008859C3" w:rsidP="006D3521">
            <w:pPr>
              <w:pStyle w:val="Sottoparagrafo"/>
              <w:spacing w:before="0" w:after="0"/>
              <w:rPr>
                <w:bCs/>
              </w:rPr>
            </w:pPr>
            <w:r w:rsidRPr="00827231">
              <w:rPr>
                <w:bCs/>
              </w:rPr>
              <w:t>Source</w:t>
            </w:r>
          </w:p>
          <w:p w14:paraId="2889DFB7" w14:textId="77777777" w:rsidR="008859C3" w:rsidRPr="00827231" w:rsidRDefault="008859C3" w:rsidP="006D3521">
            <w:pPr>
              <w:keepNext/>
            </w:pPr>
            <w:r w:rsidRPr="00827231">
              <w:t>R&amp;D</w:t>
            </w:r>
            <w:r w:rsidRPr="00827231">
              <w:br/>
            </w:r>
          </w:p>
        </w:tc>
      </w:tr>
      <w:tr w:rsidR="008859C3" w:rsidRPr="00827231" w14:paraId="060EDA55" w14:textId="77777777" w:rsidTr="006D3521">
        <w:trPr>
          <w:cantSplit/>
        </w:trPr>
        <w:tc>
          <w:tcPr>
            <w:tcW w:w="1276" w:type="dxa"/>
          </w:tcPr>
          <w:p w14:paraId="6E138DB9" w14:textId="77777777" w:rsidR="008859C3" w:rsidRPr="00827231" w:rsidRDefault="008859C3" w:rsidP="00A8781D">
            <w:pPr>
              <w:keepNext/>
              <w:tabs>
                <w:tab w:val="left" w:pos="5660"/>
                <w:tab w:val="left" w:pos="6820"/>
              </w:tabs>
              <w:rPr>
                <w:rFonts w:cs="Arial"/>
              </w:rPr>
            </w:pPr>
            <w:r w:rsidRPr="00827231">
              <w:rPr>
                <w:rFonts w:cs="Arial"/>
              </w:rPr>
              <w:t>FR_</w:t>
            </w:r>
            <w:r>
              <w:rPr>
                <w:rFonts w:cs="Arial"/>
              </w:rPr>
              <w:t>HD</w:t>
            </w:r>
            <w:r w:rsidRPr="00827231">
              <w:rPr>
                <w:rFonts w:cs="Arial"/>
              </w:rPr>
              <w:t>_</w:t>
            </w:r>
            <w:r w:rsidR="00A8781D">
              <w:rPr>
                <w:rFonts w:cs="Arial"/>
              </w:rPr>
              <w:t>3</w:t>
            </w:r>
          </w:p>
        </w:tc>
        <w:tc>
          <w:tcPr>
            <w:tcW w:w="6379" w:type="dxa"/>
          </w:tcPr>
          <w:p w14:paraId="7F30E285" w14:textId="77777777" w:rsidR="008859C3" w:rsidRDefault="008859C3" w:rsidP="006D3521">
            <w:pPr>
              <w:autoSpaceDE w:val="0"/>
              <w:autoSpaceDN w:val="0"/>
              <w:adjustRightInd w:val="0"/>
              <w:rPr>
                <w:b/>
                <w:lang w:val="en-US" w:eastAsia="zh-CN"/>
              </w:rPr>
            </w:pPr>
            <w:r>
              <w:rPr>
                <w:b/>
                <w:lang w:val="en-US" w:eastAsia="zh-CN"/>
              </w:rPr>
              <w:t>Event</w:t>
            </w:r>
            <w:r w:rsidRPr="008859C3">
              <w:rPr>
                <w:b/>
                <w:lang w:val="en-US" w:eastAsia="zh-CN"/>
              </w:rPr>
              <w:t xml:space="preserve"> </w:t>
            </w:r>
            <w:r>
              <w:rPr>
                <w:b/>
                <w:lang w:val="en-US" w:eastAsia="zh-CN"/>
              </w:rPr>
              <w:t>Data</w:t>
            </w:r>
          </w:p>
          <w:p w14:paraId="116F1350" w14:textId="77777777" w:rsidR="008859C3" w:rsidRDefault="008859C3" w:rsidP="0093213A">
            <w:pPr>
              <w:pStyle w:val="ab"/>
              <w:numPr>
                <w:ilvl w:val="0"/>
                <w:numId w:val="38"/>
              </w:numPr>
              <w:autoSpaceDE w:val="0"/>
              <w:autoSpaceDN w:val="0"/>
              <w:adjustRightInd w:val="0"/>
            </w:pPr>
            <w:r>
              <w:t xml:space="preserve">Shall save at least 20,000 </w:t>
            </w:r>
            <w:r>
              <w:rPr>
                <w:rFonts w:hint="eastAsia"/>
              </w:rPr>
              <w:t xml:space="preserve">circulated </w:t>
            </w:r>
            <w:r>
              <w:t>records.</w:t>
            </w:r>
          </w:p>
          <w:p w14:paraId="6D449570" w14:textId="77777777" w:rsidR="008859C3" w:rsidRDefault="008859C3" w:rsidP="0093213A">
            <w:pPr>
              <w:pStyle w:val="ab"/>
              <w:numPr>
                <w:ilvl w:val="0"/>
                <w:numId w:val="38"/>
              </w:numPr>
              <w:autoSpaceDE w:val="0"/>
              <w:autoSpaceDN w:val="0"/>
              <w:adjustRightInd w:val="0"/>
            </w:pPr>
            <w:r>
              <w:t>The data log shall include:</w:t>
            </w:r>
          </w:p>
          <w:p w14:paraId="7B25DE6C" w14:textId="77777777" w:rsidR="008859C3" w:rsidRDefault="008859C3" w:rsidP="0093213A">
            <w:pPr>
              <w:pStyle w:val="ab"/>
              <w:keepNext/>
              <w:numPr>
                <w:ilvl w:val="0"/>
                <w:numId w:val="39"/>
              </w:numPr>
            </w:pPr>
            <w:r>
              <w:rPr>
                <w:rFonts w:hint="eastAsia"/>
              </w:rPr>
              <w:t>E</w:t>
            </w:r>
            <w:r>
              <w:t>very operation including calibration, cleaning, flushing, priming and configuration change should be recorded.</w:t>
            </w:r>
          </w:p>
          <w:p w14:paraId="76D2D56F" w14:textId="77777777" w:rsidR="008859C3" w:rsidRDefault="006D3521" w:rsidP="0093213A">
            <w:pPr>
              <w:pStyle w:val="ab"/>
              <w:keepNext/>
              <w:numPr>
                <w:ilvl w:val="0"/>
                <w:numId w:val="39"/>
              </w:numPr>
            </w:pPr>
            <w:r>
              <w:t>Time</w:t>
            </w:r>
          </w:p>
          <w:p w14:paraId="1152FB70" w14:textId="77777777" w:rsidR="00A84096" w:rsidRDefault="00A84096" w:rsidP="0093213A">
            <w:pPr>
              <w:pStyle w:val="ab"/>
              <w:numPr>
                <w:ilvl w:val="0"/>
                <w:numId w:val="38"/>
              </w:numPr>
              <w:autoSpaceDE w:val="0"/>
              <w:autoSpaceDN w:val="0"/>
              <w:adjustRightInd w:val="0"/>
            </w:pPr>
            <w:r>
              <w:t>Log shall be read back by special CMDs</w:t>
            </w:r>
          </w:p>
          <w:p w14:paraId="3784B1C2" w14:textId="77777777" w:rsidR="008859C3" w:rsidRPr="008859C3" w:rsidRDefault="008859C3" w:rsidP="006D3521">
            <w:pPr>
              <w:autoSpaceDE w:val="0"/>
              <w:autoSpaceDN w:val="0"/>
              <w:adjustRightInd w:val="0"/>
              <w:rPr>
                <w:rFonts w:cs="Arial"/>
                <w:lang w:val="en-US"/>
              </w:rPr>
            </w:pPr>
          </w:p>
        </w:tc>
        <w:tc>
          <w:tcPr>
            <w:tcW w:w="992" w:type="dxa"/>
          </w:tcPr>
          <w:p w14:paraId="78A4308C" w14:textId="77777777" w:rsidR="008859C3" w:rsidRPr="00827231" w:rsidRDefault="008859C3" w:rsidP="006D3521">
            <w:pPr>
              <w:keepNext/>
              <w:rPr>
                <w:b/>
              </w:rPr>
            </w:pPr>
            <w:r w:rsidRPr="00827231">
              <w:rPr>
                <w:b/>
              </w:rPr>
              <w:t>Stability</w:t>
            </w:r>
          </w:p>
          <w:p w14:paraId="4DE7593A" w14:textId="77777777" w:rsidR="008859C3" w:rsidRPr="00827231" w:rsidRDefault="008859C3" w:rsidP="006D3521">
            <w:pPr>
              <w:pStyle w:val="figura"/>
              <w:spacing w:before="0"/>
              <w:jc w:val="left"/>
            </w:pPr>
            <w:r w:rsidRPr="00827231">
              <w:t>C</w:t>
            </w:r>
          </w:p>
        </w:tc>
        <w:tc>
          <w:tcPr>
            <w:tcW w:w="992" w:type="dxa"/>
            <w:vMerge/>
          </w:tcPr>
          <w:p w14:paraId="3F56F557" w14:textId="77777777" w:rsidR="008859C3" w:rsidRPr="00827231" w:rsidRDefault="008859C3" w:rsidP="006D3521">
            <w:pPr>
              <w:keepNext/>
            </w:pPr>
          </w:p>
        </w:tc>
      </w:tr>
    </w:tbl>
    <w:p w14:paraId="02DAAC8D" w14:textId="77777777" w:rsidR="008859C3" w:rsidRDefault="008859C3" w:rsidP="00AA03C6">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6D3521" w:rsidRPr="00827231" w14:paraId="2501C7A4" w14:textId="77777777" w:rsidTr="006D3521">
        <w:trPr>
          <w:cantSplit/>
          <w:trHeight w:val="519"/>
          <w:tblHeader/>
        </w:trPr>
        <w:tc>
          <w:tcPr>
            <w:tcW w:w="1276" w:type="dxa"/>
          </w:tcPr>
          <w:p w14:paraId="1A1A3D25" w14:textId="77777777" w:rsidR="006D3521" w:rsidRPr="00827231" w:rsidRDefault="006D3521" w:rsidP="006D3521">
            <w:pPr>
              <w:pStyle w:val="Sottoparagrafo"/>
              <w:spacing w:before="0" w:after="0"/>
              <w:rPr>
                <w:bCs/>
              </w:rPr>
            </w:pPr>
            <w:r w:rsidRPr="00827231">
              <w:rPr>
                <w:bCs/>
              </w:rPr>
              <w:t>Ident.</w:t>
            </w:r>
          </w:p>
        </w:tc>
        <w:tc>
          <w:tcPr>
            <w:tcW w:w="6379" w:type="dxa"/>
          </w:tcPr>
          <w:p w14:paraId="7BA87674" w14:textId="77777777" w:rsidR="006D3521" w:rsidRPr="00827231" w:rsidRDefault="006D3521" w:rsidP="006D3521">
            <w:pPr>
              <w:pStyle w:val="Sottoparagrafo"/>
              <w:spacing w:before="0" w:after="0"/>
              <w:rPr>
                <w:bCs/>
              </w:rPr>
            </w:pPr>
            <w:r w:rsidRPr="00827231">
              <w:rPr>
                <w:bCs/>
              </w:rPr>
              <w:t>Definition / Motivation</w:t>
            </w:r>
          </w:p>
        </w:tc>
        <w:tc>
          <w:tcPr>
            <w:tcW w:w="992" w:type="dxa"/>
          </w:tcPr>
          <w:p w14:paraId="08D531F6" w14:textId="77777777" w:rsidR="006D3521" w:rsidRPr="00827231" w:rsidRDefault="006D3521" w:rsidP="006D3521">
            <w:pPr>
              <w:keepNext/>
            </w:pPr>
            <w:r w:rsidRPr="00827231">
              <w:rPr>
                <w:b/>
              </w:rPr>
              <w:t>Priority</w:t>
            </w:r>
          </w:p>
          <w:p w14:paraId="75EA5A8B" w14:textId="77777777" w:rsidR="006D3521" w:rsidRPr="00827231" w:rsidRDefault="006D3521" w:rsidP="006D3521">
            <w:pPr>
              <w:pStyle w:val="figura"/>
              <w:spacing w:before="0"/>
              <w:jc w:val="left"/>
            </w:pPr>
            <w:r w:rsidRPr="00827231">
              <w:t>M</w:t>
            </w:r>
          </w:p>
        </w:tc>
        <w:tc>
          <w:tcPr>
            <w:tcW w:w="992" w:type="dxa"/>
            <w:vMerge w:val="restart"/>
          </w:tcPr>
          <w:p w14:paraId="3AA07ED5" w14:textId="77777777" w:rsidR="006D3521" w:rsidRPr="00827231" w:rsidRDefault="006D3521" w:rsidP="006D3521">
            <w:pPr>
              <w:pStyle w:val="Sottoparagrafo"/>
              <w:spacing w:before="0" w:after="0"/>
              <w:rPr>
                <w:bCs/>
              </w:rPr>
            </w:pPr>
            <w:r w:rsidRPr="00827231">
              <w:rPr>
                <w:bCs/>
              </w:rPr>
              <w:t>Source</w:t>
            </w:r>
          </w:p>
          <w:p w14:paraId="3A2E806E" w14:textId="77777777" w:rsidR="006D3521" w:rsidRPr="00827231" w:rsidRDefault="006D3521" w:rsidP="006D3521">
            <w:pPr>
              <w:keepNext/>
            </w:pPr>
            <w:r w:rsidRPr="00827231">
              <w:t>R&amp;D</w:t>
            </w:r>
            <w:r w:rsidRPr="00827231">
              <w:br/>
            </w:r>
          </w:p>
        </w:tc>
      </w:tr>
      <w:tr w:rsidR="006D3521" w:rsidRPr="00827231" w14:paraId="5424DCD5" w14:textId="77777777" w:rsidTr="006D3521">
        <w:trPr>
          <w:cantSplit/>
        </w:trPr>
        <w:tc>
          <w:tcPr>
            <w:tcW w:w="1276" w:type="dxa"/>
          </w:tcPr>
          <w:p w14:paraId="5054A396" w14:textId="77777777" w:rsidR="006D3521" w:rsidRPr="00827231" w:rsidRDefault="006D3521" w:rsidP="00A8781D">
            <w:pPr>
              <w:keepNext/>
              <w:tabs>
                <w:tab w:val="left" w:pos="5660"/>
                <w:tab w:val="left" w:pos="6820"/>
              </w:tabs>
              <w:rPr>
                <w:rFonts w:cs="Arial"/>
              </w:rPr>
            </w:pPr>
            <w:r w:rsidRPr="00827231">
              <w:rPr>
                <w:rFonts w:cs="Arial"/>
              </w:rPr>
              <w:t>FR_</w:t>
            </w:r>
            <w:r>
              <w:rPr>
                <w:rFonts w:cs="Arial"/>
              </w:rPr>
              <w:t>HD</w:t>
            </w:r>
            <w:r w:rsidRPr="00827231">
              <w:rPr>
                <w:rFonts w:cs="Arial"/>
              </w:rPr>
              <w:t>_</w:t>
            </w:r>
            <w:r w:rsidR="00A8781D">
              <w:rPr>
                <w:rFonts w:cs="Arial"/>
              </w:rPr>
              <w:t>4</w:t>
            </w:r>
          </w:p>
        </w:tc>
        <w:tc>
          <w:tcPr>
            <w:tcW w:w="6379" w:type="dxa"/>
          </w:tcPr>
          <w:p w14:paraId="5A14967F" w14:textId="77777777" w:rsidR="006D3521" w:rsidRDefault="006D3521" w:rsidP="006D3521">
            <w:pPr>
              <w:autoSpaceDE w:val="0"/>
              <w:autoSpaceDN w:val="0"/>
              <w:adjustRightInd w:val="0"/>
              <w:rPr>
                <w:b/>
                <w:lang w:val="en-US" w:eastAsia="zh-CN"/>
              </w:rPr>
            </w:pPr>
            <w:r>
              <w:rPr>
                <w:b/>
                <w:lang w:val="en-US" w:eastAsia="zh-CN"/>
              </w:rPr>
              <w:t>History Data Protection</w:t>
            </w:r>
          </w:p>
          <w:p w14:paraId="62DE5A48" w14:textId="77777777" w:rsidR="006D3521" w:rsidRDefault="006D3521" w:rsidP="0093213A">
            <w:pPr>
              <w:pStyle w:val="ab"/>
              <w:numPr>
                <w:ilvl w:val="0"/>
                <w:numId w:val="40"/>
              </w:numPr>
              <w:autoSpaceDE w:val="0"/>
              <w:autoSpaceDN w:val="0"/>
              <w:adjustRightInd w:val="0"/>
            </w:pPr>
            <w:r w:rsidRPr="008752CF">
              <w:rPr>
                <w:rFonts w:hint="eastAsia"/>
              </w:rPr>
              <w:t xml:space="preserve">All of data </w:t>
            </w:r>
            <w:r w:rsidRPr="008752CF">
              <w:t>cannot</w:t>
            </w:r>
            <w:r w:rsidRPr="008752CF">
              <w:rPr>
                <w:rFonts w:hint="eastAsia"/>
              </w:rPr>
              <w:t xml:space="preserve"> be deleted. </w:t>
            </w:r>
            <w:r w:rsidRPr="008752CF">
              <w:t xml:space="preserve">If the memory is full, the oldest one will be deleted. </w:t>
            </w:r>
          </w:p>
          <w:p w14:paraId="073A5553" w14:textId="77777777" w:rsidR="006D3521" w:rsidRPr="00625A3B" w:rsidRDefault="006D3521" w:rsidP="0093213A">
            <w:pPr>
              <w:pStyle w:val="ab"/>
              <w:numPr>
                <w:ilvl w:val="0"/>
                <w:numId w:val="40"/>
              </w:numPr>
              <w:autoSpaceDE w:val="0"/>
              <w:autoSpaceDN w:val="0"/>
              <w:adjustRightInd w:val="0"/>
            </w:pPr>
            <w:r w:rsidRPr="00625A3B">
              <w:t xml:space="preserve">Two years of data should be saved. </w:t>
            </w:r>
          </w:p>
          <w:p w14:paraId="63E80A78" w14:textId="77777777" w:rsidR="006D3521" w:rsidRDefault="006D3521" w:rsidP="0093213A">
            <w:pPr>
              <w:pStyle w:val="ab"/>
              <w:numPr>
                <w:ilvl w:val="0"/>
                <w:numId w:val="40"/>
              </w:numPr>
              <w:autoSpaceDE w:val="0"/>
              <w:autoSpaceDN w:val="0"/>
              <w:adjustRightInd w:val="0"/>
            </w:pPr>
            <w:r w:rsidRPr="008752CF">
              <w:t>Only OPS</w:t>
            </w:r>
            <w:r>
              <w:rPr>
                <w:rFonts w:hint="eastAsia"/>
              </w:rPr>
              <w:t xml:space="preserve"> (factory)</w:t>
            </w:r>
            <w:r w:rsidRPr="008752CF">
              <w:t xml:space="preserve"> could delete data.</w:t>
            </w:r>
          </w:p>
          <w:p w14:paraId="57E69C12" w14:textId="77777777" w:rsidR="006D3521" w:rsidRPr="006D3521" w:rsidRDefault="006D3521" w:rsidP="006D3521">
            <w:pPr>
              <w:autoSpaceDE w:val="0"/>
              <w:autoSpaceDN w:val="0"/>
              <w:adjustRightInd w:val="0"/>
              <w:rPr>
                <w:rFonts w:cs="Arial"/>
                <w:lang w:val="en-US"/>
              </w:rPr>
            </w:pPr>
          </w:p>
        </w:tc>
        <w:tc>
          <w:tcPr>
            <w:tcW w:w="992" w:type="dxa"/>
          </w:tcPr>
          <w:p w14:paraId="44FE4FC1" w14:textId="77777777" w:rsidR="006D3521" w:rsidRPr="00827231" w:rsidRDefault="006D3521" w:rsidP="006D3521">
            <w:pPr>
              <w:keepNext/>
              <w:rPr>
                <w:b/>
              </w:rPr>
            </w:pPr>
            <w:r w:rsidRPr="00827231">
              <w:rPr>
                <w:b/>
              </w:rPr>
              <w:t>Stability</w:t>
            </w:r>
          </w:p>
          <w:p w14:paraId="6B468A8F" w14:textId="77777777" w:rsidR="006D3521" w:rsidRPr="00827231" w:rsidRDefault="006D3521" w:rsidP="006D3521">
            <w:pPr>
              <w:pStyle w:val="figura"/>
              <w:spacing w:before="0"/>
              <w:jc w:val="left"/>
            </w:pPr>
            <w:r w:rsidRPr="00827231">
              <w:t>C</w:t>
            </w:r>
          </w:p>
        </w:tc>
        <w:tc>
          <w:tcPr>
            <w:tcW w:w="992" w:type="dxa"/>
            <w:vMerge/>
          </w:tcPr>
          <w:p w14:paraId="0C3E7BED" w14:textId="77777777" w:rsidR="006D3521" w:rsidRPr="00827231" w:rsidRDefault="006D3521" w:rsidP="006D3521">
            <w:pPr>
              <w:keepNext/>
            </w:pPr>
          </w:p>
        </w:tc>
      </w:tr>
    </w:tbl>
    <w:p w14:paraId="2538B7E3" w14:textId="77777777" w:rsidR="008859C3" w:rsidRDefault="008859C3" w:rsidP="00AA03C6">
      <w:pPr>
        <w:rPr>
          <w:lang w:val="en-GB"/>
        </w:rPr>
      </w:pPr>
    </w:p>
    <w:p w14:paraId="0BF35782" w14:textId="77777777" w:rsidR="006D3521" w:rsidRDefault="006D3521" w:rsidP="006D3521">
      <w:pPr>
        <w:pStyle w:val="2"/>
        <w:rPr>
          <w:lang w:val="en-GB"/>
        </w:rPr>
      </w:pPr>
      <w:bookmarkStart w:id="74" w:name="_Toc466386108"/>
      <w:r>
        <w:rPr>
          <w:lang w:val="en-GB"/>
        </w:rPr>
        <w:t>Maintenance</w:t>
      </w:r>
      <w:bookmarkEnd w:id="74"/>
    </w:p>
    <w:p w14:paraId="1170DA1D" w14:textId="77777777" w:rsidR="006D3521" w:rsidRDefault="006D3521" w:rsidP="006D3521">
      <w:pPr>
        <w:rPr>
          <w:lang w:val="en-GB" w:eastAsia="zh-CN"/>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6D3521" w:rsidRPr="00827231" w14:paraId="7AD83354" w14:textId="77777777" w:rsidTr="006D3521">
        <w:trPr>
          <w:cantSplit/>
          <w:trHeight w:val="519"/>
          <w:tblHeader/>
        </w:trPr>
        <w:tc>
          <w:tcPr>
            <w:tcW w:w="1276" w:type="dxa"/>
          </w:tcPr>
          <w:p w14:paraId="316C53BE" w14:textId="77777777" w:rsidR="006D3521" w:rsidRPr="00827231" w:rsidRDefault="006D3521" w:rsidP="006D3521">
            <w:pPr>
              <w:pStyle w:val="Sottoparagrafo"/>
              <w:spacing w:before="0" w:after="0"/>
              <w:rPr>
                <w:bCs/>
              </w:rPr>
            </w:pPr>
            <w:r w:rsidRPr="00827231">
              <w:rPr>
                <w:bCs/>
              </w:rPr>
              <w:lastRenderedPageBreak/>
              <w:t>Ident.</w:t>
            </w:r>
          </w:p>
        </w:tc>
        <w:tc>
          <w:tcPr>
            <w:tcW w:w="6379" w:type="dxa"/>
          </w:tcPr>
          <w:p w14:paraId="23D56542" w14:textId="77777777" w:rsidR="006D3521" w:rsidRPr="00827231" w:rsidRDefault="006D3521" w:rsidP="006D3521">
            <w:pPr>
              <w:pStyle w:val="Sottoparagrafo"/>
              <w:spacing w:before="0" w:after="0"/>
              <w:rPr>
                <w:bCs/>
              </w:rPr>
            </w:pPr>
            <w:r w:rsidRPr="00827231">
              <w:rPr>
                <w:bCs/>
              </w:rPr>
              <w:t>Definition / Motivation</w:t>
            </w:r>
          </w:p>
        </w:tc>
        <w:tc>
          <w:tcPr>
            <w:tcW w:w="992" w:type="dxa"/>
          </w:tcPr>
          <w:p w14:paraId="4C9A6885" w14:textId="77777777" w:rsidR="006D3521" w:rsidRPr="00827231" w:rsidRDefault="006D3521" w:rsidP="006D3521">
            <w:pPr>
              <w:keepNext/>
            </w:pPr>
            <w:r w:rsidRPr="00827231">
              <w:rPr>
                <w:b/>
              </w:rPr>
              <w:t>Priority</w:t>
            </w:r>
          </w:p>
          <w:p w14:paraId="5AA8A476" w14:textId="77777777" w:rsidR="006D3521" w:rsidRPr="00827231" w:rsidRDefault="006D3521" w:rsidP="006D3521">
            <w:pPr>
              <w:pStyle w:val="figura"/>
              <w:spacing w:before="0"/>
              <w:jc w:val="left"/>
            </w:pPr>
            <w:r w:rsidRPr="00827231">
              <w:t>M</w:t>
            </w:r>
          </w:p>
        </w:tc>
        <w:tc>
          <w:tcPr>
            <w:tcW w:w="992" w:type="dxa"/>
            <w:vMerge w:val="restart"/>
          </w:tcPr>
          <w:p w14:paraId="12BA1D29" w14:textId="77777777" w:rsidR="006D3521" w:rsidRPr="00827231" w:rsidRDefault="006D3521" w:rsidP="006D3521">
            <w:pPr>
              <w:pStyle w:val="Sottoparagrafo"/>
              <w:spacing w:before="0" w:after="0"/>
              <w:rPr>
                <w:bCs/>
              </w:rPr>
            </w:pPr>
            <w:r w:rsidRPr="00827231">
              <w:rPr>
                <w:bCs/>
              </w:rPr>
              <w:t>Source</w:t>
            </w:r>
          </w:p>
          <w:p w14:paraId="08FD5CA7" w14:textId="77777777" w:rsidR="006D3521" w:rsidRPr="00827231" w:rsidRDefault="006D3521" w:rsidP="006D3521">
            <w:pPr>
              <w:keepNext/>
            </w:pPr>
            <w:r w:rsidRPr="00827231">
              <w:t>R&amp;D</w:t>
            </w:r>
            <w:r w:rsidRPr="00827231">
              <w:br/>
            </w:r>
          </w:p>
        </w:tc>
      </w:tr>
      <w:tr w:rsidR="006D3521" w:rsidRPr="00827231" w14:paraId="073F7E45" w14:textId="77777777" w:rsidTr="006D3521">
        <w:trPr>
          <w:cantSplit/>
        </w:trPr>
        <w:tc>
          <w:tcPr>
            <w:tcW w:w="1276" w:type="dxa"/>
          </w:tcPr>
          <w:p w14:paraId="5336145A" w14:textId="77777777" w:rsidR="006D3521" w:rsidRPr="00827231" w:rsidRDefault="006D3521" w:rsidP="006D3521">
            <w:pPr>
              <w:keepNext/>
              <w:tabs>
                <w:tab w:val="left" w:pos="5660"/>
                <w:tab w:val="left" w:pos="6820"/>
              </w:tabs>
              <w:rPr>
                <w:rFonts w:cs="Arial"/>
              </w:rPr>
            </w:pPr>
            <w:r w:rsidRPr="00827231">
              <w:rPr>
                <w:rFonts w:cs="Arial"/>
              </w:rPr>
              <w:t>FR_</w:t>
            </w:r>
            <w:r>
              <w:rPr>
                <w:rFonts w:cs="Arial"/>
              </w:rPr>
              <w:t>MT</w:t>
            </w:r>
            <w:r w:rsidRPr="00827231">
              <w:rPr>
                <w:rFonts w:cs="Arial"/>
              </w:rPr>
              <w:t>_</w:t>
            </w:r>
            <w:r>
              <w:rPr>
                <w:rFonts w:cs="Arial"/>
              </w:rPr>
              <w:t>1</w:t>
            </w:r>
          </w:p>
        </w:tc>
        <w:tc>
          <w:tcPr>
            <w:tcW w:w="6379" w:type="dxa"/>
          </w:tcPr>
          <w:p w14:paraId="5CB79DD4" w14:textId="77777777" w:rsidR="006D3521" w:rsidRDefault="006D3521" w:rsidP="006D3521">
            <w:pPr>
              <w:autoSpaceDE w:val="0"/>
              <w:autoSpaceDN w:val="0"/>
              <w:adjustRightInd w:val="0"/>
              <w:rPr>
                <w:b/>
                <w:lang w:val="en-US" w:eastAsia="zh-CN"/>
              </w:rPr>
            </w:pPr>
            <w:r>
              <w:rPr>
                <w:b/>
                <w:lang w:val="en-US" w:eastAsia="zh-CN"/>
              </w:rPr>
              <w:t>Configuration/info Read back</w:t>
            </w:r>
          </w:p>
          <w:p w14:paraId="0B2EC5C1" w14:textId="77777777" w:rsidR="006D3521" w:rsidRPr="00162EE4" w:rsidRDefault="006D3521" w:rsidP="0093213A">
            <w:pPr>
              <w:pStyle w:val="ab"/>
              <w:numPr>
                <w:ilvl w:val="0"/>
                <w:numId w:val="41"/>
              </w:numPr>
              <w:autoSpaceDE w:val="0"/>
              <w:autoSpaceDN w:val="0"/>
              <w:adjustRightInd w:val="0"/>
            </w:pPr>
            <w:r w:rsidRPr="00162EE4">
              <w:rPr>
                <w:rFonts w:hint="eastAsia"/>
              </w:rPr>
              <w:t>Measurement mode and interval</w:t>
            </w:r>
          </w:p>
          <w:p w14:paraId="1C653AA2" w14:textId="77777777" w:rsidR="006D3521" w:rsidRPr="006D3521" w:rsidRDefault="006D3521" w:rsidP="0093213A">
            <w:pPr>
              <w:pStyle w:val="ab"/>
              <w:numPr>
                <w:ilvl w:val="0"/>
                <w:numId w:val="41"/>
              </w:numPr>
              <w:autoSpaceDE w:val="0"/>
              <w:autoSpaceDN w:val="0"/>
              <w:adjustRightInd w:val="0"/>
            </w:pPr>
            <w:r w:rsidRPr="00162EE4">
              <w:rPr>
                <w:rFonts w:hint="eastAsia"/>
              </w:rPr>
              <w:t>Calibration interval</w:t>
            </w:r>
          </w:p>
          <w:p w14:paraId="72871132" w14:textId="77777777" w:rsidR="006D3521" w:rsidRPr="00162EE4" w:rsidRDefault="006D3521" w:rsidP="0093213A">
            <w:pPr>
              <w:pStyle w:val="ab"/>
              <w:numPr>
                <w:ilvl w:val="0"/>
                <w:numId w:val="41"/>
              </w:numPr>
              <w:autoSpaceDE w:val="0"/>
              <w:autoSpaceDN w:val="0"/>
              <w:adjustRightInd w:val="0"/>
            </w:pPr>
            <w:commentRangeStart w:id="75"/>
            <w:r w:rsidRPr="00162EE4">
              <w:rPr>
                <w:rFonts w:hint="eastAsia"/>
              </w:rPr>
              <w:t>Dilution factor (applied on extend measurement range model)</w:t>
            </w:r>
            <w:commentRangeEnd w:id="75"/>
            <w:r w:rsidR="00002EF4">
              <w:rPr>
                <w:rStyle w:val="ae"/>
                <w:rFonts w:eastAsia="Times New Roman"/>
                <w:noProof/>
                <w:lang w:val="en-US"/>
              </w:rPr>
              <w:commentReference w:id="75"/>
            </w:r>
          </w:p>
          <w:p w14:paraId="42AB9BC8" w14:textId="77777777" w:rsidR="006D3521" w:rsidRDefault="006D3521" w:rsidP="0093213A">
            <w:pPr>
              <w:pStyle w:val="ab"/>
              <w:numPr>
                <w:ilvl w:val="0"/>
                <w:numId w:val="41"/>
              </w:numPr>
              <w:autoSpaceDE w:val="0"/>
              <w:autoSpaceDN w:val="0"/>
              <w:adjustRightInd w:val="0"/>
            </w:pPr>
            <w:r>
              <w:rPr>
                <w:rFonts w:hint="eastAsia"/>
              </w:rPr>
              <w:t>Calibration curves in use and adaptation factor</w:t>
            </w:r>
          </w:p>
          <w:p w14:paraId="4C8421CB" w14:textId="77777777" w:rsidR="006D3521" w:rsidRDefault="006D3521" w:rsidP="0093213A">
            <w:pPr>
              <w:pStyle w:val="ab"/>
              <w:numPr>
                <w:ilvl w:val="0"/>
                <w:numId w:val="41"/>
              </w:numPr>
              <w:autoSpaceDE w:val="0"/>
              <w:autoSpaceDN w:val="0"/>
              <w:adjustRightInd w:val="0"/>
            </w:pPr>
            <w:r>
              <w:t>Instrum</w:t>
            </w:r>
            <w:r w:rsidRPr="006D3521">
              <w:t>e</w:t>
            </w:r>
            <w:r>
              <w:t>nt information</w:t>
            </w:r>
          </w:p>
          <w:p w14:paraId="0411564C" w14:textId="6606A6A5" w:rsidR="006D3521" w:rsidRPr="00CE366E" w:rsidRDefault="00002EF4" w:rsidP="0093213A">
            <w:pPr>
              <w:pStyle w:val="ab"/>
              <w:numPr>
                <w:ilvl w:val="0"/>
                <w:numId w:val="41"/>
              </w:numPr>
              <w:autoSpaceDE w:val="0"/>
              <w:autoSpaceDN w:val="0"/>
              <w:adjustRightInd w:val="0"/>
              <w:rPr>
                <w:ins w:id="76" w:author="Liu, April(Yuanyuan)" w:date="2016-11-09T09:10:00Z"/>
                <w:rPrChange w:id="77" w:author="Li, Paul(Peng)" w:date="2016-11-09T13:50:00Z">
                  <w:rPr>
                    <w:ins w:id="78" w:author="Liu, April(Yuanyuan)" w:date="2016-11-09T09:10:00Z"/>
                    <w:highlight w:val="green"/>
                  </w:rPr>
                </w:rPrChange>
              </w:rPr>
            </w:pPr>
            <w:ins w:id="79" w:author="Liu, April(Yuanyuan)" w:date="2016-11-09T09:09:00Z">
              <w:r w:rsidRPr="000315B7">
                <w:rPr>
                  <w:lang w:eastAsia="zh-CN"/>
                </w:rPr>
                <w:t>Cleaning</w:t>
              </w:r>
              <w:r w:rsidRPr="00CE366E">
                <w:rPr>
                  <w:rPrChange w:id="80" w:author="Li, Paul(Peng)" w:date="2016-11-09T13:50:00Z">
                    <w:rPr>
                      <w:highlight w:val="green"/>
                    </w:rPr>
                  </w:rPrChange>
                </w:rPr>
                <w:t xml:space="preserve"> </w:t>
              </w:r>
            </w:ins>
            <w:ins w:id="81" w:author="Liu, April(Yuanyuan)" w:date="2016-11-09T09:11:00Z">
              <w:r w:rsidR="00280301" w:rsidRPr="00CE366E">
                <w:rPr>
                  <w:rPrChange w:id="82" w:author="Li, Paul(Peng)" w:date="2016-11-09T13:50:00Z">
                    <w:rPr>
                      <w:highlight w:val="green"/>
                    </w:rPr>
                  </w:rPrChange>
                </w:rPr>
                <w:t xml:space="preserve">mode </w:t>
              </w:r>
            </w:ins>
            <w:ins w:id="83" w:author="Liu, April(Yuanyuan)" w:date="2016-11-09T09:09:00Z">
              <w:r w:rsidRPr="00CE366E">
                <w:rPr>
                  <w:rPrChange w:id="84" w:author="Li, Paul(Peng)" w:date="2016-11-09T13:50:00Z">
                    <w:rPr>
                      <w:highlight w:val="green"/>
                    </w:rPr>
                  </w:rPrChange>
                </w:rPr>
                <w:t>interval</w:t>
              </w:r>
            </w:ins>
          </w:p>
          <w:p w14:paraId="26AFF9C5" w14:textId="2833FF28" w:rsidR="00002EF4" w:rsidRPr="000315B7" w:rsidRDefault="00280301" w:rsidP="0093213A">
            <w:pPr>
              <w:pStyle w:val="ab"/>
              <w:numPr>
                <w:ilvl w:val="0"/>
                <w:numId w:val="41"/>
              </w:numPr>
              <w:autoSpaceDE w:val="0"/>
              <w:autoSpaceDN w:val="0"/>
              <w:adjustRightInd w:val="0"/>
            </w:pPr>
            <w:ins w:id="85" w:author="Liu, April(Yuanyuan)" w:date="2016-11-09T09:11:00Z">
              <w:r w:rsidRPr="00CE366E">
                <w:rPr>
                  <w:lang w:eastAsia="zh-CN"/>
                  <w:rPrChange w:id="86" w:author="Li, Paul(Peng)" w:date="2016-11-09T13:50:00Z">
                    <w:rPr>
                      <w:highlight w:val="green"/>
                      <w:lang w:eastAsia="zh-CN"/>
                    </w:rPr>
                  </w:rPrChange>
                </w:rPr>
                <w:t xml:space="preserve">Flush mode </w:t>
              </w:r>
            </w:ins>
          </w:p>
          <w:p w14:paraId="28284427" w14:textId="77777777" w:rsidR="006D3521" w:rsidRPr="006D3521" w:rsidRDefault="006D3521" w:rsidP="006D3521">
            <w:pPr>
              <w:autoSpaceDE w:val="0"/>
              <w:autoSpaceDN w:val="0"/>
              <w:adjustRightInd w:val="0"/>
              <w:rPr>
                <w:rFonts w:cs="Arial"/>
                <w:lang w:val="en-US"/>
              </w:rPr>
            </w:pPr>
          </w:p>
        </w:tc>
        <w:tc>
          <w:tcPr>
            <w:tcW w:w="992" w:type="dxa"/>
          </w:tcPr>
          <w:p w14:paraId="2BCB5BE5" w14:textId="77777777" w:rsidR="006D3521" w:rsidRPr="00827231" w:rsidRDefault="006D3521" w:rsidP="006D3521">
            <w:pPr>
              <w:keepNext/>
              <w:rPr>
                <w:b/>
              </w:rPr>
            </w:pPr>
            <w:r w:rsidRPr="00827231">
              <w:rPr>
                <w:b/>
              </w:rPr>
              <w:t>Stability</w:t>
            </w:r>
          </w:p>
          <w:p w14:paraId="33911DDC" w14:textId="77777777" w:rsidR="006D3521" w:rsidRPr="00827231" w:rsidRDefault="006D3521" w:rsidP="006D3521">
            <w:pPr>
              <w:pStyle w:val="figura"/>
              <w:spacing w:before="0"/>
              <w:jc w:val="left"/>
            </w:pPr>
            <w:r w:rsidRPr="00827231">
              <w:t>C</w:t>
            </w:r>
          </w:p>
        </w:tc>
        <w:tc>
          <w:tcPr>
            <w:tcW w:w="992" w:type="dxa"/>
            <w:vMerge/>
          </w:tcPr>
          <w:p w14:paraId="61334734" w14:textId="77777777" w:rsidR="006D3521" w:rsidRPr="00827231" w:rsidRDefault="006D3521" w:rsidP="006D3521">
            <w:pPr>
              <w:keepNext/>
            </w:pPr>
          </w:p>
        </w:tc>
      </w:tr>
    </w:tbl>
    <w:p w14:paraId="29DBD185" w14:textId="77777777" w:rsidR="006D3521" w:rsidRDefault="006D3521" w:rsidP="006D3521">
      <w:pPr>
        <w:rPr>
          <w:lang w:val="en-GB" w:eastAsia="zh-CN"/>
        </w:rPr>
      </w:pPr>
    </w:p>
    <w:p w14:paraId="7101947C" w14:textId="77777777" w:rsidR="006D3521" w:rsidRDefault="006D3521" w:rsidP="006D3521">
      <w:pPr>
        <w:rPr>
          <w:lang w:val="en-GB" w:eastAsia="zh-CN"/>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6D3521" w:rsidRPr="00827231" w14:paraId="50F46F53" w14:textId="77777777" w:rsidTr="006D3521">
        <w:trPr>
          <w:cantSplit/>
          <w:trHeight w:val="519"/>
          <w:tblHeader/>
        </w:trPr>
        <w:tc>
          <w:tcPr>
            <w:tcW w:w="1276" w:type="dxa"/>
          </w:tcPr>
          <w:p w14:paraId="64AA4996" w14:textId="77777777" w:rsidR="006D3521" w:rsidRPr="00827231" w:rsidRDefault="006D3521" w:rsidP="006D3521">
            <w:pPr>
              <w:pStyle w:val="Sottoparagrafo"/>
              <w:spacing w:before="0" w:after="0"/>
              <w:rPr>
                <w:bCs/>
              </w:rPr>
            </w:pPr>
            <w:r w:rsidRPr="00827231">
              <w:rPr>
                <w:bCs/>
              </w:rPr>
              <w:t>Ident.</w:t>
            </w:r>
          </w:p>
        </w:tc>
        <w:tc>
          <w:tcPr>
            <w:tcW w:w="6379" w:type="dxa"/>
          </w:tcPr>
          <w:p w14:paraId="73D5F919" w14:textId="77777777" w:rsidR="006D3521" w:rsidRPr="00827231" w:rsidRDefault="006D3521" w:rsidP="006D3521">
            <w:pPr>
              <w:pStyle w:val="Sottoparagrafo"/>
              <w:spacing w:before="0" w:after="0"/>
              <w:rPr>
                <w:bCs/>
              </w:rPr>
            </w:pPr>
            <w:r w:rsidRPr="00827231">
              <w:rPr>
                <w:bCs/>
              </w:rPr>
              <w:t>Definition / Motivation</w:t>
            </w:r>
          </w:p>
        </w:tc>
        <w:tc>
          <w:tcPr>
            <w:tcW w:w="992" w:type="dxa"/>
          </w:tcPr>
          <w:p w14:paraId="72C22CB7" w14:textId="77777777" w:rsidR="006D3521" w:rsidRPr="00827231" w:rsidRDefault="006D3521" w:rsidP="006D3521">
            <w:pPr>
              <w:keepNext/>
            </w:pPr>
            <w:r w:rsidRPr="00827231">
              <w:rPr>
                <w:b/>
              </w:rPr>
              <w:t>Priority</w:t>
            </w:r>
          </w:p>
          <w:p w14:paraId="1E3A5368" w14:textId="77777777" w:rsidR="006D3521" w:rsidRPr="00827231" w:rsidRDefault="006D3521" w:rsidP="006D3521">
            <w:pPr>
              <w:pStyle w:val="figura"/>
              <w:spacing w:before="0"/>
              <w:jc w:val="left"/>
            </w:pPr>
            <w:r w:rsidRPr="00827231">
              <w:t>M</w:t>
            </w:r>
          </w:p>
        </w:tc>
        <w:tc>
          <w:tcPr>
            <w:tcW w:w="992" w:type="dxa"/>
            <w:vMerge w:val="restart"/>
          </w:tcPr>
          <w:p w14:paraId="3E9E780D" w14:textId="77777777" w:rsidR="006D3521" w:rsidRPr="00827231" w:rsidRDefault="006D3521" w:rsidP="006D3521">
            <w:pPr>
              <w:pStyle w:val="Sottoparagrafo"/>
              <w:spacing w:before="0" w:after="0"/>
              <w:rPr>
                <w:bCs/>
              </w:rPr>
            </w:pPr>
            <w:r w:rsidRPr="00827231">
              <w:rPr>
                <w:bCs/>
              </w:rPr>
              <w:t>Source</w:t>
            </w:r>
          </w:p>
          <w:p w14:paraId="60705832" w14:textId="77777777" w:rsidR="006D3521" w:rsidRPr="00827231" w:rsidRDefault="006D3521" w:rsidP="006D3521">
            <w:pPr>
              <w:keepNext/>
            </w:pPr>
            <w:r w:rsidRPr="00827231">
              <w:t>R&amp;D</w:t>
            </w:r>
            <w:r w:rsidRPr="00827231">
              <w:br/>
            </w:r>
          </w:p>
        </w:tc>
      </w:tr>
      <w:tr w:rsidR="006D3521" w:rsidRPr="00827231" w14:paraId="587675EB" w14:textId="77777777" w:rsidTr="006D3521">
        <w:trPr>
          <w:cantSplit/>
        </w:trPr>
        <w:tc>
          <w:tcPr>
            <w:tcW w:w="1276" w:type="dxa"/>
          </w:tcPr>
          <w:p w14:paraId="4C5F91FA" w14:textId="77777777" w:rsidR="006D3521" w:rsidRPr="00827231" w:rsidRDefault="006D3521" w:rsidP="00A8781D">
            <w:pPr>
              <w:keepNext/>
              <w:tabs>
                <w:tab w:val="left" w:pos="5660"/>
                <w:tab w:val="left" w:pos="6820"/>
              </w:tabs>
              <w:rPr>
                <w:rFonts w:cs="Arial"/>
              </w:rPr>
            </w:pPr>
            <w:r w:rsidRPr="00827231">
              <w:rPr>
                <w:rFonts w:cs="Arial"/>
              </w:rPr>
              <w:t>FR_</w:t>
            </w:r>
            <w:r>
              <w:rPr>
                <w:rFonts w:cs="Arial"/>
              </w:rPr>
              <w:t>MT</w:t>
            </w:r>
            <w:r w:rsidRPr="00827231">
              <w:rPr>
                <w:rFonts w:cs="Arial"/>
              </w:rPr>
              <w:t>_</w:t>
            </w:r>
            <w:r w:rsidR="00A8781D">
              <w:rPr>
                <w:rFonts w:cs="Arial"/>
              </w:rPr>
              <w:t>2</w:t>
            </w:r>
          </w:p>
        </w:tc>
        <w:tc>
          <w:tcPr>
            <w:tcW w:w="6379" w:type="dxa"/>
          </w:tcPr>
          <w:p w14:paraId="097000F6" w14:textId="77777777" w:rsidR="006D3521" w:rsidRDefault="006D3521" w:rsidP="006D3521">
            <w:pPr>
              <w:autoSpaceDE w:val="0"/>
              <w:autoSpaceDN w:val="0"/>
              <w:adjustRightInd w:val="0"/>
              <w:rPr>
                <w:b/>
                <w:lang w:val="en-US" w:eastAsia="zh-CN"/>
              </w:rPr>
            </w:pPr>
            <w:r>
              <w:rPr>
                <w:b/>
                <w:lang w:val="en-US" w:eastAsia="zh-CN"/>
              </w:rPr>
              <w:t>Real-time Signal</w:t>
            </w:r>
          </w:p>
          <w:p w14:paraId="28E18861" w14:textId="77777777" w:rsidR="006D3521" w:rsidRPr="00162EE4" w:rsidRDefault="006D3521" w:rsidP="0093213A">
            <w:pPr>
              <w:pStyle w:val="ab"/>
              <w:numPr>
                <w:ilvl w:val="0"/>
                <w:numId w:val="42"/>
              </w:numPr>
              <w:autoSpaceDE w:val="0"/>
              <w:autoSpaceDN w:val="0"/>
              <w:adjustRightInd w:val="0"/>
            </w:pPr>
            <w:r w:rsidRPr="00162EE4">
              <w:rPr>
                <w:rFonts w:hint="eastAsia"/>
              </w:rPr>
              <w:t>Temperatures</w:t>
            </w:r>
          </w:p>
          <w:p w14:paraId="6F39AEC0" w14:textId="0E228557" w:rsidR="006D3521" w:rsidRPr="00162EE4" w:rsidRDefault="006D3521" w:rsidP="0093213A">
            <w:pPr>
              <w:pStyle w:val="ab"/>
              <w:numPr>
                <w:ilvl w:val="0"/>
                <w:numId w:val="42"/>
              </w:numPr>
              <w:autoSpaceDE w:val="0"/>
              <w:autoSpaceDN w:val="0"/>
              <w:adjustRightInd w:val="0"/>
            </w:pPr>
            <w:r w:rsidRPr="00162EE4">
              <w:rPr>
                <w:rFonts w:hint="eastAsia"/>
              </w:rPr>
              <w:t>Detector current</w:t>
            </w:r>
            <w:del w:id="87" w:author="Li, Paul(Peng)" w:date="2016-11-09T13:50:00Z">
              <w:r w:rsidRPr="00162EE4" w:rsidDel="00CE366E">
                <w:rPr>
                  <w:rFonts w:hint="eastAsia"/>
                </w:rPr>
                <w:delText xml:space="preserve"> </w:delText>
              </w:r>
            </w:del>
            <w:ins w:id="88" w:author="Dell" w:date="2016-11-08T22:07:00Z">
              <w:del w:id="89" w:author="Li, Paul(Peng)" w:date="2016-11-09T13:50:00Z">
                <w:r w:rsidR="008F1BFF" w:rsidRPr="00D703E2" w:rsidDel="00CE366E">
                  <w:rPr>
                    <w:highlight w:val="green"/>
                    <w:lang w:eastAsia="zh-CN"/>
                    <w:rPrChange w:id="90" w:author="Liu, April(Yuanyuan)" w:date="2016-11-09T08:34:00Z">
                      <w:rPr>
                        <w:lang w:eastAsia="zh-CN"/>
                      </w:rPr>
                    </w:rPrChange>
                  </w:rPr>
                  <w:delText>(AD)</w:delText>
                </w:r>
              </w:del>
            </w:ins>
            <w:ins w:id="91" w:author="Li, Paul(Peng)" w:date="2016-11-09T13:50:00Z">
              <w:r w:rsidR="00CE366E">
                <w:rPr>
                  <w:lang w:eastAsia="zh-CN"/>
                </w:rPr>
                <w:t xml:space="preserve"> </w:t>
              </w:r>
            </w:ins>
            <w:ins w:id="92" w:author="Dell" w:date="2016-11-08T22:07:00Z">
              <w:del w:id="93" w:author="Li, Paul(Peng)" w:date="2016-11-09T13:50:00Z">
                <w:r w:rsidR="008F1BFF" w:rsidDel="00CE366E">
                  <w:rPr>
                    <w:rFonts w:hint="eastAsia"/>
                    <w:lang w:eastAsia="zh-CN"/>
                  </w:rPr>
                  <w:delText xml:space="preserve"> </w:delText>
                </w:r>
              </w:del>
            </w:ins>
            <w:r w:rsidRPr="00162EE4">
              <w:rPr>
                <w:rFonts w:hint="eastAsia"/>
              </w:rPr>
              <w:t>and absorbance</w:t>
            </w:r>
          </w:p>
          <w:p w14:paraId="12F200D3" w14:textId="77777777" w:rsidR="006D3521" w:rsidRPr="00162EE4" w:rsidRDefault="006D3521" w:rsidP="0093213A">
            <w:pPr>
              <w:pStyle w:val="ab"/>
              <w:numPr>
                <w:ilvl w:val="0"/>
                <w:numId w:val="42"/>
              </w:numPr>
              <w:autoSpaceDE w:val="0"/>
              <w:autoSpaceDN w:val="0"/>
              <w:adjustRightInd w:val="0"/>
            </w:pPr>
            <w:r w:rsidRPr="00162EE4">
              <w:rPr>
                <w:rFonts w:hint="eastAsia"/>
              </w:rPr>
              <w:t>Operation step</w:t>
            </w:r>
          </w:p>
          <w:p w14:paraId="691668E7" w14:textId="77777777" w:rsidR="006D3521" w:rsidRPr="00162EE4" w:rsidRDefault="006D3521" w:rsidP="0093213A">
            <w:pPr>
              <w:pStyle w:val="ab"/>
              <w:numPr>
                <w:ilvl w:val="0"/>
                <w:numId w:val="42"/>
              </w:numPr>
              <w:autoSpaceDE w:val="0"/>
              <w:autoSpaceDN w:val="0"/>
              <w:adjustRightInd w:val="0"/>
            </w:pPr>
            <w:r w:rsidRPr="00162EE4">
              <w:rPr>
                <w:rFonts w:hint="eastAsia"/>
              </w:rPr>
              <w:t>Liquid levels of reagents and standards</w:t>
            </w:r>
          </w:p>
          <w:p w14:paraId="1BC36659" w14:textId="77777777" w:rsidR="006D3521" w:rsidRPr="00162EE4" w:rsidRDefault="006D3521" w:rsidP="0093213A">
            <w:pPr>
              <w:pStyle w:val="ab"/>
              <w:numPr>
                <w:ilvl w:val="0"/>
                <w:numId w:val="42"/>
              </w:numPr>
              <w:autoSpaceDE w:val="0"/>
              <w:autoSpaceDN w:val="0"/>
              <w:adjustRightInd w:val="0"/>
            </w:pPr>
            <w:r w:rsidRPr="00162EE4">
              <w:rPr>
                <w:rFonts w:hint="eastAsia"/>
              </w:rPr>
              <w:t>Pump and valve state</w:t>
            </w:r>
          </w:p>
          <w:p w14:paraId="323A248C" w14:textId="77777777" w:rsidR="006D3521" w:rsidRPr="00162EE4" w:rsidRDefault="006D3521" w:rsidP="0093213A">
            <w:pPr>
              <w:pStyle w:val="ab"/>
              <w:numPr>
                <w:ilvl w:val="0"/>
                <w:numId w:val="42"/>
              </w:numPr>
              <w:autoSpaceDE w:val="0"/>
              <w:autoSpaceDN w:val="0"/>
              <w:adjustRightInd w:val="0"/>
            </w:pPr>
            <w:r w:rsidRPr="00162EE4">
              <w:rPr>
                <w:rFonts w:hint="eastAsia"/>
              </w:rPr>
              <w:t>IO state</w:t>
            </w:r>
          </w:p>
          <w:p w14:paraId="7B98DBE2" w14:textId="77777777" w:rsidR="006D3521" w:rsidRPr="00162EE4" w:rsidRDefault="006D3521" w:rsidP="0093213A">
            <w:pPr>
              <w:pStyle w:val="ab"/>
              <w:numPr>
                <w:ilvl w:val="0"/>
                <w:numId w:val="42"/>
              </w:numPr>
              <w:autoSpaceDE w:val="0"/>
              <w:autoSpaceDN w:val="0"/>
              <w:adjustRightInd w:val="0"/>
            </w:pPr>
            <w:r w:rsidRPr="00162EE4">
              <w:rPr>
                <w:rFonts w:hint="eastAsia"/>
              </w:rPr>
              <w:t>Warning/Error information</w:t>
            </w:r>
          </w:p>
          <w:p w14:paraId="323862D1" w14:textId="77777777" w:rsidR="006D3521" w:rsidRPr="006D3521" w:rsidRDefault="006D3521" w:rsidP="006D3521">
            <w:pPr>
              <w:autoSpaceDE w:val="0"/>
              <w:autoSpaceDN w:val="0"/>
              <w:adjustRightInd w:val="0"/>
              <w:rPr>
                <w:rFonts w:cs="Arial"/>
                <w:lang w:val="en-US"/>
              </w:rPr>
            </w:pPr>
          </w:p>
        </w:tc>
        <w:tc>
          <w:tcPr>
            <w:tcW w:w="992" w:type="dxa"/>
          </w:tcPr>
          <w:p w14:paraId="3833AD30" w14:textId="77777777" w:rsidR="006D3521" w:rsidRPr="00827231" w:rsidRDefault="006D3521" w:rsidP="006D3521">
            <w:pPr>
              <w:keepNext/>
              <w:rPr>
                <w:b/>
              </w:rPr>
            </w:pPr>
            <w:r w:rsidRPr="00827231">
              <w:rPr>
                <w:b/>
              </w:rPr>
              <w:t>Stability</w:t>
            </w:r>
          </w:p>
          <w:p w14:paraId="3187EC4C" w14:textId="77777777" w:rsidR="006D3521" w:rsidRPr="00827231" w:rsidRDefault="006D3521" w:rsidP="006D3521">
            <w:pPr>
              <w:pStyle w:val="figura"/>
              <w:spacing w:before="0"/>
              <w:jc w:val="left"/>
            </w:pPr>
            <w:r w:rsidRPr="00827231">
              <w:t>C</w:t>
            </w:r>
          </w:p>
        </w:tc>
        <w:tc>
          <w:tcPr>
            <w:tcW w:w="992" w:type="dxa"/>
            <w:vMerge/>
          </w:tcPr>
          <w:p w14:paraId="4680DBA0" w14:textId="77777777" w:rsidR="006D3521" w:rsidRPr="00827231" w:rsidRDefault="006D3521" w:rsidP="006D3521">
            <w:pPr>
              <w:keepNext/>
            </w:pPr>
          </w:p>
        </w:tc>
      </w:tr>
    </w:tbl>
    <w:p w14:paraId="5396AEAF" w14:textId="77777777" w:rsidR="006D3521" w:rsidRDefault="006D3521" w:rsidP="006D3521">
      <w:pPr>
        <w:rPr>
          <w:lang w:val="en-GB" w:eastAsia="zh-CN"/>
        </w:rPr>
      </w:pPr>
    </w:p>
    <w:p w14:paraId="56B84225" w14:textId="77777777" w:rsidR="006D3521" w:rsidRDefault="006D3521" w:rsidP="006D3521">
      <w:pPr>
        <w:rPr>
          <w:lang w:val="en-GB" w:eastAsia="zh-CN"/>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6D3521" w:rsidRPr="00827231" w14:paraId="13C56390" w14:textId="77777777" w:rsidTr="006D3521">
        <w:trPr>
          <w:cantSplit/>
          <w:trHeight w:val="519"/>
          <w:tblHeader/>
        </w:trPr>
        <w:tc>
          <w:tcPr>
            <w:tcW w:w="1276" w:type="dxa"/>
          </w:tcPr>
          <w:p w14:paraId="75CE65B9" w14:textId="77777777" w:rsidR="006D3521" w:rsidRPr="00827231" w:rsidRDefault="006D3521" w:rsidP="006D3521">
            <w:pPr>
              <w:pStyle w:val="Sottoparagrafo"/>
              <w:spacing w:before="0" w:after="0"/>
              <w:rPr>
                <w:bCs/>
              </w:rPr>
            </w:pPr>
            <w:r w:rsidRPr="00827231">
              <w:rPr>
                <w:bCs/>
              </w:rPr>
              <w:t>Ident.</w:t>
            </w:r>
          </w:p>
        </w:tc>
        <w:tc>
          <w:tcPr>
            <w:tcW w:w="6379" w:type="dxa"/>
          </w:tcPr>
          <w:p w14:paraId="0A2153B6" w14:textId="77777777" w:rsidR="006D3521" w:rsidRPr="00827231" w:rsidRDefault="006D3521" w:rsidP="006D3521">
            <w:pPr>
              <w:pStyle w:val="Sottoparagrafo"/>
              <w:spacing w:before="0" w:after="0"/>
              <w:rPr>
                <w:bCs/>
              </w:rPr>
            </w:pPr>
            <w:r w:rsidRPr="00827231">
              <w:rPr>
                <w:bCs/>
              </w:rPr>
              <w:t>Definition / Motivation</w:t>
            </w:r>
          </w:p>
        </w:tc>
        <w:tc>
          <w:tcPr>
            <w:tcW w:w="992" w:type="dxa"/>
          </w:tcPr>
          <w:p w14:paraId="3B951701" w14:textId="77777777" w:rsidR="006D3521" w:rsidRPr="00827231" w:rsidRDefault="006D3521" w:rsidP="006D3521">
            <w:pPr>
              <w:keepNext/>
            </w:pPr>
            <w:r w:rsidRPr="00827231">
              <w:rPr>
                <w:b/>
              </w:rPr>
              <w:t>Priority</w:t>
            </w:r>
          </w:p>
          <w:p w14:paraId="61A04971" w14:textId="77777777" w:rsidR="006D3521" w:rsidRPr="00827231" w:rsidRDefault="006D3521" w:rsidP="006D3521">
            <w:pPr>
              <w:pStyle w:val="figura"/>
              <w:spacing w:before="0"/>
              <w:jc w:val="left"/>
            </w:pPr>
            <w:r w:rsidRPr="00827231">
              <w:t>M</w:t>
            </w:r>
          </w:p>
        </w:tc>
        <w:tc>
          <w:tcPr>
            <w:tcW w:w="992" w:type="dxa"/>
            <w:vMerge w:val="restart"/>
          </w:tcPr>
          <w:p w14:paraId="5D2E6A36" w14:textId="77777777" w:rsidR="006D3521" w:rsidRPr="00827231" w:rsidRDefault="006D3521" w:rsidP="006D3521">
            <w:pPr>
              <w:pStyle w:val="Sottoparagrafo"/>
              <w:spacing w:before="0" w:after="0"/>
              <w:rPr>
                <w:bCs/>
              </w:rPr>
            </w:pPr>
            <w:r w:rsidRPr="00827231">
              <w:rPr>
                <w:bCs/>
              </w:rPr>
              <w:t>Source</w:t>
            </w:r>
          </w:p>
          <w:p w14:paraId="58AD849D" w14:textId="77777777" w:rsidR="006D3521" w:rsidRPr="00827231" w:rsidRDefault="006D3521" w:rsidP="006D3521">
            <w:pPr>
              <w:keepNext/>
            </w:pPr>
            <w:r w:rsidRPr="00827231">
              <w:t>R&amp;D</w:t>
            </w:r>
            <w:r w:rsidRPr="00827231">
              <w:br/>
            </w:r>
          </w:p>
        </w:tc>
      </w:tr>
      <w:tr w:rsidR="006D3521" w:rsidRPr="00827231" w14:paraId="746D6B4D" w14:textId="77777777" w:rsidTr="006D3521">
        <w:trPr>
          <w:cantSplit/>
        </w:trPr>
        <w:tc>
          <w:tcPr>
            <w:tcW w:w="1276" w:type="dxa"/>
          </w:tcPr>
          <w:p w14:paraId="16894DB4" w14:textId="77777777" w:rsidR="006D3521" w:rsidRPr="00827231" w:rsidRDefault="006D3521" w:rsidP="00A8781D">
            <w:pPr>
              <w:keepNext/>
              <w:tabs>
                <w:tab w:val="left" w:pos="5660"/>
                <w:tab w:val="left" w:pos="6820"/>
              </w:tabs>
              <w:rPr>
                <w:rFonts w:cs="Arial"/>
              </w:rPr>
            </w:pPr>
            <w:r w:rsidRPr="00827231">
              <w:rPr>
                <w:rFonts w:cs="Arial"/>
              </w:rPr>
              <w:t>FR_</w:t>
            </w:r>
            <w:r>
              <w:rPr>
                <w:rFonts w:cs="Arial"/>
              </w:rPr>
              <w:t>MT</w:t>
            </w:r>
            <w:r w:rsidRPr="00827231">
              <w:rPr>
                <w:rFonts w:cs="Arial"/>
              </w:rPr>
              <w:t>_</w:t>
            </w:r>
            <w:r w:rsidR="00A8781D">
              <w:rPr>
                <w:rFonts w:cs="Arial"/>
              </w:rPr>
              <w:t>3</w:t>
            </w:r>
          </w:p>
        </w:tc>
        <w:tc>
          <w:tcPr>
            <w:tcW w:w="6379" w:type="dxa"/>
          </w:tcPr>
          <w:p w14:paraId="2C76A352" w14:textId="77777777" w:rsidR="006D3521" w:rsidRDefault="006D3521" w:rsidP="006D3521">
            <w:pPr>
              <w:autoSpaceDE w:val="0"/>
              <w:autoSpaceDN w:val="0"/>
              <w:adjustRightInd w:val="0"/>
              <w:rPr>
                <w:b/>
                <w:lang w:val="en-US" w:eastAsia="zh-CN"/>
              </w:rPr>
            </w:pPr>
            <w:r>
              <w:rPr>
                <w:b/>
                <w:lang w:val="en-US" w:eastAsia="zh-CN"/>
              </w:rPr>
              <w:t>Operation interfaces 1</w:t>
            </w:r>
          </w:p>
          <w:p w14:paraId="5E644BB7" w14:textId="77777777" w:rsidR="006D3521" w:rsidRDefault="006D3521" w:rsidP="0093213A">
            <w:pPr>
              <w:pStyle w:val="ab"/>
              <w:numPr>
                <w:ilvl w:val="0"/>
                <w:numId w:val="43"/>
              </w:numPr>
              <w:autoSpaceDE w:val="0"/>
              <w:autoSpaceDN w:val="0"/>
              <w:adjustRightInd w:val="0"/>
              <w:rPr>
                <w:ins w:id="94" w:author="Liu, April(Yuanyuan)" w:date="2016-11-09T08:35:00Z"/>
              </w:rPr>
            </w:pPr>
            <w:r>
              <w:rPr>
                <w:rFonts w:hint="eastAsia"/>
              </w:rPr>
              <w:t>Prime</w:t>
            </w:r>
          </w:p>
          <w:p w14:paraId="48B99DE5" w14:textId="77777777" w:rsidR="00D703E2" w:rsidRPr="00D703E2" w:rsidDel="00D703E2" w:rsidRDefault="00D703E2" w:rsidP="0093213A">
            <w:pPr>
              <w:pStyle w:val="ab"/>
              <w:numPr>
                <w:ilvl w:val="0"/>
                <w:numId w:val="43"/>
              </w:numPr>
              <w:autoSpaceDE w:val="0"/>
              <w:autoSpaceDN w:val="0"/>
              <w:adjustRightInd w:val="0"/>
              <w:rPr>
                <w:del w:id="95" w:author="Liu, April(Yuanyuan)" w:date="2016-11-09T08:37:00Z"/>
                <w:highlight w:val="green"/>
                <w:rPrChange w:id="96" w:author="Liu, April(Yuanyuan)" w:date="2016-11-09T08:35:00Z">
                  <w:rPr>
                    <w:del w:id="97" w:author="Liu, April(Yuanyuan)" w:date="2016-11-09T08:37:00Z"/>
                  </w:rPr>
                </w:rPrChange>
              </w:rPr>
            </w:pPr>
          </w:p>
          <w:p w14:paraId="13EB420C" w14:textId="77777777" w:rsidR="006D3521" w:rsidRDefault="006D3521" w:rsidP="0093213A">
            <w:pPr>
              <w:pStyle w:val="ab"/>
              <w:numPr>
                <w:ilvl w:val="0"/>
                <w:numId w:val="43"/>
              </w:numPr>
              <w:autoSpaceDE w:val="0"/>
              <w:autoSpaceDN w:val="0"/>
              <w:adjustRightInd w:val="0"/>
            </w:pPr>
            <w:r>
              <w:t>Reset liquid level</w:t>
            </w:r>
          </w:p>
          <w:p w14:paraId="43517065" w14:textId="0FD45856" w:rsidR="006D3521" w:rsidRDefault="006D3521" w:rsidP="0093213A">
            <w:pPr>
              <w:pStyle w:val="ab"/>
              <w:numPr>
                <w:ilvl w:val="0"/>
                <w:numId w:val="43"/>
              </w:numPr>
              <w:autoSpaceDE w:val="0"/>
              <w:autoSpaceDN w:val="0"/>
              <w:adjustRightInd w:val="0"/>
            </w:pPr>
            <w:r>
              <w:t>Drain</w:t>
            </w:r>
            <w:ins w:id="98" w:author="Liu, April(Yuanyuan)" w:date="2016-11-09T08:34:00Z">
              <w:r w:rsidR="00D703E2" w:rsidRPr="00D703E2">
                <w:rPr>
                  <w:highlight w:val="green"/>
                  <w:rPrChange w:id="99" w:author="Liu, April(Yuanyuan)" w:date="2016-11-09T08:35:00Z">
                    <w:rPr/>
                  </w:rPrChange>
                </w:rPr>
                <w:t xml:space="preserve">(should be </w:t>
              </w:r>
            </w:ins>
            <w:r w:rsidR="008620D5">
              <w:rPr>
                <w:highlight w:val="green"/>
              </w:rPr>
              <w:t>available</w:t>
            </w:r>
            <w:ins w:id="100" w:author="Liu, April(Yuanyuan)" w:date="2016-11-09T08:34:00Z">
              <w:r w:rsidR="00D703E2" w:rsidRPr="00D703E2">
                <w:rPr>
                  <w:highlight w:val="green"/>
                  <w:rPrChange w:id="101" w:author="Liu, April(Yuanyuan)" w:date="2016-11-09T08:35:00Z">
                    <w:rPr/>
                  </w:rPrChange>
                </w:rPr>
                <w:t xml:space="preserve"> </w:t>
              </w:r>
            </w:ins>
            <w:r w:rsidR="008620D5">
              <w:rPr>
                <w:highlight w:val="green"/>
              </w:rPr>
              <w:t>for</w:t>
            </w:r>
            <w:ins w:id="102" w:author="Liu, April(Yuanyuan)" w:date="2016-11-09T08:34:00Z">
              <w:r w:rsidR="00D703E2" w:rsidRPr="00D703E2">
                <w:rPr>
                  <w:highlight w:val="green"/>
                  <w:rPrChange w:id="103" w:author="Liu, April(Yuanyuan)" w:date="2016-11-09T08:35:00Z">
                    <w:rPr/>
                  </w:rPrChange>
                </w:rPr>
                <w:t xml:space="preserve"> extention range)</w:t>
              </w:r>
            </w:ins>
          </w:p>
          <w:p w14:paraId="2651A8B6" w14:textId="77777777" w:rsidR="006D3521" w:rsidRDefault="006D3521" w:rsidP="0093213A">
            <w:pPr>
              <w:pStyle w:val="ab"/>
              <w:numPr>
                <w:ilvl w:val="0"/>
                <w:numId w:val="43"/>
              </w:numPr>
              <w:autoSpaceDE w:val="0"/>
              <w:autoSpaceDN w:val="0"/>
              <w:adjustRightInd w:val="0"/>
            </w:pPr>
            <w:r>
              <w:rPr>
                <w:rFonts w:hint="eastAsia"/>
              </w:rPr>
              <w:t>Restore rom defaults.</w:t>
            </w:r>
          </w:p>
          <w:p w14:paraId="25C215AD" w14:textId="77777777" w:rsidR="006D3521" w:rsidRDefault="006D3521" w:rsidP="0093213A">
            <w:pPr>
              <w:pStyle w:val="ab"/>
              <w:numPr>
                <w:ilvl w:val="0"/>
                <w:numId w:val="43"/>
              </w:numPr>
              <w:autoSpaceDE w:val="0"/>
              <w:autoSpaceDN w:val="0"/>
              <w:adjustRightInd w:val="0"/>
            </w:pPr>
            <w:r>
              <w:t>Fluid control:</w:t>
            </w:r>
          </w:p>
          <w:p w14:paraId="21C6533C" w14:textId="77777777" w:rsidR="006D3521" w:rsidRDefault="006D3521" w:rsidP="0093213A">
            <w:pPr>
              <w:pStyle w:val="ab"/>
              <w:keepNext/>
              <w:numPr>
                <w:ilvl w:val="0"/>
                <w:numId w:val="44"/>
              </w:numPr>
            </w:pPr>
            <w:r>
              <w:rPr>
                <w:rFonts w:hint="eastAsia"/>
              </w:rPr>
              <w:t>Pumps</w:t>
            </w:r>
          </w:p>
          <w:p w14:paraId="5073DFEA" w14:textId="77777777" w:rsidR="006D3521" w:rsidRDefault="006D3521" w:rsidP="0093213A">
            <w:pPr>
              <w:pStyle w:val="ab"/>
              <w:keepNext/>
              <w:numPr>
                <w:ilvl w:val="0"/>
                <w:numId w:val="44"/>
              </w:numPr>
            </w:pPr>
            <w:r>
              <w:rPr>
                <w:rFonts w:hint="eastAsia"/>
              </w:rPr>
              <w:t>Valves</w:t>
            </w:r>
          </w:p>
          <w:p w14:paraId="0861F9EA" w14:textId="77777777" w:rsidR="006D3521" w:rsidRDefault="006D3521" w:rsidP="0093213A">
            <w:pPr>
              <w:pStyle w:val="ab"/>
              <w:keepNext/>
              <w:numPr>
                <w:ilvl w:val="0"/>
                <w:numId w:val="44"/>
              </w:numPr>
            </w:pPr>
            <w:r>
              <w:rPr>
                <w:rFonts w:hint="eastAsia"/>
              </w:rPr>
              <w:t>Premix stirring bar</w:t>
            </w:r>
          </w:p>
          <w:p w14:paraId="31BD3AAF" w14:textId="77777777" w:rsidR="006D3521" w:rsidRDefault="006D3521" w:rsidP="0093213A">
            <w:pPr>
              <w:pStyle w:val="ab"/>
              <w:keepNext/>
              <w:numPr>
                <w:ilvl w:val="0"/>
                <w:numId w:val="44"/>
              </w:numPr>
            </w:pPr>
            <w:r>
              <w:rPr>
                <w:rFonts w:hint="eastAsia"/>
              </w:rPr>
              <w:t>Heater</w:t>
            </w:r>
          </w:p>
          <w:p w14:paraId="438119A6" w14:textId="77777777" w:rsidR="006D3521" w:rsidRPr="006D3521" w:rsidRDefault="006D3521" w:rsidP="006D3521">
            <w:pPr>
              <w:autoSpaceDE w:val="0"/>
              <w:autoSpaceDN w:val="0"/>
              <w:adjustRightInd w:val="0"/>
              <w:rPr>
                <w:rFonts w:cs="Arial"/>
                <w:lang w:val="en-US"/>
              </w:rPr>
            </w:pPr>
          </w:p>
        </w:tc>
        <w:tc>
          <w:tcPr>
            <w:tcW w:w="992" w:type="dxa"/>
          </w:tcPr>
          <w:p w14:paraId="4AC1D97C" w14:textId="77777777" w:rsidR="006D3521" w:rsidRPr="00827231" w:rsidRDefault="006D3521" w:rsidP="006D3521">
            <w:pPr>
              <w:keepNext/>
              <w:rPr>
                <w:b/>
              </w:rPr>
            </w:pPr>
            <w:r w:rsidRPr="00827231">
              <w:rPr>
                <w:b/>
              </w:rPr>
              <w:t>Stability</w:t>
            </w:r>
          </w:p>
          <w:p w14:paraId="09C13E45" w14:textId="77777777" w:rsidR="006D3521" w:rsidRPr="00827231" w:rsidRDefault="006D3521" w:rsidP="006D3521">
            <w:pPr>
              <w:pStyle w:val="figura"/>
              <w:spacing w:before="0"/>
              <w:jc w:val="left"/>
            </w:pPr>
            <w:r w:rsidRPr="00827231">
              <w:t>C</w:t>
            </w:r>
          </w:p>
        </w:tc>
        <w:tc>
          <w:tcPr>
            <w:tcW w:w="992" w:type="dxa"/>
            <w:vMerge/>
          </w:tcPr>
          <w:p w14:paraId="557E96D6" w14:textId="77777777" w:rsidR="006D3521" w:rsidRPr="00827231" w:rsidRDefault="006D3521" w:rsidP="006D3521">
            <w:pPr>
              <w:keepNext/>
            </w:pPr>
          </w:p>
        </w:tc>
      </w:tr>
    </w:tbl>
    <w:p w14:paraId="24BA67D4" w14:textId="77777777" w:rsidR="006D3521" w:rsidRDefault="006D3521" w:rsidP="006D3521">
      <w:pPr>
        <w:rPr>
          <w:lang w:val="en-GB" w:eastAsia="zh-CN"/>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6D3521" w:rsidRPr="00827231" w14:paraId="632A48A2" w14:textId="77777777" w:rsidTr="006D3521">
        <w:trPr>
          <w:cantSplit/>
          <w:trHeight w:val="519"/>
          <w:tblHeader/>
        </w:trPr>
        <w:tc>
          <w:tcPr>
            <w:tcW w:w="1276" w:type="dxa"/>
          </w:tcPr>
          <w:p w14:paraId="1E2DF76D" w14:textId="77777777" w:rsidR="006D3521" w:rsidRPr="00827231" w:rsidRDefault="006D3521" w:rsidP="006D3521">
            <w:pPr>
              <w:pStyle w:val="Sottoparagrafo"/>
              <w:spacing w:before="0" w:after="0"/>
              <w:rPr>
                <w:bCs/>
              </w:rPr>
            </w:pPr>
            <w:r w:rsidRPr="00827231">
              <w:rPr>
                <w:bCs/>
              </w:rPr>
              <w:t>Ident.</w:t>
            </w:r>
          </w:p>
        </w:tc>
        <w:tc>
          <w:tcPr>
            <w:tcW w:w="6379" w:type="dxa"/>
          </w:tcPr>
          <w:p w14:paraId="6479C80B" w14:textId="77777777" w:rsidR="006D3521" w:rsidRPr="00827231" w:rsidRDefault="006D3521" w:rsidP="006D3521">
            <w:pPr>
              <w:pStyle w:val="Sottoparagrafo"/>
              <w:spacing w:before="0" w:after="0"/>
              <w:rPr>
                <w:bCs/>
              </w:rPr>
            </w:pPr>
            <w:r w:rsidRPr="00827231">
              <w:rPr>
                <w:bCs/>
              </w:rPr>
              <w:t>Definition / Motivation</w:t>
            </w:r>
          </w:p>
        </w:tc>
        <w:tc>
          <w:tcPr>
            <w:tcW w:w="992" w:type="dxa"/>
          </w:tcPr>
          <w:p w14:paraId="2EFC37B9" w14:textId="77777777" w:rsidR="006D3521" w:rsidRPr="00827231" w:rsidRDefault="006D3521" w:rsidP="006D3521">
            <w:pPr>
              <w:keepNext/>
            </w:pPr>
            <w:r w:rsidRPr="00827231">
              <w:rPr>
                <w:b/>
              </w:rPr>
              <w:t>Priority</w:t>
            </w:r>
          </w:p>
          <w:p w14:paraId="1CF27300" w14:textId="77777777" w:rsidR="006D3521" w:rsidRPr="00827231" w:rsidRDefault="006D3521" w:rsidP="006D3521">
            <w:pPr>
              <w:pStyle w:val="figura"/>
              <w:spacing w:before="0"/>
              <w:jc w:val="left"/>
            </w:pPr>
            <w:r w:rsidRPr="00827231">
              <w:t>M</w:t>
            </w:r>
          </w:p>
        </w:tc>
        <w:tc>
          <w:tcPr>
            <w:tcW w:w="992" w:type="dxa"/>
            <w:vMerge w:val="restart"/>
          </w:tcPr>
          <w:p w14:paraId="1C3282B8" w14:textId="77777777" w:rsidR="006D3521" w:rsidRPr="00827231" w:rsidRDefault="006D3521" w:rsidP="006D3521">
            <w:pPr>
              <w:pStyle w:val="Sottoparagrafo"/>
              <w:spacing w:before="0" w:after="0"/>
              <w:rPr>
                <w:bCs/>
              </w:rPr>
            </w:pPr>
            <w:r w:rsidRPr="00827231">
              <w:rPr>
                <w:bCs/>
              </w:rPr>
              <w:t>Source</w:t>
            </w:r>
          </w:p>
          <w:p w14:paraId="58CD9DC4" w14:textId="77777777" w:rsidR="006D3521" w:rsidRPr="00827231" w:rsidRDefault="006D3521" w:rsidP="006D3521">
            <w:pPr>
              <w:keepNext/>
            </w:pPr>
            <w:r w:rsidRPr="00827231">
              <w:t>R&amp;D</w:t>
            </w:r>
            <w:r w:rsidRPr="00827231">
              <w:br/>
            </w:r>
          </w:p>
        </w:tc>
      </w:tr>
      <w:tr w:rsidR="006D3521" w:rsidRPr="00827231" w14:paraId="3EC1B594" w14:textId="77777777" w:rsidTr="006D3521">
        <w:trPr>
          <w:cantSplit/>
        </w:trPr>
        <w:tc>
          <w:tcPr>
            <w:tcW w:w="1276" w:type="dxa"/>
          </w:tcPr>
          <w:p w14:paraId="68316649" w14:textId="77777777" w:rsidR="006D3521" w:rsidRPr="00827231" w:rsidRDefault="006D3521" w:rsidP="00A8781D">
            <w:pPr>
              <w:keepNext/>
              <w:tabs>
                <w:tab w:val="left" w:pos="5660"/>
                <w:tab w:val="left" w:pos="6820"/>
              </w:tabs>
              <w:rPr>
                <w:rFonts w:cs="Arial"/>
              </w:rPr>
            </w:pPr>
            <w:r w:rsidRPr="00827231">
              <w:rPr>
                <w:rFonts w:cs="Arial"/>
              </w:rPr>
              <w:t>FR_</w:t>
            </w:r>
            <w:r>
              <w:rPr>
                <w:rFonts w:cs="Arial"/>
              </w:rPr>
              <w:t>MT</w:t>
            </w:r>
            <w:r w:rsidRPr="00827231">
              <w:rPr>
                <w:rFonts w:cs="Arial"/>
              </w:rPr>
              <w:t>_</w:t>
            </w:r>
            <w:r w:rsidR="00A8781D">
              <w:rPr>
                <w:rFonts w:cs="Arial"/>
              </w:rPr>
              <w:t>4</w:t>
            </w:r>
          </w:p>
        </w:tc>
        <w:tc>
          <w:tcPr>
            <w:tcW w:w="6379" w:type="dxa"/>
          </w:tcPr>
          <w:p w14:paraId="4A2DECE3" w14:textId="77777777" w:rsidR="006D3521" w:rsidRDefault="006D3521" w:rsidP="006D3521">
            <w:pPr>
              <w:autoSpaceDE w:val="0"/>
              <w:autoSpaceDN w:val="0"/>
              <w:adjustRightInd w:val="0"/>
              <w:rPr>
                <w:b/>
                <w:lang w:val="en-US" w:eastAsia="zh-CN"/>
              </w:rPr>
            </w:pPr>
            <w:r>
              <w:rPr>
                <w:b/>
                <w:lang w:val="en-US" w:eastAsia="zh-CN"/>
              </w:rPr>
              <w:t>Operation interfaces 2</w:t>
            </w:r>
          </w:p>
          <w:p w14:paraId="5EE5AFA8" w14:textId="77777777" w:rsidR="006D3521" w:rsidRDefault="006D3521" w:rsidP="0093213A">
            <w:pPr>
              <w:pStyle w:val="ab"/>
              <w:numPr>
                <w:ilvl w:val="0"/>
                <w:numId w:val="46"/>
              </w:numPr>
              <w:autoSpaceDE w:val="0"/>
              <w:autoSpaceDN w:val="0"/>
              <w:adjustRightInd w:val="0"/>
            </w:pPr>
            <w:r>
              <w:t xml:space="preserve">Service </w:t>
            </w:r>
            <w:r>
              <w:rPr>
                <w:rFonts w:hint="eastAsia"/>
              </w:rPr>
              <w:t xml:space="preserve">Flush </w:t>
            </w:r>
          </w:p>
          <w:p w14:paraId="2C90AF27" w14:textId="77777777" w:rsidR="006D3521" w:rsidRDefault="006D3521" w:rsidP="0093213A">
            <w:pPr>
              <w:pStyle w:val="ab"/>
              <w:keepNext/>
              <w:numPr>
                <w:ilvl w:val="0"/>
                <w:numId w:val="45"/>
              </w:numPr>
            </w:pPr>
            <w:r>
              <w:t>Deep flush</w:t>
            </w:r>
          </w:p>
          <w:p w14:paraId="7DEE3F4E" w14:textId="77777777" w:rsidR="00F73644" w:rsidRDefault="006D3521">
            <w:pPr>
              <w:pStyle w:val="ab"/>
              <w:autoSpaceDE w:val="0"/>
              <w:autoSpaceDN w:val="0"/>
              <w:adjustRightInd w:val="0"/>
              <w:ind w:left="420"/>
              <w:pPrChange w:id="104" w:author="Liu, April(Yuanyuan)" w:date="2016-11-09T08:37:00Z">
                <w:pPr>
                  <w:pStyle w:val="ab"/>
                  <w:keepNext/>
                  <w:numPr>
                    <w:numId w:val="45"/>
                  </w:numPr>
                  <w:ind w:hanging="360"/>
                </w:pPr>
              </w:pPrChange>
            </w:pPr>
            <w:del w:id="105" w:author="Liu, April(Yuanyuan)" w:date="2016-11-09T08:37:00Z">
              <w:r w:rsidDel="00D703E2">
                <w:delText>F</w:delText>
              </w:r>
            </w:del>
            <w:ins w:id="106" w:author="Liu, April(Yuanyuan)" w:date="2016-11-09T08:37:00Z">
              <w:r w:rsidR="00D703E2">
                <w:t>F</w:t>
              </w:r>
            </w:ins>
            <w:r>
              <w:t>lush</w:t>
            </w:r>
          </w:p>
          <w:p w14:paraId="459C2CF4" w14:textId="04209558" w:rsidR="006D3521" w:rsidRPr="00D703E2" w:rsidRDefault="00D703E2" w:rsidP="00F73644">
            <w:pPr>
              <w:pStyle w:val="ab"/>
              <w:numPr>
                <w:ilvl w:val="0"/>
                <w:numId w:val="45"/>
              </w:numPr>
              <w:autoSpaceDE w:val="0"/>
              <w:autoSpaceDN w:val="0"/>
              <w:adjustRightInd w:val="0"/>
              <w:rPr>
                <w:highlight w:val="green"/>
                <w:rPrChange w:id="107" w:author="Liu, April(Yuanyuan)" w:date="2016-11-09T08:37:00Z">
                  <w:rPr/>
                </w:rPrChange>
              </w:rPr>
            </w:pPr>
            <w:ins w:id="108" w:author="Liu, April(Yuanyuan)" w:date="2016-11-09T08:37:00Z">
              <w:r>
                <w:rPr>
                  <w:highlight w:val="green"/>
                </w:rPr>
                <w:t xml:space="preserve">Flush dilution unit </w:t>
              </w:r>
            </w:ins>
          </w:p>
          <w:p w14:paraId="137578EA" w14:textId="77777777" w:rsidR="006D3521" w:rsidRDefault="006D3521" w:rsidP="0093213A">
            <w:pPr>
              <w:pStyle w:val="ab"/>
              <w:keepNext/>
              <w:numPr>
                <w:ilvl w:val="0"/>
                <w:numId w:val="45"/>
              </w:numPr>
            </w:pPr>
            <w:r>
              <w:t>Configure flush</w:t>
            </w:r>
          </w:p>
          <w:p w14:paraId="1CAC6E8B" w14:textId="77777777" w:rsidR="006D3521" w:rsidRDefault="006D3521" w:rsidP="0093213A">
            <w:pPr>
              <w:pStyle w:val="ab"/>
              <w:keepNext/>
              <w:numPr>
                <w:ilvl w:val="1"/>
                <w:numId w:val="45"/>
              </w:numPr>
            </w:pPr>
            <w:r>
              <w:t>volume of water sample</w:t>
            </w:r>
            <w:r>
              <w:rPr>
                <w:rFonts w:hint="eastAsia"/>
              </w:rPr>
              <w:t xml:space="preserve"> </w:t>
            </w:r>
            <w:r w:rsidRPr="00273150">
              <w:rPr>
                <w:rFonts w:hint="eastAsia"/>
              </w:rPr>
              <w:t>(1~10 ml)</w:t>
            </w:r>
          </w:p>
          <w:p w14:paraId="1E19938E" w14:textId="77777777" w:rsidR="006D3521" w:rsidRDefault="006D3521" w:rsidP="0093213A">
            <w:pPr>
              <w:pStyle w:val="ab"/>
              <w:keepNext/>
              <w:numPr>
                <w:ilvl w:val="1"/>
                <w:numId w:val="45"/>
              </w:numPr>
            </w:pPr>
            <w:r>
              <w:t xml:space="preserve">flush time </w:t>
            </w:r>
            <w:r>
              <w:rPr>
                <w:rFonts w:hint="eastAsia"/>
              </w:rPr>
              <w:t>(30~120 sec)</w:t>
            </w:r>
          </w:p>
          <w:p w14:paraId="563E65E2" w14:textId="77777777" w:rsidR="006D3521" w:rsidRPr="006D3521" w:rsidRDefault="006D3521" w:rsidP="006D3521">
            <w:pPr>
              <w:autoSpaceDE w:val="0"/>
              <w:autoSpaceDN w:val="0"/>
              <w:adjustRightInd w:val="0"/>
              <w:rPr>
                <w:rFonts w:cs="Arial"/>
                <w:lang w:val="en-US"/>
              </w:rPr>
            </w:pPr>
          </w:p>
        </w:tc>
        <w:tc>
          <w:tcPr>
            <w:tcW w:w="992" w:type="dxa"/>
          </w:tcPr>
          <w:p w14:paraId="32D76AE4" w14:textId="77777777" w:rsidR="006D3521" w:rsidRPr="00827231" w:rsidRDefault="006D3521" w:rsidP="006D3521">
            <w:pPr>
              <w:keepNext/>
              <w:rPr>
                <w:b/>
              </w:rPr>
            </w:pPr>
            <w:r w:rsidRPr="00827231">
              <w:rPr>
                <w:b/>
              </w:rPr>
              <w:t>Stability</w:t>
            </w:r>
          </w:p>
          <w:p w14:paraId="0D2C73DD" w14:textId="77777777" w:rsidR="006D3521" w:rsidRPr="00827231" w:rsidRDefault="006D3521" w:rsidP="006D3521">
            <w:pPr>
              <w:pStyle w:val="figura"/>
              <w:spacing w:before="0"/>
              <w:jc w:val="left"/>
            </w:pPr>
            <w:r w:rsidRPr="00827231">
              <w:t>C</w:t>
            </w:r>
          </w:p>
        </w:tc>
        <w:tc>
          <w:tcPr>
            <w:tcW w:w="992" w:type="dxa"/>
            <w:vMerge/>
          </w:tcPr>
          <w:p w14:paraId="7D65A040" w14:textId="77777777" w:rsidR="006D3521" w:rsidRPr="00827231" w:rsidRDefault="006D3521" w:rsidP="006D3521">
            <w:pPr>
              <w:keepNext/>
            </w:pPr>
          </w:p>
        </w:tc>
      </w:tr>
    </w:tbl>
    <w:p w14:paraId="285FD232" w14:textId="77777777" w:rsidR="006D3521" w:rsidRDefault="006D3521" w:rsidP="006D3521">
      <w:pPr>
        <w:rPr>
          <w:lang w:val="en-GB" w:eastAsia="zh-CN"/>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6D3521" w:rsidRPr="00827231" w14:paraId="67AAC4CB" w14:textId="77777777" w:rsidTr="006D3521">
        <w:trPr>
          <w:cantSplit/>
          <w:trHeight w:val="519"/>
          <w:tblHeader/>
        </w:trPr>
        <w:tc>
          <w:tcPr>
            <w:tcW w:w="1276" w:type="dxa"/>
          </w:tcPr>
          <w:p w14:paraId="7F0FA36C" w14:textId="77777777" w:rsidR="006D3521" w:rsidRPr="00827231" w:rsidRDefault="006D3521" w:rsidP="006D3521">
            <w:pPr>
              <w:pStyle w:val="Sottoparagrafo"/>
              <w:spacing w:before="0" w:after="0"/>
              <w:rPr>
                <w:bCs/>
              </w:rPr>
            </w:pPr>
            <w:r w:rsidRPr="00827231">
              <w:rPr>
                <w:bCs/>
              </w:rPr>
              <w:lastRenderedPageBreak/>
              <w:t>Ident.</w:t>
            </w:r>
          </w:p>
        </w:tc>
        <w:tc>
          <w:tcPr>
            <w:tcW w:w="6379" w:type="dxa"/>
          </w:tcPr>
          <w:p w14:paraId="15FD6F95" w14:textId="77777777" w:rsidR="006D3521" w:rsidRPr="00827231" w:rsidRDefault="006D3521" w:rsidP="006D3521">
            <w:pPr>
              <w:pStyle w:val="Sottoparagrafo"/>
              <w:spacing w:before="0" w:after="0"/>
              <w:rPr>
                <w:bCs/>
              </w:rPr>
            </w:pPr>
            <w:r w:rsidRPr="00827231">
              <w:rPr>
                <w:bCs/>
              </w:rPr>
              <w:t>Definition / Motivation</w:t>
            </w:r>
          </w:p>
        </w:tc>
        <w:tc>
          <w:tcPr>
            <w:tcW w:w="992" w:type="dxa"/>
          </w:tcPr>
          <w:p w14:paraId="36AE58A8" w14:textId="77777777" w:rsidR="006D3521" w:rsidRPr="00827231" w:rsidRDefault="006D3521" w:rsidP="006D3521">
            <w:pPr>
              <w:keepNext/>
            </w:pPr>
            <w:r w:rsidRPr="00827231">
              <w:rPr>
                <w:b/>
              </w:rPr>
              <w:t>Priority</w:t>
            </w:r>
          </w:p>
          <w:p w14:paraId="598C0157" w14:textId="77777777" w:rsidR="006D3521" w:rsidRPr="00827231" w:rsidRDefault="006D3521" w:rsidP="006D3521">
            <w:pPr>
              <w:pStyle w:val="figura"/>
              <w:spacing w:before="0"/>
              <w:jc w:val="left"/>
            </w:pPr>
            <w:r w:rsidRPr="00827231">
              <w:t>M</w:t>
            </w:r>
          </w:p>
        </w:tc>
        <w:tc>
          <w:tcPr>
            <w:tcW w:w="992" w:type="dxa"/>
            <w:vMerge w:val="restart"/>
          </w:tcPr>
          <w:p w14:paraId="6B1C5E6A" w14:textId="77777777" w:rsidR="006D3521" w:rsidRPr="00827231" w:rsidRDefault="006D3521" w:rsidP="006D3521">
            <w:pPr>
              <w:pStyle w:val="Sottoparagrafo"/>
              <w:spacing w:before="0" w:after="0"/>
              <w:rPr>
                <w:bCs/>
              </w:rPr>
            </w:pPr>
            <w:r w:rsidRPr="00827231">
              <w:rPr>
                <w:bCs/>
              </w:rPr>
              <w:t>Source</w:t>
            </w:r>
          </w:p>
          <w:p w14:paraId="3A5EF35B" w14:textId="77777777" w:rsidR="006D3521" w:rsidRPr="00827231" w:rsidRDefault="006D3521" w:rsidP="006D3521">
            <w:pPr>
              <w:keepNext/>
            </w:pPr>
            <w:r w:rsidRPr="00827231">
              <w:t>R&amp;D</w:t>
            </w:r>
            <w:r w:rsidRPr="00827231">
              <w:br/>
            </w:r>
          </w:p>
        </w:tc>
      </w:tr>
      <w:tr w:rsidR="006D3521" w:rsidRPr="00827231" w14:paraId="6A83103B" w14:textId="77777777" w:rsidTr="006D3521">
        <w:trPr>
          <w:cantSplit/>
        </w:trPr>
        <w:tc>
          <w:tcPr>
            <w:tcW w:w="1276" w:type="dxa"/>
          </w:tcPr>
          <w:p w14:paraId="1D4C9EAD" w14:textId="77777777" w:rsidR="006D3521" w:rsidRPr="00827231" w:rsidRDefault="006D3521" w:rsidP="00A8781D">
            <w:pPr>
              <w:keepNext/>
              <w:tabs>
                <w:tab w:val="left" w:pos="5660"/>
                <w:tab w:val="left" w:pos="6820"/>
              </w:tabs>
              <w:rPr>
                <w:rFonts w:cs="Arial"/>
              </w:rPr>
            </w:pPr>
            <w:r w:rsidRPr="00827231">
              <w:rPr>
                <w:rFonts w:cs="Arial"/>
              </w:rPr>
              <w:t>FR_</w:t>
            </w:r>
            <w:r>
              <w:rPr>
                <w:rFonts w:cs="Arial"/>
              </w:rPr>
              <w:t>MT</w:t>
            </w:r>
            <w:r w:rsidRPr="00827231">
              <w:rPr>
                <w:rFonts w:cs="Arial"/>
              </w:rPr>
              <w:t>_</w:t>
            </w:r>
            <w:r w:rsidR="00A8781D">
              <w:rPr>
                <w:rFonts w:cs="Arial"/>
              </w:rPr>
              <w:t>5</w:t>
            </w:r>
          </w:p>
        </w:tc>
        <w:tc>
          <w:tcPr>
            <w:tcW w:w="6379" w:type="dxa"/>
          </w:tcPr>
          <w:p w14:paraId="1F702126" w14:textId="77777777" w:rsidR="006D3521" w:rsidRDefault="006D3521" w:rsidP="006D3521">
            <w:pPr>
              <w:autoSpaceDE w:val="0"/>
              <w:autoSpaceDN w:val="0"/>
              <w:adjustRightInd w:val="0"/>
              <w:rPr>
                <w:b/>
                <w:lang w:val="en-US" w:eastAsia="zh-CN"/>
              </w:rPr>
            </w:pPr>
            <w:r>
              <w:rPr>
                <w:b/>
                <w:lang w:val="en-US" w:eastAsia="zh-CN"/>
              </w:rPr>
              <w:t>Operation interfaces 3</w:t>
            </w:r>
          </w:p>
          <w:p w14:paraId="2BB48187" w14:textId="77777777" w:rsidR="006D3521" w:rsidRDefault="006D3521" w:rsidP="0093213A">
            <w:pPr>
              <w:pStyle w:val="ab"/>
              <w:numPr>
                <w:ilvl w:val="0"/>
                <w:numId w:val="47"/>
              </w:numPr>
              <w:autoSpaceDE w:val="0"/>
              <w:autoSpaceDN w:val="0"/>
              <w:adjustRightInd w:val="0"/>
            </w:pPr>
            <w:r>
              <w:rPr>
                <w:rFonts w:hint="eastAsia"/>
              </w:rPr>
              <w:t>Cleaning</w:t>
            </w:r>
            <w:r w:rsidR="00A84096">
              <w:t xml:space="preserve"> </w:t>
            </w:r>
            <w:r>
              <w:t>Mode:</w:t>
            </w:r>
          </w:p>
          <w:p w14:paraId="46D9DFE6" w14:textId="77777777" w:rsidR="006D3521" w:rsidRDefault="006D3521" w:rsidP="0093213A">
            <w:pPr>
              <w:pStyle w:val="ab"/>
              <w:keepNext/>
              <w:numPr>
                <w:ilvl w:val="0"/>
                <w:numId w:val="48"/>
              </w:numPr>
            </w:pPr>
            <w:r>
              <w:t xml:space="preserve">Continuous: </w:t>
            </w:r>
          </w:p>
          <w:p w14:paraId="2F6F5BD0" w14:textId="77777777" w:rsidR="006D3521" w:rsidRDefault="006D3521" w:rsidP="0093213A">
            <w:pPr>
              <w:pStyle w:val="ab"/>
              <w:keepNext/>
              <w:numPr>
                <w:ilvl w:val="1"/>
                <w:numId w:val="48"/>
              </w:numPr>
            </w:pPr>
            <w:r w:rsidRPr="00BA0D3C">
              <w:rPr>
                <w:rFonts w:hint="eastAsia"/>
              </w:rPr>
              <w:t>Interval</w:t>
            </w:r>
            <w:r>
              <w:t>: 0</w:t>
            </w:r>
            <w:r w:rsidRPr="00BA0D3C">
              <w:rPr>
                <w:rFonts w:hint="eastAsia"/>
              </w:rPr>
              <w:t xml:space="preserve">/6hr/12hr/1~7days, </w:t>
            </w:r>
          </w:p>
          <w:p w14:paraId="5E220B8F" w14:textId="118EC752" w:rsidR="006D3521" w:rsidRPr="00BA0D3C" w:rsidRDefault="006D3521" w:rsidP="0093213A">
            <w:pPr>
              <w:pStyle w:val="ab"/>
              <w:keepNext/>
              <w:numPr>
                <w:ilvl w:val="1"/>
                <w:numId w:val="48"/>
              </w:numPr>
            </w:pPr>
            <w:r>
              <w:rPr>
                <w:rFonts w:hint="eastAsia"/>
              </w:rPr>
              <w:t xml:space="preserve">Start time of the first cleaning is in </w:t>
            </w:r>
            <w:r w:rsidR="00E15790">
              <w:t>YYYY</w:t>
            </w:r>
            <w:r w:rsidR="00E15790">
              <w:rPr>
                <w:rFonts w:hint="eastAsia"/>
                <w:lang w:eastAsia="zh-CN"/>
              </w:rPr>
              <w:t>-</w:t>
            </w:r>
            <w:r w:rsidR="00E15790">
              <w:t>MM</w:t>
            </w:r>
            <w:r w:rsidR="00E15790">
              <w:rPr>
                <w:rFonts w:hint="eastAsia"/>
                <w:lang w:eastAsia="zh-CN"/>
              </w:rPr>
              <w:t>-</w:t>
            </w:r>
            <w:r w:rsidR="00E15790">
              <w:t xml:space="preserve">DD </w:t>
            </w:r>
            <w:commentRangeStart w:id="109"/>
            <w:r w:rsidR="00E15790">
              <w:rPr>
                <w:rFonts w:hint="eastAsia"/>
              </w:rPr>
              <w:t>HH</w:t>
            </w:r>
            <w:commentRangeEnd w:id="109"/>
            <w:r w:rsidR="00B50840">
              <w:rPr>
                <w:rStyle w:val="ae"/>
                <w:rFonts w:eastAsia="Times New Roman"/>
                <w:noProof/>
                <w:lang w:val="en-US"/>
              </w:rPr>
              <w:commentReference w:id="109"/>
            </w:r>
            <w:r w:rsidR="00E15790">
              <w:rPr>
                <w:rFonts w:hint="eastAsia"/>
              </w:rPr>
              <w:t>:MM:SS</w:t>
            </w:r>
            <w:r w:rsidR="00D5449E">
              <w:rPr>
                <w:rFonts w:hint="eastAsia"/>
              </w:rPr>
              <w:t xml:space="preserve"> format</w:t>
            </w:r>
          </w:p>
          <w:p w14:paraId="5B225459" w14:textId="77777777" w:rsidR="006D3521" w:rsidRPr="00BA0D3C" w:rsidRDefault="006D3521" w:rsidP="0093213A">
            <w:pPr>
              <w:pStyle w:val="ab"/>
              <w:keepNext/>
              <w:numPr>
                <w:ilvl w:val="0"/>
                <w:numId w:val="48"/>
              </w:numPr>
            </w:pPr>
            <w:r>
              <w:rPr>
                <w:rFonts w:hint="eastAsia"/>
              </w:rPr>
              <w:t xml:space="preserve">Manual </w:t>
            </w:r>
          </w:p>
          <w:p w14:paraId="4F0ACDA5" w14:textId="77777777" w:rsidR="006D3521" w:rsidRPr="00BA0D3C" w:rsidRDefault="006D3521" w:rsidP="00A84096">
            <w:pPr>
              <w:keepNext/>
              <w:ind w:leftChars="400" w:left="800"/>
            </w:pPr>
            <w:r>
              <w:t>Ex-</w:t>
            </w:r>
            <w:r w:rsidRPr="00BA0D3C">
              <w:t>triggered</w:t>
            </w:r>
            <w:r w:rsidRPr="00BA0D3C">
              <w:rPr>
                <w:rFonts w:hint="eastAsia"/>
              </w:rPr>
              <w:t xml:space="preserve"> by </w:t>
            </w:r>
            <w:r w:rsidR="00F2413E">
              <w:t xml:space="preserve">UI, </w:t>
            </w:r>
            <w:r w:rsidRPr="00BA0D3C">
              <w:rPr>
                <w:rFonts w:hint="eastAsia"/>
              </w:rPr>
              <w:t>DI and Modbus command;</w:t>
            </w:r>
          </w:p>
          <w:p w14:paraId="6C8021AF" w14:textId="77777777" w:rsidR="006D3521" w:rsidRPr="00BA0D3C" w:rsidRDefault="006D3521" w:rsidP="0093213A">
            <w:pPr>
              <w:pStyle w:val="ab"/>
              <w:numPr>
                <w:ilvl w:val="0"/>
                <w:numId w:val="47"/>
              </w:numPr>
              <w:autoSpaceDE w:val="0"/>
              <w:autoSpaceDN w:val="0"/>
              <w:adjustRightInd w:val="0"/>
            </w:pPr>
            <w:r w:rsidRPr="00BA0D3C">
              <w:rPr>
                <w:rFonts w:hint="eastAsia"/>
              </w:rPr>
              <w:t xml:space="preserve">Post cleaning operation: </w:t>
            </w:r>
          </w:p>
          <w:p w14:paraId="0A992240" w14:textId="77777777" w:rsidR="006D3521" w:rsidRPr="00BA0D3C" w:rsidRDefault="006D3521" w:rsidP="0093213A">
            <w:pPr>
              <w:pStyle w:val="ab"/>
              <w:keepNext/>
              <w:numPr>
                <w:ilvl w:val="0"/>
                <w:numId w:val="49"/>
              </w:numPr>
            </w:pPr>
            <w:r>
              <w:rPr>
                <w:rFonts w:hint="eastAsia"/>
              </w:rPr>
              <w:t>F</w:t>
            </w:r>
            <w:r w:rsidRPr="00BA0D3C">
              <w:rPr>
                <w:rFonts w:hint="eastAsia"/>
              </w:rPr>
              <w:t>lushing</w:t>
            </w:r>
          </w:p>
          <w:p w14:paraId="2FC3A57A" w14:textId="77777777" w:rsidR="006D3521" w:rsidRPr="00BA0D3C" w:rsidRDefault="006D3521" w:rsidP="0093213A">
            <w:pPr>
              <w:pStyle w:val="ab"/>
              <w:keepNext/>
              <w:numPr>
                <w:ilvl w:val="0"/>
                <w:numId w:val="49"/>
              </w:numPr>
            </w:pPr>
            <w:r>
              <w:rPr>
                <w:rFonts w:hint="eastAsia"/>
              </w:rPr>
              <w:t>C</w:t>
            </w:r>
            <w:r w:rsidRPr="00BA0D3C">
              <w:rPr>
                <w:rFonts w:hint="eastAsia"/>
              </w:rPr>
              <w:t>alibration</w:t>
            </w:r>
          </w:p>
          <w:p w14:paraId="7FB003F2" w14:textId="77777777" w:rsidR="006D3521" w:rsidRDefault="006D3521" w:rsidP="0093213A">
            <w:pPr>
              <w:pStyle w:val="ab"/>
              <w:keepNext/>
              <w:numPr>
                <w:ilvl w:val="0"/>
                <w:numId w:val="49"/>
              </w:numPr>
            </w:pPr>
            <w:r>
              <w:t>N</w:t>
            </w:r>
            <w:r>
              <w:rPr>
                <w:rFonts w:hint="eastAsia"/>
              </w:rPr>
              <w:t>one</w:t>
            </w:r>
          </w:p>
          <w:p w14:paraId="1E9457D2" w14:textId="77777777" w:rsidR="006D3521" w:rsidRPr="006D3521" w:rsidRDefault="006D3521" w:rsidP="006D3521">
            <w:pPr>
              <w:autoSpaceDE w:val="0"/>
              <w:autoSpaceDN w:val="0"/>
              <w:adjustRightInd w:val="0"/>
              <w:rPr>
                <w:rFonts w:cs="Arial"/>
                <w:lang w:val="en-US"/>
              </w:rPr>
            </w:pPr>
          </w:p>
        </w:tc>
        <w:tc>
          <w:tcPr>
            <w:tcW w:w="992" w:type="dxa"/>
          </w:tcPr>
          <w:p w14:paraId="3BF9E556" w14:textId="77777777" w:rsidR="006D3521" w:rsidRPr="00827231" w:rsidRDefault="006D3521" w:rsidP="006D3521">
            <w:pPr>
              <w:keepNext/>
              <w:rPr>
                <w:b/>
              </w:rPr>
            </w:pPr>
            <w:r w:rsidRPr="00827231">
              <w:rPr>
                <w:b/>
              </w:rPr>
              <w:t>Stability</w:t>
            </w:r>
          </w:p>
          <w:p w14:paraId="7CDFEA1B" w14:textId="77777777" w:rsidR="006D3521" w:rsidRPr="00827231" w:rsidRDefault="006D3521" w:rsidP="006D3521">
            <w:pPr>
              <w:pStyle w:val="figura"/>
              <w:spacing w:before="0"/>
              <w:jc w:val="left"/>
            </w:pPr>
            <w:r w:rsidRPr="00827231">
              <w:t>C</w:t>
            </w:r>
          </w:p>
        </w:tc>
        <w:tc>
          <w:tcPr>
            <w:tcW w:w="992" w:type="dxa"/>
            <w:vMerge/>
          </w:tcPr>
          <w:p w14:paraId="35251428" w14:textId="77777777" w:rsidR="006D3521" w:rsidRPr="00827231" w:rsidRDefault="006D3521" w:rsidP="006D3521">
            <w:pPr>
              <w:keepNext/>
            </w:pPr>
          </w:p>
        </w:tc>
      </w:tr>
    </w:tbl>
    <w:p w14:paraId="41128F22" w14:textId="77777777" w:rsidR="006D3521" w:rsidRPr="006D3521" w:rsidRDefault="006D3521" w:rsidP="006D3521">
      <w:pPr>
        <w:rPr>
          <w:lang w:val="en-GB" w:eastAsia="zh-CN"/>
        </w:rPr>
      </w:pPr>
    </w:p>
    <w:p w14:paraId="0009F42E" w14:textId="77777777" w:rsidR="0021168D" w:rsidRDefault="00737500" w:rsidP="00B74A54">
      <w:pPr>
        <w:pStyle w:val="2"/>
        <w:rPr>
          <w:lang w:val="en-GB"/>
        </w:rPr>
      </w:pPr>
      <w:bookmarkStart w:id="110" w:name="_Toc466386109"/>
      <w:r>
        <w:rPr>
          <w:lang w:val="en-GB"/>
        </w:rPr>
        <w:t>Bootloader</w:t>
      </w:r>
      <w:bookmarkEnd w:id="110"/>
    </w:p>
    <w:p w14:paraId="18E9409C" w14:textId="77777777" w:rsidR="004249E0" w:rsidRDefault="004249E0" w:rsidP="004249E0">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4249E0" w:rsidRPr="00827231" w14:paraId="7C6C7367" w14:textId="77777777" w:rsidTr="00A479E5">
        <w:trPr>
          <w:cantSplit/>
          <w:trHeight w:val="519"/>
          <w:tblHeader/>
        </w:trPr>
        <w:tc>
          <w:tcPr>
            <w:tcW w:w="1276" w:type="dxa"/>
          </w:tcPr>
          <w:p w14:paraId="4760677B" w14:textId="77777777" w:rsidR="004249E0" w:rsidRPr="00827231" w:rsidRDefault="004249E0" w:rsidP="00A479E5">
            <w:pPr>
              <w:pStyle w:val="Sottoparagrafo"/>
              <w:spacing w:before="0" w:after="0"/>
              <w:rPr>
                <w:bCs/>
              </w:rPr>
            </w:pPr>
            <w:r w:rsidRPr="00827231">
              <w:rPr>
                <w:bCs/>
              </w:rPr>
              <w:t>Ident.</w:t>
            </w:r>
          </w:p>
        </w:tc>
        <w:tc>
          <w:tcPr>
            <w:tcW w:w="6379" w:type="dxa"/>
          </w:tcPr>
          <w:p w14:paraId="586EB3C4" w14:textId="77777777" w:rsidR="004249E0" w:rsidRPr="00827231" w:rsidRDefault="004249E0" w:rsidP="00A479E5">
            <w:pPr>
              <w:pStyle w:val="Sottoparagrafo"/>
              <w:spacing w:before="0" w:after="0"/>
              <w:rPr>
                <w:bCs/>
              </w:rPr>
            </w:pPr>
            <w:r w:rsidRPr="00827231">
              <w:rPr>
                <w:bCs/>
              </w:rPr>
              <w:t>Definition / Motivation</w:t>
            </w:r>
          </w:p>
        </w:tc>
        <w:tc>
          <w:tcPr>
            <w:tcW w:w="992" w:type="dxa"/>
          </w:tcPr>
          <w:p w14:paraId="29F344EA" w14:textId="77777777" w:rsidR="004249E0" w:rsidRPr="00827231" w:rsidRDefault="004249E0" w:rsidP="00A479E5">
            <w:pPr>
              <w:keepNext/>
            </w:pPr>
            <w:r w:rsidRPr="00827231">
              <w:rPr>
                <w:b/>
              </w:rPr>
              <w:t>Priority</w:t>
            </w:r>
          </w:p>
          <w:p w14:paraId="74A78F42" w14:textId="77777777" w:rsidR="004249E0" w:rsidRPr="00827231" w:rsidRDefault="004249E0" w:rsidP="00A479E5">
            <w:pPr>
              <w:pStyle w:val="figura"/>
              <w:spacing w:before="0"/>
              <w:jc w:val="left"/>
            </w:pPr>
            <w:r w:rsidRPr="00827231">
              <w:t>M</w:t>
            </w:r>
          </w:p>
        </w:tc>
        <w:tc>
          <w:tcPr>
            <w:tcW w:w="992" w:type="dxa"/>
            <w:vMerge w:val="restart"/>
          </w:tcPr>
          <w:p w14:paraId="5B2FD767" w14:textId="77777777" w:rsidR="004249E0" w:rsidRPr="00827231" w:rsidRDefault="004249E0" w:rsidP="00A479E5">
            <w:pPr>
              <w:pStyle w:val="Sottoparagrafo"/>
              <w:spacing w:before="0" w:after="0"/>
              <w:rPr>
                <w:bCs/>
              </w:rPr>
            </w:pPr>
            <w:r w:rsidRPr="00827231">
              <w:rPr>
                <w:bCs/>
              </w:rPr>
              <w:t>Source</w:t>
            </w:r>
          </w:p>
          <w:p w14:paraId="55677125" w14:textId="77777777" w:rsidR="004249E0" w:rsidRPr="00827231" w:rsidRDefault="004249E0" w:rsidP="00A479E5">
            <w:pPr>
              <w:keepNext/>
            </w:pPr>
            <w:r w:rsidRPr="00827231">
              <w:t>R&amp;D</w:t>
            </w:r>
            <w:r w:rsidRPr="00827231">
              <w:br/>
            </w:r>
          </w:p>
        </w:tc>
      </w:tr>
      <w:tr w:rsidR="004249E0" w:rsidRPr="00827231" w14:paraId="606B2A10" w14:textId="77777777" w:rsidTr="00A479E5">
        <w:trPr>
          <w:cantSplit/>
        </w:trPr>
        <w:tc>
          <w:tcPr>
            <w:tcW w:w="1276" w:type="dxa"/>
          </w:tcPr>
          <w:p w14:paraId="679423E3" w14:textId="77777777" w:rsidR="004249E0" w:rsidRPr="00827231" w:rsidRDefault="004249E0" w:rsidP="005F1878">
            <w:pPr>
              <w:keepNext/>
              <w:tabs>
                <w:tab w:val="left" w:pos="5660"/>
                <w:tab w:val="left" w:pos="6820"/>
              </w:tabs>
              <w:rPr>
                <w:rFonts w:cs="Arial"/>
              </w:rPr>
            </w:pPr>
            <w:r w:rsidRPr="00827231">
              <w:rPr>
                <w:rFonts w:cs="Arial"/>
              </w:rPr>
              <w:t>FR_</w:t>
            </w:r>
            <w:r>
              <w:rPr>
                <w:rFonts w:cs="Arial"/>
              </w:rPr>
              <w:t>BL</w:t>
            </w:r>
            <w:r w:rsidRPr="00827231">
              <w:rPr>
                <w:rFonts w:cs="Arial"/>
              </w:rPr>
              <w:t>_</w:t>
            </w:r>
            <w:r w:rsidR="005F1878">
              <w:rPr>
                <w:rFonts w:cs="Arial"/>
              </w:rPr>
              <w:t>1</w:t>
            </w:r>
          </w:p>
        </w:tc>
        <w:tc>
          <w:tcPr>
            <w:tcW w:w="6379" w:type="dxa"/>
          </w:tcPr>
          <w:p w14:paraId="3931A3D7" w14:textId="77777777" w:rsidR="004249E0" w:rsidRPr="00045C81" w:rsidRDefault="004249E0" w:rsidP="00A479E5">
            <w:pPr>
              <w:autoSpaceDE w:val="0"/>
              <w:autoSpaceDN w:val="0"/>
              <w:adjustRightInd w:val="0"/>
              <w:rPr>
                <w:b/>
                <w:lang w:val="en-US" w:eastAsia="zh-CN"/>
              </w:rPr>
            </w:pPr>
            <w:r>
              <w:rPr>
                <w:b/>
                <w:lang w:val="en-US" w:eastAsia="zh-CN"/>
              </w:rPr>
              <w:t xml:space="preserve">Reuse </w:t>
            </w:r>
            <w:r w:rsidR="004A76D3">
              <w:rPr>
                <w:b/>
                <w:lang w:val="en-US" w:eastAsia="zh-CN"/>
              </w:rPr>
              <w:t>Can</w:t>
            </w:r>
            <w:r>
              <w:rPr>
                <w:b/>
                <w:lang w:val="en-US" w:eastAsia="zh-CN"/>
              </w:rPr>
              <w:t xml:space="preserve"> </w:t>
            </w:r>
            <w:r w:rsidR="004A76D3">
              <w:rPr>
                <w:b/>
                <w:lang w:val="en-US" w:eastAsia="zh-CN"/>
              </w:rPr>
              <w:t>Port</w:t>
            </w:r>
          </w:p>
          <w:p w14:paraId="406749EB" w14:textId="77777777" w:rsidR="004249E0" w:rsidRPr="004A76D3" w:rsidRDefault="004249E0" w:rsidP="00AA0E20">
            <w:pPr>
              <w:pStyle w:val="ab"/>
              <w:numPr>
                <w:ilvl w:val="0"/>
                <w:numId w:val="9"/>
              </w:numPr>
              <w:autoSpaceDE w:val="0"/>
              <w:autoSpaceDN w:val="0"/>
              <w:adjustRightInd w:val="0"/>
              <w:rPr>
                <w:rFonts w:cs="Arial"/>
                <w:lang w:val="en-US"/>
              </w:rPr>
            </w:pPr>
            <w:r>
              <w:rPr>
                <w:rFonts w:cs="Arial"/>
                <w:lang w:val="en-US"/>
              </w:rPr>
              <w:t xml:space="preserve">Shall reuse </w:t>
            </w:r>
            <w:r w:rsidR="004A76D3">
              <w:rPr>
                <w:rFonts w:cs="Arial"/>
                <w:lang w:val="en-US"/>
              </w:rPr>
              <w:t>Can</w:t>
            </w:r>
            <w:r>
              <w:rPr>
                <w:rFonts w:cs="Arial"/>
                <w:lang w:val="en-US"/>
              </w:rPr>
              <w:t xml:space="preserve"> Port to communicate with PC</w:t>
            </w:r>
            <w:r w:rsidR="004A76D3">
              <w:rPr>
                <w:rFonts w:cs="Arial"/>
                <w:lang w:val="en-US"/>
              </w:rPr>
              <w:t>/UI</w:t>
            </w:r>
            <w:r>
              <w:rPr>
                <w:rFonts w:cs="Arial"/>
                <w:lang w:val="en-US"/>
              </w:rPr>
              <w:t>.</w:t>
            </w:r>
          </w:p>
        </w:tc>
        <w:tc>
          <w:tcPr>
            <w:tcW w:w="992" w:type="dxa"/>
          </w:tcPr>
          <w:p w14:paraId="558B9BE7" w14:textId="77777777" w:rsidR="004249E0" w:rsidRPr="00827231" w:rsidRDefault="004249E0" w:rsidP="00A479E5">
            <w:pPr>
              <w:keepNext/>
              <w:rPr>
                <w:b/>
              </w:rPr>
            </w:pPr>
            <w:r w:rsidRPr="00827231">
              <w:rPr>
                <w:b/>
              </w:rPr>
              <w:t>Stability</w:t>
            </w:r>
          </w:p>
          <w:p w14:paraId="67E8DD75" w14:textId="77777777" w:rsidR="004249E0" w:rsidRPr="00827231" w:rsidRDefault="004249E0" w:rsidP="00A479E5">
            <w:pPr>
              <w:pStyle w:val="figura"/>
              <w:spacing w:before="0"/>
              <w:jc w:val="left"/>
            </w:pPr>
            <w:r w:rsidRPr="00827231">
              <w:t>C</w:t>
            </w:r>
          </w:p>
        </w:tc>
        <w:tc>
          <w:tcPr>
            <w:tcW w:w="992" w:type="dxa"/>
            <w:vMerge/>
          </w:tcPr>
          <w:p w14:paraId="6B84CAF6" w14:textId="77777777" w:rsidR="004249E0" w:rsidRPr="00827231" w:rsidRDefault="004249E0" w:rsidP="00A479E5">
            <w:pPr>
              <w:keepNext/>
            </w:pPr>
          </w:p>
        </w:tc>
      </w:tr>
    </w:tbl>
    <w:p w14:paraId="0A399AD5" w14:textId="77777777" w:rsidR="004249E0" w:rsidRDefault="004249E0" w:rsidP="004249E0">
      <w:pPr>
        <w:rPr>
          <w:lang w:val="en-GB"/>
        </w:rPr>
      </w:pPr>
    </w:p>
    <w:p w14:paraId="5EF589E2" w14:textId="77777777" w:rsidR="00EC4762" w:rsidRDefault="00EC4762" w:rsidP="004249E0">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EC4762" w:rsidRPr="00827231" w14:paraId="19298C9E" w14:textId="77777777" w:rsidTr="00A479E5">
        <w:trPr>
          <w:cantSplit/>
          <w:trHeight w:val="519"/>
          <w:tblHeader/>
        </w:trPr>
        <w:tc>
          <w:tcPr>
            <w:tcW w:w="1276" w:type="dxa"/>
          </w:tcPr>
          <w:p w14:paraId="0CB79F43" w14:textId="77777777" w:rsidR="00EC4762" w:rsidRPr="00827231" w:rsidRDefault="00EC4762" w:rsidP="00A479E5">
            <w:pPr>
              <w:pStyle w:val="Sottoparagrafo"/>
              <w:spacing w:before="0" w:after="0"/>
              <w:rPr>
                <w:bCs/>
              </w:rPr>
            </w:pPr>
            <w:r w:rsidRPr="00827231">
              <w:rPr>
                <w:bCs/>
              </w:rPr>
              <w:t>Ident.</w:t>
            </w:r>
          </w:p>
        </w:tc>
        <w:tc>
          <w:tcPr>
            <w:tcW w:w="6379" w:type="dxa"/>
          </w:tcPr>
          <w:p w14:paraId="7B657FFD" w14:textId="77777777" w:rsidR="00EC4762" w:rsidRPr="00827231" w:rsidRDefault="00EC4762" w:rsidP="00A479E5">
            <w:pPr>
              <w:pStyle w:val="Sottoparagrafo"/>
              <w:spacing w:before="0" w:after="0"/>
              <w:rPr>
                <w:bCs/>
              </w:rPr>
            </w:pPr>
            <w:r w:rsidRPr="00827231">
              <w:rPr>
                <w:bCs/>
              </w:rPr>
              <w:t>Definition / Motivation</w:t>
            </w:r>
          </w:p>
        </w:tc>
        <w:tc>
          <w:tcPr>
            <w:tcW w:w="992" w:type="dxa"/>
          </w:tcPr>
          <w:p w14:paraId="7FEC0504" w14:textId="77777777" w:rsidR="00EC4762" w:rsidRPr="00827231" w:rsidRDefault="00EC4762" w:rsidP="00A479E5">
            <w:pPr>
              <w:keepNext/>
            </w:pPr>
            <w:r w:rsidRPr="00827231">
              <w:rPr>
                <w:b/>
              </w:rPr>
              <w:t>Priority</w:t>
            </w:r>
          </w:p>
          <w:p w14:paraId="1C897140" w14:textId="77777777" w:rsidR="00EC4762" w:rsidRPr="00827231" w:rsidRDefault="00EC4762" w:rsidP="00A479E5">
            <w:pPr>
              <w:pStyle w:val="figura"/>
              <w:spacing w:before="0"/>
              <w:jc w:val="left"/>
            </w:pPr>
            <w:r w:rsidRPr="00827231">
              <w:t>M</w:t>
            </w:r>
          </w:p>
        </w:tc>
        <w:tc>
          <w:tcPr>
            <w:tcW w:w="992" w:type="dxa"/>
            <w:vMerge w:val="restart"/>
          </w:tcPr>
          <w:p w14:paraId="5FCA7565" w14:textId="77777777" w:rsidR="00EC4762" w:rsidRPr="00827231" w:rsidRDefault="00EC4762" w:rsidP="00A479E5">
            <w:pPr>
              <w:pStyle w:val="Sottoparagrafo"/>
              <w:spacing w:before="0" w:after="0"/>
              <w:rPr>
                <w:bCs/>
              </w:rPr>
            </w:pPr>
            <w:r w:rsidRPr="00827231">
              <w:rPr>
                <w:bCs/>
              </w:rPr>
              <w:t>Source</w:t>
            </w:r>
          </w:p>
          <w:p w14:paraId="75069907" w14:textId="77777777" w:rsidR="00EC4762" w:rsidRPr="00827231" w:rsidRDefault="00EC4762" w:rsidP="00A479E5">
            <w:pPr>
              <w:keepNext/>
            </w:pPr>
            <w:r w:rsidRPr="00827231">
              <w:t>R&amp;D</w:t>
            </w:r>
            <w:r w:rsidRPr="00827231">
              <w:br/>
            </w:r>
          </w:p>
        </w:tc>
      </w:tr>
      <w:tr w:rsidR="00EC4762" w:rsidRPr="00827231" w14:paraId="641A5AFD" w14:textId="77777777" w:rsidTr="00A479E5">
        <w:trPr>
          <w:cantSplit/>
        </w:trPr>
        <w:tc>
          <w:tcPr>
            <w:tcW w:w="1276" w:type="dxa"/>
          </w:tcPr>
          <w:p w14:paraId="6A04529A" w14:textId="77777777" w:rsidR="00EC4762" w:rsidRPr="00827231" w:rsidRDefault="00EC4762" w:rsidP="00A8781D">
            <w:pPr>
              <w:keepNext/>
              <w:tabs>
                <w:tab w:val="left" w:pos="5660"/>
                <w:tab w:val="left" w:pos="6820"/>
              </w:tabs>
              <w:rPr>
                <w:rFonts w:cs="Arial"/>
              </w:rPr>
            </w:pPr>
            <w:r w:rsidRPr="00827231">
              <w:rPr>
                <w:rFonts w:cs="Arial"/>
              </w:rPr>
              <w:t>FR_</w:t>
            </w:r>
            <w:r>
              <w:rPr>
                <w:rFonts w:cs="Arial"/>
              </w:rPr>
              <w:t>BL</w:t>
            </w:r>
            <w:r w:rsidRPr="00827231">
              <w:rPr>
                <w:rFonts w:cs="Arial"/>
              </w:rPr>
              <w:t>_</w:t>
            </w:r>
            <w:r w:rsidR="00A8781D">
              <w:rPr>
                <w:rFonts w:cs="Arial"/>
              </w:rPr>
              <w:t>2</w:t>
            </w:r>
          </w:p>
        </w:tc>
        <w:tc>
          <w:tcPr>
            <w:tcW w:w="6379" w:type="dxa"/>
          </w:tcPr>
          <w:p w14:paraId="42E1C98B" w14:textId="77777777" w:rsidR="00EC4762" w:rsidRPr="005F1878" w:rsidRDefault="00EC4762" w:rsidP="005F1878">
            <w:pPr>
              <w:autoSpaceDE w:val="0"/>
              <w:autoSpaceDN w:val="0"/>
              <w:adjustRightInd w:val="0"/>
              <w:rPr>
                <w:rFonts w:cs="Arial"/>
                <w:lang w:val="en-US"/>
              </w:rPr>
            </w:pPr>
            <w:r w:rsidRPr="005F1878">
              <w:rPr>
                <w:rFonts w:cs="Arial"/>
                <w:lang w:val="en-US"/>
              </w:rPr>
              <w:t>Shall have CRC16 check for Rom Integration.</w:t>
            </w:r>
          </w:p>
        </w:tc>
        <w:tc>
          <w:tcPr>
            <w:tcW w:w="992" w:type="dxa"/>
          </w:tcPr>
          <w:p w14:paraId="6AFDAD0A" w14:textId="77777777" w:rsidR="00EC4762" w:rsidRPr="00827231" w:rsidRDefault="00EC4762" w:rsidP="00A479E5">
            <w:pPr>
              <w:keepNext/>
              <w:rPr>
                <w:b/>
              </w:rPr>
            </w:pPr>
            <w:r w:rsidRPr="00827231">
              <w:rPr>
                <w:b/>
              </w:rPr>
              <w:t>Stability</w:t>
            </w:r>
          </w:p>
          <w:p w14:paraId="20E446C8" w14:textId="77777777" w:rsidR="00EC4762" w:rsidRPr="00827231" w:rsidRDefault="00EC4762" w:rsidP="00A479E5">
            <w:pPr>
              <w:pStyle w:val="figura"/>
              <w:spacing w:before="0"/>
              <w:jc w:val="left"/>
            </w:pPr>
            <w:r w:rsidRPr="00827231">
              <w:t>C</w:t>
            </w:r>
          </w:p>
        </w:tc>
        <w:tc>
          <w:tcPr>
            <w:tcW w:w="992" w:type="dxa"/>
            <w:vMerge/>
          </w:tcPr>
          <w:p w14:paraId="707C1ABB" w14:textId="77777777" w:rsidR="00EC4762" w:rsidRPr="00827231" w:rsidRDefault="00EC4762" w:rsidP="00A479E5">
            <w:pPr>
              <w:keepNext/>
            </w:pPr>
          </w:p>
        </w:tc>
      </w:tr>
    </w:tbl>
    <w:p w14:paraId="62217AD8" w14:textId="77777777" w:rsidR="004249E0" w:rsidRPr="004249E0" w:rsidRDefault="004249E0" w:rsidP="004249E0">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21168D" w:rsidRPr="00827231" w14:paraId="4A2F04ED" w14:textId="77777777" w:rsidTr="00E5039D">
        <w:trPr>
          <w:cantSplit/>
          <w:trHeight w:val="519"/>
          <w:tblHeader/>
        </w:trPr>
        <w:tc>
          <w:tcPr>
            <w:tcW w:w="1276" w:type="dxa"/>
          </w:tcPr>
          <w:p w14:paraId="39728FA1" w14:textId="77777777" w:rsidR="0021168D" w:rsidRPr="00827231" w:rsidRDefault="0021168D" w:rsidP="00E5039D">
            <w:pPr>
              <w:pStyle w:val="Sottoparagrafo"/>
              <w:spacing w:before="0" w:after="0"/>
              <w:rPr>
                <w:bCs/>
              </w:rPr>
            </w:pPr>
            <w:r w:rsidRPr="00827231">
              <w:rPr>
                <w:bCs/>
              </w:rPr>
              <w:t>Ident.</w:t>
            </w:r>
          </w:p>
        </w:tc>
        <w:tc>
          <w:tcPr>
            <w:tcW w:w="6379" w:type="dxa"/>
          </w:tcPr>
          <w:p w14:paraId="7AFCE130" w14:textId="77777777" w:rsidR="0021168D" w:rsidRPr="00827231" w:rsidRDefault="0021168D" w:rsidP="00E5039D">
            <w:pPr>
              <w:pStyle w:val="Sottoparagrafo"/>
              <w:spacing w:before="0" w:after="0"/>
              <w:rPr>
                <w:bCs/>
              </w:rPr>
            </w:pPr>
            <w:r w:rsidRPr="00827231">
              <w:rPr>
                <w:bCs/>
              </w:rPr>
              <w:t>Definition / Motivation</w:t>
            </w:r>
          </w:p>
        </w:tc>
        <w:tc>
          <w:tcPr>
            <w:tcW w:w="992" w:type="dxa"/>
          </w:tcPr>
          <w:p w14:paraId="5257D623" w14:textId="77777777" w:rsidR="0021168D" w:rsidRPr="00827231" w:rsidRDefault="0021168D" w:rsidP="00E5039D">
            <w:pPr>
              <w:keepNext/>
            </w:pPr>
            <w:r w:rsidRPr="00827231">
              <w:rPr>
                <w:b/>
              </w:rPr>
              <w:t>Priority</w:t>
            </w:r>
          </w:p>
          <w:p w14:paraId="0EBEE58B" w14:textId="77777777" w:rsidR="0021168D" w:rsidRPr="00827231" w:rsidRDefault="0021168D" w:rsidP="00E5039D">
            <w:pPr>
              <w:pStyle w:val="figura"/>
              <w:spacing w:before="0"/>
              <w:jc w:val="left"/>
            </w:pPr>
            <w:r w:rsidRPr="00827231">
              <w:t>M</w:t>
            </w:r>
          </w:p>
        </w:tc>
        <w:tc>
          <w:tcPr>
            <w:tcW w:w="992" w:type="dxa"/>
            <w:vMerge w:val="restart"/>
          </w:tcPr>
          <w:p w14:paraId="4C78BD64" w14:textId="77777777" w:rsidR="0021168D" w:rsidRPr="00827231" w:rsidRDefault="0021168D" w:rsidP="00E5039D">
            <w:pPr>
              <w:pStyle w:val="Sottoparagrafo"/>
              <w:spacing w:before="0" w:after="0"/>
              <w:rPr>
                <w:bCs/>
              </w:rPr>
            </w:pPr>
            <w:r w:rsidRPr="00827231">
              <w:rPr>
                <w:bCs/>
              </w:rPr>
              <w:t>Source</w:t>
            </w:r>
          </w:p>
          <w:p w14:paraId="4F069280" w14:textId="77777777" w:rsidR="0021168D" w:rsidRPr="00827231" w:rsidRDefault="0021168D" w:rsidP="00E5039D">
            <w:pPr>
              <w:keepNext/>
            </w:pPr>
            <w:r w:rsidRPr="00827231">
              <w:t>R&amp;D</w:t>
            </w:r>
            <w:r w:rsidRPr="00827231">
              <w:br/>
            </w:r>
          </w:p>
        </w:tc>
      </w:tr>
      <w:tr w:rsidR="0021168D" w:rsidRPr="00827231" w14:paraId="14FF9E4F" w14:textId="77777777" w:rsidTr="00E5039D">
        <w:trPr>
          <w:cantSplit/>
        </w:trPr>
        <w:tc>
          <w:tcPr>
            <w:tcW w:w="1276" w:type="dxa"/>
          </w:tcPr>
          <w:p w14:paraId="08DCDC6E" w14:textId="77777777" w:rsidR="0021168D" w:rsidRPr="00827231" w:rsidRDefault="0021168D" w:rsidP="00A8781D">
            <w:pPr>
              <w:keepNext/>
              <w:tabs>
                <w:tab w:val="left" w:pos="5660"/>
                <w:tab w:val="left" w:pos="6820"/>
              </w:tabs>
              <w:rPr>
                <w:rFonts w:cs="Arial"/>
              </w:rPr>
            </w:pPr>
            <w:r w:rsidRPr="00827231">
              <w:rPr>
                <w:rFonts w:cs="Arial"/>
              </w:rPr>
              <w:t>FR_</w:t>
            </w:r>
            <w:r>
              <w:rPr>
                <w:rFonts w:cs="Arial"/>
              </w:rPr>
              <w:t>BL</w:t>
            </w:r>
            <w:r w:rsidRPr="00827231">
              <w:rPr>
                <w:rFonts w:cs="Arial"/>
              </w:rPr>
              <w:t>_</w:t>
            </w:r>
            <w:r w:rsidR="00A8781D">
              <w:rPr>
                <w:rFonts w:cs="Arial"/>
              </w:rPr>
              <w:t>3</w:t>
            </w:r>
          </w:p>
        </w:tc>
        <w:tc>
          <w:tcPr>
            <w:tcW w:w="6379" w:type="dxa"/>
          </w:tcPr>
          <w:p w14:paraId="1C0123C2" w14:textId="77777777" w:rsidR="0021168D" w:rsidRPr="0021168D" w:rsidRDefault="0021168D" w:rsidP="00E5039D">
            <w:pPr>
              <w:autoSpaceDE w:val="0"/>
              <w:autoSpaceDN w:val="0"/>
              <w:adjustRightInd w:val="0"/>
              <w:rPr>
                <w:rFonts w:cs="Arial"/>
                <w:b/>
                <w:lang w:val="en-US"/>
              </w:rPr>
            </w:pPr>
            <w:r w:rsidRPr="0021168D">
              <w:rPr>
                <w:rFonts w:cs="Arial"/>
                <w:b/>
                <w:lang w:val="en-US"/>
              </w:rPr>
              <w:t>Update CB Code</w:t>
            </w:r>
          </w:p>
          <w:p w14:paraId="72C57B00" w14:textId="77777777" w:rsidR="0021168D" w:rsidRPr="000140CB" w:rsidRDefault="0021168D" w:rsidP="00E5039D">
            <w:pPr>
              <w:autoSpaceDE w:val="0"/>
              <w:autoSpaceDN w:val="0"/>
              <w:adjustRightInd w:val="0"/>
              <w:rPr>
                <w:rFonts w:cs="Arial"/>
                <w:lang w:val="en-US"/>
              </w:rPr>
            </w:pPr>
            <w:r w:rsidRPr="000140CB">
              <w:rPr>
                <w:rFonts w:cs="Arial"/>
                <w:lang w:val="en-US"/>
              </w:rPr>
              <w:t>Shall support updating CB firmware code.</w:t>
            </w:r>
          </w:p>
        </w:tc>
        <w:tc>
          <w:tcPr>
            <w:tcW w:w="992" w:type="dxa"/>
          </w:tcPr>
          <w:p w14:paraId="1D0CB1AD" w14:textId="77777777" w:rsidR="0021168D" w:rsidRPr="00827231" w:rsidRDefault="0021168D" w:rsidP="00E5039D">
            <w:pPr>
              <w:keepNext/>
              <w:rPr>
                <w:b/>
              </w:rPr>
            </w:pPr>
            <w:r w:rsidRPr="00827231">
              <w:rPr>
                <w:b/>
              </w:rPr>
              <w:t>Stability</w:t>
            </w:r>
          </w:p>
          <w:p w14:paraId="0B090B4C" w14:textId="77777777" w:rsidR="0021168D" w:rsidRPr="00827231" w:rsidRDefault="0021168D" w:rsidP="00E5039D">
            <w:pPr>
              <w:pStyle w:val="figura"/>
              <w:spacing w:before="0"/>
              <w:jc w:val="left"/>
            </w:pPr>
            <w:r w:rsidRPr="00827231">
              <w:t>C</w:t>
            </w:r>
          </w:p>
        </w:tc>
        <w:tc>
          <w:tcPr>
            <w:tcW w:w="992" w:type="dxa"/>
            <w:vMerge/>
          </w:tcPr>
          <w:p w14:paraId="75032717" w14:textId="77777777" w:rsidR="0021168D" w:rsidRPr="00827231" w:rsidRDefault="0021168D" w:rsidP="00E5039D">
            <w:pPr>
              <w:keepNext/>
            </w:pPr>
          </w:p>
        </w:tc>
      </w:tr>
    </w:tbl>
    <w:p w14:paraId="2D690767" w14:textId="77777777" w:rsidR="0021168D" w:rsidRDefault="0021168D" w:rsidP="0021168D">
      <w:pPr>
        <w:rPr>
          <w:lang w:val="en-GB"/>
        </w:rPr>
      </w:pPr>
    </w:p>
    <w:p w14:paraId="314DD7EE" w14:textId="77777777" w:rsidR="0021168D" w:rsidRDefault="0021168D" w:rsidP="0021168D">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21168D" w:rsidRPr="00827231" w14:paraId="7AD30E0C" w14:textId="77777777" w:rsidTr="00E5039D">
        <w:trPr>
          <w:cantSplit/>
          <w:trHeight w:val="519"/>
          <w:tblHeader/>
        </w:trPr>
        <w:tc>
          <w:tcPr>
            <w:tcW w:w="1276" w:type="dxa"/>
          </w:tcPr>
          <w:p w14:paraId="12619351" w14:textId="77777777" w:rsidR="0021168D" w:rsidRPr="00827231" w:rsidRDefault="0021168D" w:rsidP="00E5039D">
            <w:pPr>
              <w:pStyle w:val="Sottoparagrafo"/>
              <w:spacing w:before="0" w:after="0"/>
              <w:rPr>
                <w:bCs/>
              </w:rPr>
            </w:pPr>
            <w:r w:rsidRPr="00827231">
              <w:rPr>
                <w:bCs/>
              </w:rPr>
              <w:t>Ident.</w:t>
            </w:r>
          </w:p>
        </w:tc>
        <w:tc>
          <w:tcPr>
            <w:tcW w:w="6379" w:type="dxa"/>
          </w:tcPr>
          <w:p w14:paraId="445D3356" w14:textId="77777777" w:rsidR="0021168D" w:rsidRPr="00827231" w:rsidRDefault="0021168D" w:rsidP="00E5039D">
            <w:pPr>
              <w:pStyle w:val="Sottoparagrafo"/>
              <w:spacing w:before="0" w:after="0"/>
              <w:rPr>
                <w:bCs/>
              </w:rPr>
            </w:pPr>
            <w:r w:rsidRPr="00827231">
              <w:rPr>
                <w:bCs/>
              </w:rPr>
              <w:t>Definition / Motivation</w:t>
            </w:r>
          </w:p>
        </w:tc>
        <w:tc>
          <w:tcPr>
            <w:tcW w:w="992" w:type="dxa"/>
          </w:tcPr>
          <w:p w14:paraId="46874AD3" w14:textId="77777777" w:rsidR="0021168D" w:rsidRPr="00827231" w:rsidRDefault="0021168D" w:rsidP="00E5039D">
            <w:pPr>
              <w:keepNext/>
            </w:pPr>
            <w:r w:rsidRPr="00827231">
              <w:rPr>
                <w:b/>
              </w:rPr>
              <w:t>Priority</w:t>
            </w:r>
          </w:p>
          <w:p w14:paraId="4F4E5FA9" w14:textId="77777777" w:rsidR="0021168D" w:rsidRPr="00827231" w:rsidRDefault="0021168D" w:rsidP="00E5039D">
            <w:pPr>
              <w:pStyle w:val="figura"/>
              <w:spacing w:before="0"/>
              <w:jc w:val="left"/>
            </w:pPr>
            <w:r w:rsidRPr="00827231">
              <w:t>M</w:t>
            </w:r>
          </w:p>
        </w:tc>
        <w:tc>
          <w:tcPr>
            <w:tcW w:w="992" w:type="dxa"/>
            <w:vMerge w:val="restart"/>
          </w:tcPr>
          <w:p w14:paraId="0CB8BC86" w14:textId="77777777" w:rsidR="0021168D" w:rsidRPr="00827231" w:rsidRDefault="0021168D" w:rsidP="00E5039D">
            <w:pPr>
              <w:pStyle w:val="Sottoparagrafo"/>
              <w:spacing w:before="0" w:after="0"/>
              <w:rPr>
                <w:bCs/>
              </w:rPr>
            </w:pPr>
            <w:r w:rsidRPr="00827231">
              <w:rPr>
                <w:bCs/>
              </w:rPr>
              <w:t>Source</w:t>
            </w:r>
          </w:p>
          <w:p w14:paraId="26252A43" w14:textId="77777777" w:rsidR="0021168D" w:rsidRPr="00827231" w:rsidRDefault="0021168D" w:rsidP="00E5039D">
            <w:pPr>
              <w:keepNext/>
            </w:pPr>
            <w:r w:rsidRPr="00827231">
              <w:t>R&amp;D</w:t>
            </w:r>
            <w:r w:rsidRPr="00827231">
              <w:br/>
            </w:r>
          </w:p>
        </w:tc>
      </w:tr>
      <w:tr w:rsidR="0021168D" w:rsidRPr="00827231" w14:paraId="6935A9B9" w14:textId="77777777" w:rsidTr="00E5039D">
        <w:trPr>
          <w:cantSplit/>
        </w:trPr>
        <w:tc>
          <w:tcPr>
            <w:tcW w:w="1276" w:type="dxa"/>
          </w:tcPr>
          <w:p w14:paraId="0DCEEE07" w14:textId="77777777" w:rsidR="0021168D" w:rsidRPr="00827231" w:rsidRDefault="0021168D" w:rsidP="00A8781D">
            <w:pPr>
              <w:keepNext/>
              <w:tabs>
                <w:tab w:val="left" w:pos="5660"/>
                <w:tab w:val="left" w:pos="6820"/>
              </w:tabs>
              <w:rPr>
                <w:rFonts w:cs="Arial"/>
              </w:rPr>
            </w:pPr>
            <w:r w:rsidRPr="00827231">
              <w:rPr>
                <w:rFonts w:cs="Arial"/>
              </w:rPr>
              <w:t>FR_</w:t>
            </w:r>
            <w:r>
              <w:rPr>
                <w:rFonts w:cs="Arial"/>
              </w:rPr>
              <w:t>BL</w:t>
            </w:r>
            <w:r w:rsidRPr="00827231">
              <w:rPr>
                <w:rFonts w:cs="Arial"/>
              </w:rPr>
              <w:t>_</w:t>
            </w:r>
            <w:r w:rsidR="00A8781D">
              <w:rPr>
                <w:rFonts w:cs="Arial"/>
              </w:rPr>
              <w:t>4</w:t>
            </w:r>
          </w:p>
        </w:tc>
        <w:tc>
          <w:tcPr>
            <w:tcW w:w="6379" w:type="dxa"/>
          </w:tcPr>
          <w:p w14:paraId="568E4C32" w14:textId="77777777" w:rsidR="0021168D" w:rsidRPr="0021168D" w:rsidRDefault="0021168D" w:rsidP="00E5039D">
            <w:pPr>
              <w:autoSpaceDE w:val="0"/>
              <w:autoSpaceDN w:val="0"/>
              <w:adjustRightInd w:val="0"/>
              <w:rPr>
                <w:b/>
                <w:lang w:eastAsia="zh-CN"/>
              </w:rPr>
            </w:pPr>
            <w:r w:rsidRPr="0021168D">
              <w:rPr>
                <w:b/>
                <w:lang w:eastAsia="zh-CN"/>
              </w:rPr>
              <w:t>Version Code</w:t>
            </w:r>
          </w:p>
          <w:p w14:paraId="2C0E0936" w14:textId="77777777" w:rsidR="004A76D3" w:rsidRDefault="0021168D" w:rsidP="00E5039D">
            <w:pPr>
              <w:autoSpaceDE w:val="0"/>
              <w:autoSpaceDN w:val="0"/>
              <w:adjustRightInd w:val="0"/>
              <w:rPr>
                <w:lang w:eastAsia="zh-CN"/>
              </w:rPr>
            </w:pPr>
            <w:r>
              <w:rPr>
                <w:lang w:eastAsia="zh-CN"/>
              </w:rPr>
              <w:t>S</w:t>
            </w:r>
            <w:r w:rsidRPr="00827231">
              <w:rPr>
                <w:rFonts w:hint="eastAsia"/>
                <w:lang w:eastAsia="zh-CN"/>
              </w:rPr>
              <w:t xml:space="preserve">hall </w:t>
            </w:r>
            <w:r w:rsidRPr="00827231">
              <w:rPr>
                <w:lang w:eastAsia="zh-CN"/>
              </w:rPr>
              <w:t xml:space="preserve">support </w:t>
            </w:r>
            <w:r w:rsidR="004A76D3">
              <w:rPr>
                <w:rFonts w:hint="eastAsia"/>
                <w:lang w:eastAsia="zh-CN"/>
              </w:rPr>
              <w:t>getting version code.</w:t>
            </w:r>
          </w:p>
          <w:p w14:paraId="31841770" w14:textId="77777777" w:rsidR="0021168D" w:rsidRDefault="0021168D" w:rsidP="00E5039D">
            <w:pPr>
              <w:autoSpaceDE w:val="0"/>
              <w:autoSpaceDN w:val="0"/>
              <w:adjustRightInd w:val="0"/>
              <w:rPr>
                <w:lang w:eastAsia="zh-CN"/>
              </w:rPr>
            </w:pPr>
            <w:r w:rsidRPr="00827231">
              <w:rPr>
                <w:rFonts w:hint="eastAsia"/>
                <w:lang w:eastAsia="zh-CN"/>
              </w:rPr>
              <w:t xml:space="preserve">The version code includes: </w:t>
            </w:r>
          </w:p>
          <w:p w14:paraId="3383EDB8" w14:textId="77777777" w:rsidR="004A76D3" w:rsidRPr="004A76D3" w:rsidRDefault="0021168D" w:rsidP="00AA0E20">
            <w:pPr>
              <w:pStyle w:val="ab"/>
              <w:numPr>
                <w:ilvl w:val="0"/>
                <w:numId w:val="8"/>
              </w:numPr>
              <w:autoSpaceDE w:val="0"/>
              <w:autoSpaceDN w:val="0"/>
              <w:adjustRightInd w:val="0"/>
              <w:rPr>
                <w:rFonts w:cs="Arial"/>
              </w:rPr>
            </w:pPr>
            <w:r>
              <w:rPr>
                <w:rFonts w:hint="eastAsia"/>
                <w:lang w:eastAsia="zh-CN"/>
              </w:rPr>
              <w:t>CB SW-version code</w:t>
            </w:r>
            <w:r>
              <w:rPr>
                <w:lang w:eastAsia="zh-CN"/>
              </w:rPr>
              <w:t>.</w:t>
            </w:r>
          </w:p>
          <w:p w14:paraId="67437100" w14:textId="77777777" w:rsidR="0021168D" w:rsidRPr="0021168D" w:rsidRDefault="0021168D" w:rsidP="00AA0E20">
            <w:pPr>
              <w:pStyle w:val="ab"/>
              <w:numPr>
                <w:ilvl w:val="0"/>
                <w:numId w:val="8"/>
              </w:numPr>
              <w:autoSpaceDE w:val="0"/>
              <w:autoSpaceDN w:val="0"/>
              <w:adjustRightInd w:val="0"/>
              <w:rPr>
                <w:rFonts w:cs="Arial"/>
              </w:rPr>
            </w:pPr>
            <w:r>
              <w:rPr>
                <w:lang w:eastAsia="zh-CN"/>
              </w:rPr>
              <w:t>Bo</w:t>
            </w:r>
            <w:r w:rsidRPr="00827231">
              <w:rPr>
                <w:rFonts w:hint="eastAsia"/>
                <w:lang w:eastAsia="zh-CN"/>
              </w:rPr>
              <w:t>ot loader version code.</w:t>
            </w:r>
          </w:p>
        </w:tc>
        <w:tc>
          <w:tcPr>
            <w:tcW w:w="992" w:type="dxa"/>
          </w:tcPr>
          <w:p w14:paraId="2152FFF1" w14:textId="77777777" w:rsidR="0021168D" w:rsidRPr="00827231" w:rsidRDefault="0021168D" w:rsidP="00E5039D">
            <w:pPr>
              <w:keepNext/>
              <w:rPr>
                <w:b/>
              </w:rPr>
            </w:pPr>
            <w:r w:rsidRPr="00827231">
              <w:rPr>
                <w:b/>
              </w:rPr>
              <w:t>Stability</w:t>
            </w:r>
          </w:p>
          <w:p w14:paraId="08318C75" w14:textId="77777777" w:rsidR="0021168D" w:rsidRPr="00827231" w:rsidRDefault="0021168D" w:rsidP="00E5039D">
            <w:pPr>
              <w:pStyle w:val="figura"/>
              <w:spacing w:before="0"/>
              <w:jc w:val="left"/>
            </w:pPr>
            <w:r w:rsidRPr="00827231">
              <w:t>C</w:t>
            </w:r>
          </w:p>
        </w:tc>
        <w:tc>
          <w:tcPr>
            <w:tcW w:w="992" w:type="dxa"/>
            <w:vMerge/>
          </w:tcPr>
          <w:p w14:paraId="6FE6180D" w14:textId="77777777" w:rsidR="0021168D" w:rsidRPr="00827231" w:rsidRDefault="0021168D" w:rsidP="00E5039D">
            <w:pPr>
              <w:keepNext/>
            </w:pPr>
          </w:p>
        </w:tc>
      </w:tr>
    </w:tbl>
    <w:p w14:paraId="4ABD19EA" w14:textId="77777777" w:rsidR="0021168D" w:rsidRDefault="0021168D" w:rsidP="0021168D">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21168D" w:rsidRPr="00827231" w14:paraId="45A98BA2" w14:textId="77777777" w:rsidTr="00E5039D">
        <w:trPr>
          <w:cantSplit/>
          <w:trHeight w:val="519"/>
          <w:tblHeader/>
        </w:trPr>
        <w:tc>
          <w:tcPr>
            <w:tcW w:w="1276" w:type="dxa"/>
          </w:tcPr>
          <w:p w14:paraId="5397FB93" w14:textId="77777777" w:rsidR="0021168D" w:rsidRPr="00827231" w:rsidRDefault="0021168D" w:rsidP="00E5039D">
            <w:pPr>
              <w:pStyle w:val="Sottoparagrafo"/>
              <w:spacing w:before="0" w:after="0"/>
              <w:rPr>
                <w:bCs/>
              </w:rPr>
            </w:pPr>
            <w:r w:rsidRPr="00827231">
              <w:rPr>
                <w:bCs/>
              </w:rPr>
              <w:t>Ident.</w:t>
            </w:r>
          </w:p>
        </w:tc>
        <w:tc>
          <w:tcPr>
            <w:tcW w:w="6379" w:type="dxa"/>
          </w:tcPr>
          <w:p w14:paraId="089B20E1" w14:textId="77777777" w:rsidR="0021168D" w:rsidRPr="00827231" w:rsidRDefault="0021168D" w:rsidP="00E5039D">
            <w:pPr>
              <w:pStyle w:val="Sottoparagrafo"/>
              <w:spacing w:before="0" w:after="0"/>
              <w:rPr>
                <w:bCs/>
              </w:rPr>
            </w:pPr>
            <w:r w:rsidRPr="00827231">
              <w:rPr>
                <w:bCs/>
              </w:rPr>
              <w:t>Definition / Motivation</w:t>
            </w:r>
          </w:p>
        </w:tc>
        <w:tc>
          <w:tcPr>
            <w:tcW w:w="992" w:type="dxa"/>
          </w:tcPr>
          <w:p w14:paraId="42490F7C" w14:textId="77777777" w:rsidR="0021168D" w:rsidRPr="00827231" w:rsidRDefault="0021168D" w:rsidP="00E5039D">
            <w:pPr>
              <w:keepNext/>
            </w:pPr>
            <w:r w:rsidRPr="00827231">
              <w:rPr>
                <w:b/>
              </w:rPr>
              <w:t>Priority</w:t>
            </w:r>
          </w:p>
          <w:p w14:paraId="07E3E749" w14:textId="77777777" w:rsidR="0021168D" w:rsidRPr="00827231" w:rsidRDefault="0021168D" w:rsidP="00E5039D">
            <w:pPr>
              <w:pStyle w:val="figura"/>
              <w:spacing w:before="0"/>
              <w:jc w:val="left"/>
            </w:pPr>
            <w:r w:rsidRPr="00827231">
              <w:t>M</w:t>
            </w:r>
          </w:p>
        </w:tc>
        <w:tc>
          <w:tcPr>
            <w:tcW w:w="992" w:type="dxa"/>
            <w:vMerge w:val="restart"/>
          </w:tcPr>
          <w:p w14:paraId="4D2C89D3" w14:textId="77777777" w:rsidR="0021168D" w:rsidRPr="00827231" w:rsidRDefault="0021168D" w:rsidP="00E5039D">
            <w:pPr>
              <w:pStyle w:val="Sottoparagrafo"/>
              <w:spacing w:before="0" w:after="0"/>
              <w:rPr>
                <w:bCs/>
              </w:rPr>
            </w:pPr>
            <w:r w:rsidRPr="00827231">
              <w:rPr>
                <w:bCs/>
              </w:rPr>
              <w:t>Source</w:t>
            </w:r>
          </w:p>
          <w:p w14:paraId="40B0473B" w14:textId="77777777" w:rsidR="0021168D" w:rsidRPr="00827231" w:rsidRDefault="0021168D" w:rsidP="00E5039D">
            <w:pPr>
              <w:keepNext/>
            </w:pPr>
            <w:r w:rsidRPr="00827231">
              <w:t>R&amp;D</w:t>
            </w:r>
            <w:r w:rsidRPr="00827231">
              <w:br/>
            </w:r>
          </w:p>
        </w:tc>
      </w:tr>
      <w:tr w:rsidR="0021168D" w:rsidRPr="00827231" w14:paraId="52BE7262" w14:textId="77777777" w:rsidTr="00E5039D">
        <w:trPr>
          <w:cantSplit/>
        </w:trPr>
        <w:tc>
          <w:tcPr>
            <w:tcW w:w="1276" w:type="dxa"/>
          </w:tcPr>
          <w:p w14:paraId="145EA098" w14:textId="77777777" w:rsidR="0021168D" w:rsidRPr="00827231" w:rsidRDefault="0021168D" w:rsidP="00A8781D">
            <w:pPr>
              <w:keepNext/>
              <w:tabs>
                <w:tab w:val="left" w:pos="5660"/>
                <w:tab w:val="left" w:pos="6820"/>
              </w:tabs>
              <w:rPr>
                <w:rFonts w:cs="Arial"/>
              </w:rPr>
            </w:pPr>
            <w:r w:rsidRPr="00827231">
              <w:rPr>
                <w:rFonts w:cs="Arial"/>
              </w:rPr>
              <w:t>FR_</w:t>
            </w:r>
            <w:r>
              <w:rPr>
                <w:rFonts w:cs="Arial"/>
              </w:rPr>
              <w:t>BL</w:t>
            </w:r>
            <w:r w:rsidRPr="00827231">
              <w:rPr>
                <w:rFonts w:cs="Arial"/>
              </w:rPr>
              <w:t>_</w:t>
            </w:r>
            <w:r w:rsidR="00A8781D">
              <w:rPr>
                <w:rFonts w:cs="Arial"/>
              </w:rPr>
              <w:t>5</w:t>
            </w:r>
          </w:p>
        </w:tc>
        <w:tc>
          <w:tcPr>
            <w:tcW w:w="6379" w:type="dxa"/>
          </w:tcPr>
          <w:p w14:paraId="0D43996D" w14:textId="77777777" w:rsidR="00595FDD" w:rsidRPr="00595FDD" w:rsidRDefault="00595FDD" w:rsidP="00E5039D">
            <w:pPr>
              <w:autoSpaceDE w:val="0"/>
              <w:autoSpaceDN w:val="0"/>
              <w:adjustRightInd w:val="0"/>
              <w:rPr>
                <w:b/>
                <w:lang w:val="en-US" w:eastAsia="zh-CN"/>
              </w:rPr>
            </w:pPr>
            <w:r w:rsidRPr="00595FDD">
              <w:rPr>
                <w:b/>
                <w:lang w:val="en-US" w:eastAsia="zh-CN"/>
              </w:rPr>
              <w:t>Update Watch Dog</w:t>
            </w:r>
          </w:p>
          <w:p w14:paraId="75619288" w14:textId="77777777" w:rsidR="0021168D" w:rsidRPr="008E3EAA" w:rsidRDefault="00595FDD" w:rsidP="00E5039D">
            <w:pPr>
              <w:autoSpaceDE w:val="0"/>
              <w:autoSpaceDN w:val="0"/>
              <w:adjustRightInd w:val="0"/>
              <w:rPr>
                <w:rFonts w:cs="Arial"/>
                <w:lang w:val="en-US"/>
              </w:rPr>
            </w:pPr>
            <w:r>
              <w:rPr>
                <w:lang w:val="en-US" w:eastAsia="zh-CN"/>
              </w:rPr>
              <w:t>S</w:t>
            </w:r>
            <w:r w:rsidR="0021168D" w:rsidRPr="008E3EAA">
              <w:rPr>
                <w:lang w:val="en-US" w:eastAsia="zh-CN"/>
              </w:rPr>
              <w:t>hall manage periodic updates of Watch Dog to prevent Reset during re-programming.</w:t>
            </w:r>
          </w:p>
        </w:tc>
        <w:tc>
          <w:tcPr>
            <w:tcW w:w="992" w:type="dxa"/>
          </w:tcPr>
          <w:p w14:paraId="3B3F647E" w14:textId="77777777" w:rsidR="0021168D" w:rsidRPr="00827231" w:rsidRDefault="0021168D" w:rsidP="00E5039D">
            <w:pPr>
              <w:keepNext/>
              <w:rPr>
                <w:b/>
              </w:rPr>
            </w:pPr>
            <w:r w:rsidRPr="00827231">
              <w:rPr>
                <w:b/>
              </w:rPr>
              <w:t>Stability</w:t>
            </w:r>
          </w:p>
          <w:p w14:paraId="09FEFDA2" w14:textId="77777777" w:rsidR="0021168D" w:rsidRPr="00827231" w:rsidRDefault="0021168D" w:rsidP="00E5039D">
            <w:pPr>
              <w:pStyle w:val="figura"/>
              <w:spacing w:before="0"/>
              <w:jc w:val="left"/>
            </w:pPr>
            <w:r w:rsidRPr="00827231">
              <w:t>C</w:t>
            </w:r>
          </w:p>
        </w:tc>
        <w:tc>
          <w:tcPr>
            <w:tcW w:w="992" w:type="dxa"/>
            <w:vMerge/>
          </w:tcPr>
          <w:p w14:paraId="1654EAC0" w14:textId="77777777" w:rsidR="0021168D" w:rsidRPr="00827231" w:rsidRDefault="0021168D" w:rsidP="00E5039D">
            <w:pPr>
              <w:keepNext/>
            </w:pPr>
          </w:p>
        </w:tc>
      </w:tr>
    </w:tbl>
    <w:p w14:paraId="6F370100" w14:textId="77777777" w:rsidR="00263770" w:rsidRDefault="00263770" w:rsidP="0021168D">
      <w:pPr>
        <w:rPr>
          <w:lang w:val="en-GB"/>
        </w:rPr>
      </w:pPr>
    </w:p>
    <w:p w14:paraId="2C2E5051" w14:textId="7E74B11D" w:rsidR="00263770" w:rsidRDefault="00B74A54">
      <w:pPr>
        <w:pStyle w:val="2"/>
        <w:rPr>
          <w:lang w:val="en-GB" w:eastAsia="zh-CN"/>
        </w:rPr>
        <w:pPrChange w:id="111" w:author="Liu, April(Yuanyuan)" w:date="2016-11-09T09:18:00Z">
          <w:pPr/>
        </w:pPrChange>
      </w:pPr>
      <w:ins w:id="112" w:author="Liu, April(Yuanyuan)" w:date="2016-11-09T09:18:00Z">
        <w:r>
          <w:rPr>
            <w:highlight w:val="green"/>
            <w:lang w:val="en-GB" w:eastAsia="zh-CN"/>
          </w:rPr>
          <w:t xml:space="preserve"> </w:t>
        </w:r>
        <w:r w:rsidRPr="00B74A54">
          <w:rPr>
            <w:highlight w:val="green"/>
            <w:lang w:val="en-GB" w:eastAsia="zh-CN"/>
            <w:rPrChange w:id="113" w:author="Liu, April(Yuanyuan)" w:date="2016-11-09T09:18:00Z">
              <w:rPr>
                <w:iCs/>
                <w:lang w:val="en-GB" w:eastAsia="zh-CN"/>
              </w:rPr>
            </w:rPrChange>
          </w:rPr>
          <w:t>Factory TEST?</w:t>
        </w:r>
      </w:ins>
    </w:p>
    <w:p w14:paraId="07CBFBE3" w14:textId="6C346422" w:rsidR="00B85A5D" w:rsidRDefault="00F73644">
      <w:pPr>
        <w:rPr>
          <w:ins w:id="114" w:author="Li, Paul(Peng)" w:date="2016-11-09T09:44:00Z"/>
          <w:b/>
          <w:bCs/>
          <w:lang w:val="en-GB" w:eastAsia="zh-CN"/>
        </w:rPr>
      </w:pPr>
      <w:r>
        <w:rPr>
          <w:rFonts w:hint="eastAsia"/>
          <w:b/>
          <w:bCs/>
          <w:lang w:val="en-GB" w:eastAsia="zh-CN"/>
        </w:rPr>
        <w:t>//todo</w:t>
      </w:r>
    </w:p>
    <w:p w14:paraId="6A8A38E7" w14:textId="77777777" w:rsidR="00CB4B05" w:rsidRDefault="00CB4B05">
      <w:pPr>
        <w:rPr>
          <w:ins w:id="115" w:author="Li, Paul(Peng)" w:date="2016-11-09T09:44:00Z"/>
          <w:b/>
          <w:bCs/>
          <w:lang w:val="en-GB"/>
        </w:rPr>
      </w:pPr>
    </w:p>
    <w:p w14:paraId="53B5E689" w14:textId="77777777" w:rsidR="00CB4B05" w:rsidRDefault="00CB4B05">
      <w:pPr>
        <w:rPr>
          <w:ins w:id="116" w:author="Li, Paul(Peng)" w:date="2016-11-09T09:44:00Z"/>
          <w:b/>
          <w:bCs/>
          <w:lang w:val="en-GB"/>
        </w:rPr>
      </w:pPr>
    </w:p>
    <w:p w14:paraId="428F1808" w14:textId="77777777" w:rsidR="00CB4B05" w:rsidRDefault="00CB4B05">
      <w:pPr>
        <w:rPr>
          <w:b/>
          <w:bCs/>
          <w:lang w:val="en-GB"/>
        </w:rPr>
      </w:pPr>
    </w:p>
    <w:p w14:paraId="378AD961" w14:textId="77777777" w:rsidR="00263770" w:rsidRPr="00E2586C" w:rsidRDefault="00263770" w:rsidP="004B1430">
      <w:pPr>
        <w:pStyle w:val="1"/>
        <w:tabs>
          <w:tab w:val="left" w:pos="1276"/>
        </w:tabs>
        <w:spacing w:before="60"/>
        <w:ind w:right="-170"/>
      </w:pPr>
      <w:bookmarkStart w:id="117" w:name="_Toc466386110"/>
      <w:r>
        <w:lastRenderedPageBreak/>
        <w:t>Review</w:t>
      </w:r>
      <w:r w:rsidR="00E2586C">
        <w:t xml:space="preserve"> - </w:t>
      </w:r>
      <w:r w:rsidRPr="00E2586C">
        <w:t>Check list:</w:t>
      </w:r>
      <w:bookmarkEnd w:id="117"/>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50"/>
        <w:gridCol w:w="7630"/>
        <w:gridCol w:w="567"/>
        <w:gridCol w:w="425"/>
        <w:gridCol w:w="567"/>
      </w:tblGrid>
      <w:tr w:rsidR="00263770" w14:paraId="759089D2" w14:textId="77777777" w:rsidTr="00263770">
        <w:trPr>
          <w:trHeight w:val="283"/>
        </w:trPr>
        <w:tc>
          <w:tcPr>
            <w:tcW w:w="450" w:type="dxa"/>
            <w:tcBorders>
              <w:top w:val="single" w:sz="4" w:space="0" w:color="auto"/>
              <w:left w:val="single" w:sz="4" w:space="0" w:color="auto"/>
              <w:bottom w:val="single" w:sz="4" w:space="0" w:color="auto"/>
              <w:right w:val="single" w:sz="4" w:space="0" w:color="auto"/>
            </w:tcBorders>
            <w:vAlign w:val="center"/>
          </w:tcPr>
          <w:p w14:paraId="64C234A1" w14:textId="77777777" w:rsidR="00263770" w:rsidRDefault="00263770" w:rsidP="00263770">
            <w:pPr>
              <w:suppressAutoHyphens/>
              <w:spacing w:before="20" w:after="20"/>
              <w:ind w:right="57"/>
              <w:jc w:val="right"/>
              <w:rPr>
                <w:lang w:val="en-GB"/>
              </w:rPr>
            </w:pPr>
          </w:p>
        </w:tc>
        <w:tc>
          <w:tcPr>
            <w:tcW w:w="7630" w:type="dxa"/>
            <w:tcBorders>
              <w:top w:val="single" w:sz="4" w:space="0" w:color="auto"/>
              <w:left w:val="single" w:sz="4" w:space="0" w:color="auto"/>
              <w:bottom w:val="single" w:sz="4" w:space="0" w:color="auto"/>
              <w:right w:val="single" w:sz="4" w:space="0" w:color="auto"/>
            </w:tcBorders>
          </w:tcPr>
          <w:p w14:paraId="0969EEE4" w14:textId="77777777" w:rsidR="00263770" w:rsidRDefault="00263770" w:rsidP="00263770">
            <w:pPr>
              <w:suppressAutoHyphens/>
              <w:spacing w:before="20" w:after="20"/>
              <w:ind w:left="90" w:right="57"/>
              <w:rPr>
                <w:lang w:val="en-GB"/>
              </w:rPr>
            </w:pPr>
          </w:p>
        </w:tc>
        <w:tc>
          <w:tcPr>
            <w:tcW w:w="567" w:type="dxa"/>
            <w:tcBorders>
              <w:top w:val="single" w:sz="4" w:space="0" w:color="auto"/>
              <w:left w:val="single" w:sz="4" w:space="0" w:color="auto"/>
              <w:bottom w:val="single" w:sz="4" w:space="0" w:color="auto"/>
              <w:right w:val="single" w:sz="4" w:space="0" w:color="auto"/>
            </w:tcBorders>
            <w:hideMark/>
          </w:tcPr>
          <w:p w14:paraId="3FFE519B" w14:textId="77777777" w:rsidR="00263770" w:rsidRDefault="00263770" w:rsidP="00263770">
            <w:pPr>
              <w:suppressAutoHyphens/>
              <w:spacing w:before="20" w:after="20"/>
              <w:ind w:left="86" w:right="58"/>
              <w:jc w:val="center"/>
              <w:rPr>
                <w:color w:val="000000"/>
                <w:lang w:val="en-GB"/>
              </w:rPr>
            </w:pPr>
            <w:r>
              <w:rPr>
                <w:color w:val="000000"/>
                <w:lang w:val="en-GB"/>
              </w:rPr>
              <w:t>yes</w:t>
            </w:r>
          </w:p>
        </w:tc>
        <w:tc>
          <w:tcPr>
            <w:tcW w:w="425" w:type="dxa"/>
            <w:tcBorders>
              <w:top w:val="single" w:sz="4" w:space="0" w:color="auto"/>
              <w:left w:val="single" w:sz="4" w:space="0" w:color="auto"/>
              <w:bottom w:val="single" w:sz="4" w:space="0" w:color="auto"/>
              <w:right w:val="single" w:sz="4" w:space="0" w:color="auto"/>
            </w:tcBorders>
            <w:hideMark/>
          </w:tcPr>
          <w:p w14:paraId="1A8D8AAB" w14:textId="77777777" w:rsidR="00263770" w:rsidRDefault="00263770" w:rsidP="00263770">
            <w:pPr>
              <w:suppressAutoHyphens/>
              <w:spacing w:before="20" w:after="20"/>
              <w:ind w:left="86" w:right="58"/>
              <w:jc w:val="center"/>
              <w:rPr>
                <w:color w:val="000000"/>
                <w:lang w:val="en-GB"/>
              </w:rPr>
            </w:pPr>
            <w:r>
              <w:rPr>
                <w:color w:val="000000"/>
                <w:lang w:val="en-GB"/>
              </w:rPr>
              <w:t>no</w:t>
            </w:r>
          </w:p>
        </w:tc>
        <w:tc>
          <w:tcPr>
            <w:tcW w:w="567" w:type="dxa"/>
            <w:tcBorders>
              <w:top w:val="single" w:sz="4" w:space="0" w:color="auto"/>
              <w:left w:val="single" w:sz="4" w:space="0" w:color="auto"/>
              <w:bottom w:val="single" w:sz="4" w:space="0" w:color="auto"/>
              <w:right w:val="single" w:sz="4" w:space="0" w:color="auto"/>
            </w:tcBorders>
            <w:vAlign w:val="center"/>
            <w:hideMark/>
          </w:tcPr>
          <w:p w14:paraId="430D700D" w14:textId="77777777" w:rsidR="00263770" w:rsidRDefault="00263770" w:rsidP="00263770">
            <w:pPr>
              <w:suppressAutoHyphens/>
              <w:spacing w:before="20" w:after="20"/>
              <w:ind w:left="86" w:right="58"/>
              <w:jc w:val="center"/>
              <w:rPr>
                <w:color w:val="000000"/>
                <w:lang w:val="en-GB"/>
              </w:rPr>
            </w:pPr>
            <w:r>
              <w:rPr>
                <w:color w:val="000000"/>
                <w:lang w:val="en-GB"/>
              </w:rPr>
              <w:t>N.A.</w:t>
            </w:r>
          </w:p>
        </w:tc>
      </w:tr>
      <w:tr w:rsidR="00263770" w:rsidRPr="007A0F9B" w14:paraId="22EDE505" w14:textId="77777777" w:rsidTr="00263770">
        <w:trPr>
          <w:trHeight w:val="283"/>
        </w:trPr>
        <w:tc>
          <w:tcPr>
            <w:tcW w:w="450" w:type="dxa"/>
            <w:tcBorders>
              <w:top w:val="single" w:sz="4" w:space="0" w:color="auto"/>
              <w:left w:val="single" w:sz="4" w:space="0" w:color="auto"/>
              <w:bottom w:val="single" w:sz="4" w:space="0" w:color="auto"/>
              <w:right w:val="single" w:sz="4" w:space="0" w:color="auto"/>
            </w:tcBorders>
            <w:vAlign w:val="center"/>
            <w:hideMark/>
          </w:tcPr>
          <w:p w14:paraId="45043B18" w14:textId="77777777" w:rsidR="00263770" w:rsidRDefault="00263770" w:rsidP="00263770">
            <w:pPr>
              <w:suppressAutoHyphens/>
              <w:spacing w:before="20" w:after="20"/>
              <w:ind w:right="57"/>
              <w:jc w:val="right"/>
              <w:rPr>
                <w:lang w:val="en-GB"/>
              </w:rPr>
            </w:pPr>
            <w:r>
              <w:rPr>
                <w:lang w:val="en-GB"/>
              </w:rPr>
              <w:t>1.</w:t>
            </w:r>
          </w:p>
        </w:tc>
        <w:tc>
          <w:tcPr>
            <w:tcW w:w="7630" w:type="dxa"/>
            <w:tcBorders>
              <w:top w:val="single" w:sz="4" w:space="0" w:color="auto"/>
              <w:left w:val="single" w:sz="4" w:space="0" w:color="auto"/>
              <w:bottom w:val="single" w:sz="4" w:space="0" w:color="auto"/>
              <w:right w:val="single" w:sz="4" w:space="0" w:color="auto"/>
            </w:tcBorders>
            <w:hideMark/>
          </w:tcPr>
          <w:p w14:paraId="4E5BE0A8" w14:textId="77777777" w:rsidR="00263770" w:rsidRDefault="00263770" w:rsidP="00263770">
            <w:pPr>
              <w:suppressAutoHyphens/>
              <w:spacing w:before="20" w:after="20"/>
              <w:ind w:left="90" w:right="57"/>
              <w:rPr>
                <w:lang w:val="en-GB"/>
              </w:rPr>
            </w:pPr>
            <w:r>
              <w:rPr>
                <w:lang w:val="en-GB"/>
              </w:rPr>
              <w:t>Does the specification define all currently known requirements that the product/system finally has to perform?</w:t>
            </w:r>
          </w:p>
        </w:tc>
        <w:tc>
          <w:tcPr>
            <w:tcW w:w="567" w:type="dxa"/>
            <w:tcBorders>
              <w:top w:val="single" w:sz="4" w:space="0" w:color="auto"/>
              <w:left w:val="single" w:sz="4" w:space="0" w:color="auto"/>
              <w:bottom w:val="single" w:sz="4" w:space="0" w:color="auto"/>
              <w:right w:val="single" w:sz="4" w:space="0" w:color="auto"/>
            </w:tcBorders>
            <w:vAlign w:val="center"/>
          </w:tcPr>
          <w:p w14:paraId="35C67E2D"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1AE34277"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1B7998F6" w14:textId="77777777" w:rsidR="00263770" w:rsidRDefault="00263770" w:rsidP="00263770">
            <w:pPr>
              <w:suppressAutoHyphens/>
              <w:spacing w:before="20" w:after="20"/>
              <w:ind w:left="86" w:right="58"/>
              <w:jc w:val="center"/>
              <w:rPr>
                <w:b/>
                <w:color w:val="FF0000"/>
                <w:lang w:val="en-GB"/>
              </w:rPr>
            </w:pPr>
          </w:p>
        </w:tc>
      </w:tr>
      <w:tr w:rsidR="00263770" w:rsidRPr="007A0F9B" w14:paraId="06ED5F6B" w14:textId="77777777" w:rsidTr="00263770">
        <w:trPr>
          <w:trHeight w:val="283"/>
        </w:trPr>
        <w:tc>
          <w:tcPr>
            <w:tcW w:w="450" w:type="dxa"/>
            <w:tcBorders>
              <w:top w:val="single" w:sz="4" w:space="0" w:color="auto"/>
              <w:left w:val="single" w:sz="4" w:space="0" w:color="auto"/>
              <w:bottom w:val="single" w:sz="4" w:space="0" w:color="auto"/>
              <w:right w:val="single" w:sz="4" w:space="0" w:color="auto"/>
            </w:tcBorders>
            <w:vAlign w:val="center"/>
          </w:tcPr>
          <w:p w14:paraId="1B77A784" w14:textId="77777777" w:rsidR="00263770" w:rsidRDefault="00263770" w:rsidP="00263770">
            <w:pPr>
              <w:suppressAutoHyphens/>
              <w:spacing w:before="20" w:after="20"/>
              <w:ind w:right="57"/>
              <w:jc w:val="right"/>
              <w:rPr>
                <w:lang w:val="en-GB"/>
              </w:rPr>
            </w:pPr>
            <w:r>
              <w:rPr>
                <w:lang w:val="en-GB"/>
              </w:rPr>
              <w:t>2.</w:t>
            </w:r>
          </w:p>
        </w:tc>
        <w:tc>
          <w:tcPr>
            <w:tcW w:w="7630" w:type="dxa"/>
            <w:tcBorders>
              <w:top w:val="single" w:sz="4" w:space="0" w:color="auto"/>
              <w:left w:val="single" w:sz="4" w:space="0" w:color="auto"/>
              <w:bottom w:val="single" w:sz="4" w:space="0" w:color="auto"/>
              <w:right w:val="single" w:sz="4" w:space="0" w:color="auto"/>
            </w:tcBorders>
          </w:tcPr>
          <w:p w14:paraId="58623D5B" w14:textId="77777777" w:rsidR="00263770" w:rsidRDefault="00263770" w:rsidP="00263770">
            <w:pPr>
              <w:suppressAutoHyphens/>
              <w:spacing w:before="20" w:after="20"/>
              <w:ind w:left="90" w:right="57"/>
              <w:rPr>
                <w:lang w:val="en-GB"/>
              </w:rPr>
            </w:pPr>
            <w:r>
              <w:rPr>
                <w:lang w:val="en-GB"/>
              </w:rPr>
              <w:t>Is the overall description enough detailed to understand the defined requirements?</w:t>
            </w:r>
          </w:p>
        </w:tc>
        <w:tc>
          <w:tcPr>
            <w:tcW w:w="567" w:type="dxa"/>
            <w:tcBorders>
              <w:top w:val="single" w:sz="4" w:space="0" w:color="auto"/>
              <w:left w:val="single" w:sz="4" w:space="0" w:color="auto"/>
              <w:bottom w:val="single" w:sz="4" w:space="0" w:color="auto"/>
              <w:right w:val="single" w:sz="4" w:space="0" w:color="auto"/>
            </w:tcBorders>
            <w:vAlign w:val="center"/>
          </w:tcPr>
          <w:p w14:paraId="4BD8B40F" w14:textId="77777777" w:rsidR="00263770" w:rsidRDefault="00702708"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538081C8" w14:textId="77777777" w:rsidR="00263770" w:rsidRDefault="00263770" w:rsidP="00702708">
            <w:pPr>
              <w:suppressAutoHyphens/>
              <w:spacing w:before="20" w:after="20"/>
              <w:ind w:left="86" w:right="58"/>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03FFC9CD" w14:textId="77777777" w:rsidR="00263770" w:rsidRDefault="00263770" w:rsidP="00263770">
            <w:pPr>
              <w:suppressAutoHyphens/>
              <w:spacing w:before="20" w:after="20"/>
              <w:ind w:left="86" w:right="58"/>
              <w:jc w:val="center"/>
              <w:rPr>
                <w:b/>
                <w:color w:val="FF0000"/>
                <w:lang w:val="en-GB"/>
              </w:rPr>
            </w:pPr>
          </w:p>
        </w:tc>
      </w:tr>
      <w:tr w:rsidR="00263770" w:rsidRPr="007A0F9B" w14:paraId="1612BBB5" w14:textId="77777777" w:rsidTr="00263770">
        <w:trPr>
          <w:trHeight w:val="283"/>
        </w:trPr>
        <w:tc>
          <w:tcPr>
            <w:tcW w:w="450" w:type="dxa"/>
            <w:tcBorders>
              <w:top w:val="single" w:sz="4" w:space="0" w:color="auto"/>
              <w:left w:val="single" w:sz="4" w:space="0" w:color="auto"/>
              <w:bottom w:val="single" w:sz="4" w:space="0" w:color="auto"/>
              <w:right w:val="single" w:sz="4" w:space="0" w:color="auto"/>
            </w:tcBorders>
            <w:vAlign w:val="center"/>
          </w:tcPr>
          <w:p w14:paraId="5B724A36" w14:textId="77777777" w:rsidR="00263770" w:rsidRDefault="00263770" w:rsidP="00263770">
            <w:pPr>
              <w:suppressAutoHyphens/>
              <w:spacing w:before="20" w:after="20"/>
              <w:ind w:right="57"/>
              <w:jc w:val="right"/>
              <w:rPr>
                <w:lang w:val="en-GB"/>
              </w:rPr>
            </w:pPr>
            <w:r>
              <w:rPr>
                <w:lang w:val="en-GB"/>
              </w:rPr>
              <w:t>3.</w:t>
            </w:r>
          </w:p>
        </w:tc>
        <w:tc>
          <w:tcPr>
            <w:tcW w:w="7630" w:type="dxa"/>
            <w:tcBorders>
              <w:top w:val="single" w:sz="4" w:space="0" w:color="auto"/>
              <w:left w:val="single" w:sz="4" w:space="0" w:color="auto"/>
              <w:bottom w:val="single" w:sz="4" w:space="0" w:color="auto"/>
              <w:right w:val="single" w:sz="4" w:space="0" w:color="auto"/>
            </w:tcBorders>
          </w:tcPr>
          <w:p w14:paraId="4A95D840" w14:textId="77777777" w:rsidR="00263770" w:rsidRDefault="00263770" w:rsidP="00263770">
            <w:pPr>
              <w:suppressAutoHyphens/>
              <w:spacing w:before="20" w:after="20"/>
              <w:ind w:left="90" w:right="57"/>
              <w:rPr>
                <w:lang w:val="en-GB"/>
              </w:rPr>
            </w:pPr>
            <w:r>
              <w:rPr>
                <w:lang w:val="en-GB"/>
              </w:rPr>
              <w:t>Are all known stakeholders considered?</w:t>
            </w:r>
          </w:p>
        </w:tc>
        <w:tc>
          <w:tcPr>
            <w:tcW w:w="567" w:type="dxa"/>
            <w:tcBorders>
              <w:top w:val="single" w:sz="4" w:space="0" w:color="auto"/>
              <w:left w:val="single" w:sz="4" w:space="0" w:color="auto"/>
              <w:bottom w:val="single" w:sz="4" w:space="0" w:color="auto"/>
              <w:right w:val="single" w:sz="4" w:space="0" w:color="auto"/>
            </w:tcBorders>
            <w:vAlign w:val="center"/>
          </w:tcPr>
          <w:p w14:paraId="7195F8E5" w14:textId="77777777" w:rsidR="00263770" w:rsidRDefault="00702708"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217A6DBE"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70D0D1EF" w14:textId="77777777" w:rsidR="00263770" w:rsidRDefault="00263770" w:rsidP="00702708">
            <w:pPr>
              <w:suppressAutoHyphens/>
              <w:spacing w:before="20" w:after="20"/>
              <w:ind w:left="86" w:right="58"/>
              <w:rPr>
                <w:b/>
                <w:color w:val="FF0000"/>
                <w:lang w:val="en-GB"/>
              </w:rPr>
            </w:pPr>
          </w:p>
        </w:tc>
      </w:tr>
      <w:tr w:rsidR="00263770" w:rsidRPr="005F758C" w14:paraId="742D0223" w14:textId="77777777" w:rsidTr="00263770">
        <w:trPr>
          <w:trHeight w:val="283"/>
        </w:trPr>
        <w:tc>
          <w:tcPr>
            <w:tcW w:w="450" w:type="dxa"/>
            <w:tcBorders>
              <w:top w:val="single" w:sz="4" w:space="0" w:color="auto"/>
              <w:left w:val="single" w:sz="4" w:space="0" w:color="auto"/>
              <w:bottom w:val="single" w:sz="4" w:space="0" w:color="auto"/>
              <w:right w:val="single" w:sz="4" w:space="0" w:color="auto"/>
            </w:tcBorders>
            <w:vAlign w:val="center"/>
          </w:tcPr>
          <w:p w14:paraId="67B7C839" w14:textId="77777777" w:rsidR="00263770" w:rsidRDefault="00263770" w:rsidP="00263770">
            <w:pPr>
              <w:suppressAutoHyphens/>
              <w:spacing w:before="20" w:after="20"/>
              <w:ind w:right="57"/>
              <w:jc w:val="right"/>
              <w:rPr>
                <w:lang w:val="en-GB"/>
              </w:rPr>
            </w:pPr>
            <w:r>
              <w:rPr>
                <w:lang w:val="en-GB"/>
              </w:rPr>
              <w:t>4.</w:t>
            </w:r>
          </w:p>
        </w:tc>
        <w:tc>
          <w:tcPr>
            <w:tcW w:w="7630" w:type="dxa"/>
            <w:tcBorders>
              <w:top w:val="single" w:sz="4" w:space="0" w:color="auto"/>
              <w:left w:val="single" w:sz="4" w:space="0" w:color="auto"/>
              <w:bottom w:val="single" w:sz="4" w:space="0" w:color="auto"/>
              <w:right w:val="single" w:sz="4" w:space="0" w:color="auto"/>
            </w:tcBorders>
          </w:tcPr>
          <w:p w14:paraId="108918C3" w14:textId="77777777" w:rsidR="00263770" w:rsidRDefault="00263770" w:rsidP="00263770">
            <w:pPr>
              <w:suppressAutoHyphens/>
              <w:spacing w:before="20" w:after="20"/>
              <w:ind w:left="90" w:right="57"/>
              <w:rPr>
                <w:lang w:val="en-GB"/>
              </w:rPr>
            </w:pPr>
            <w:r>
              <w:rPr>
                <w:lang w:val="en-GB"/>
              </w:rPr>
              <w:t>Are all constraints defined?</w:t>
            </w:r>
          </w:p>
        </w:tc>
        <w:tc>
          <w:tcPr>
            <w:tcW w:w="567" w:type="dxa"/>
            <w:tcBorders>
              <w:top w:val="single" w:sz="4" w:space="0" w:color="auto"/>
              <w:left w:val="single" w:sz="4" w:space="0" w:color="auto"/>
              <w:bottom w:val="single" w:sz="4" w:space="0" w:color="auto"/>
              <w:right w:val="single" w:sz="4" w:space="0" w:color="auto"/>
            </w:tcBorders>
            <w:vAlign w:val="center"/>
          </w:tcPr>
          <w:p w14:paraId="7687B373"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4EFC2EF9"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3BA2EB63" w14:textId="77777777" w:rsidR="00263770" w:rsidRDefault="00263770" w:rsidP="00263770">
            <w:pPr>
              <w:suppressAutoHyphens/>
              <w:spacing w:before="20" w:after="20"/>
              <w:ind w:left="86" w:right="58"/>
              <w:jc w:val="center"/>
              <w:rPr>
                <w:b/>
                <w:color w:val="FF0000"/>
                <w:lang w:val="en-GB"/>
              </w:rPr>
            </w:pPr>
          </w:p>
        </w:tc>
      </w:tr>
      <w:tr w:rsidR="00263770" w:rsidRPr="007A0F9B" w14:paraId="428127D5" w14:textId="77777777" w:rsidTr="00263770">
        <w:trPr>
          <w:trHeight w:val="283"/>
        </w:trPr>
        <w:tc>
          <w:tcPr>
            <w:tcW w:w="450" w:type="dxa"/>
            <w:tcBorders>
              <w:top w:val="single" w:sz="4" w:space="0" w:color="auto"/>
              <w:left w:val="single" w:sz="4" w:space="0" w:color="auto"/>
              <w:bottom w:val="single" w:sz="4" w:space="0" w:color="auto"/>
              <w:right w:val="single" w:sz="4" w:space="0" w:color="auto"/>
            </w:tcBorders>
            <w:vAlign w:val="center"/>
          </w:tcPr>
          <w:p w14:paraId="7DB7FC5C" w14:textId="77777777" w:rsidR="00263770" w:rsidRDefault="00263770" w:rsidP="00263770">
            <w:pPr>
              <w:suppressAutoHyphens/>
              <w:spacing w:before="20" w:after="20"/>
              <w:ind w:right="57"/>
              <w:jc w:val="right"/>
              <w:rPr>
                <w:lang w:val="en-GB"/>
              </w:rPr>
            </w:pPr>
            <w:r>
              <w:rPr>
                <w:lang w:val="en-GB"/>
              </w:rPr>
              <w:t>5.</w:t>
            </w:r>
          </w:p>
        </w:tc>
        <w:tc>
          <w:tcPr>
            <w:tcW w:w="7630" w:type="dxa"/>
            <w:tcBorders>
              <w:top w:val="single" w:sz="4" w:space="0" w:color="auto"/>
              <w:left w:val="single" w:sz="4" w:space="0" w:color="auto"/>
              <w:bottom w:val="single" w:sz="4" w:space="0" w:color="auto"/>
              <w:right w:val="single" w:sz="4" w:space="0" w:color="auto"/>
            </w:tcBorders>
          </w:tcPr>
          <w:p w14:paraId="16595B2C" w14:textId="77777777" w:rsidR="00263770" w:rsidRDefault="00263770" w:rsidP="00263770">
            <w:pPr>
              <w:suppressAutoHyphens/>
              <w:spacing w:before="20" w:after="20"/>
              <w:ind w:left="90" w:right="57"/>
              <w:rPr>
                <w:lang w:val="en-GB"/>
              </w:rPr>
            </w:pPr>
            <w:r>
              <w:rPr>
                <w:lang w:val="en-GB"/>
              </w:rPr>
              <w:t>Are all requirements complete, consistent, correct and understandable?</w:t>
            </w:r>
          </w:p>
        </w:tc>
        <w:tc>
          <w:tcPr>
            <w:tcW w:w="567" w:type="dxa"/>
            <w:tcBorders>
              <w:top w:val="single" w:sz="4" w:space="0" w:color="auto"/>
              <w:left w:val="single" w:sz="4" w:space="0" w:color="auto"/>
              <w:bottom w:val="single" w:sz="4" w:space="0" w:color="auto"/>
              <w:right w:val="single" w:sz="4" w:space="0" w:color="auto"/>
            </w:tcBorders>
            <w:vAlign w:val="center"/>
          </w:tcPr>
          <w:p w14:paraId="7D0B634C" w14:textId="77777777" w:rsidR="00263770" w:rsidRDefault="00702708"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38ED6348" w14:textId="77777777" w:rsidR="00263770" w:rsidRDefault="00263770" w:rsidP="00702708">
            <w:pPr>
              <w:suppressAutoHyphens/>
              <w:spacing w:before="20" w:after="20"/>
              <w:ind w:left="86" w:right="58"/>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060680A0" w14:textId="77777777" w:rsidR="00263770" w:rsidRDefault="00263770" w:rsidP="00263770">
            <w:pPr>
              <w:suppressAutoHyphens/>
              <w:spacing w:before="20" w:after="20"/>
              <w:ind w:left="86" w:right="58"/>
              <w:jc w:val="center"/>
              <w:rPr>
                <w:b/>
                <w:color w:val="FF0000"/>
                <w:lang w:val="en-GB"/>
              </w:rPr>
            </w:pPr>
          </w:p>
        </w:tc>
      </w:tr>
      <w:tr w:rsidR="00263770" w:rsidRPr="005F758C" w14:paraId="0341D065" w14:textId="77777777" w:rsidTr="00263770">
        <w:trPr>
          <w:trHeight w:val="283"/>
        </w:trPr>
        <w:tc>
          <w:tcPr>
            <w:tcW w:w="450" w:type="dxa"/>
            <w:tcBorders>
              <w:top w:val="single" w:sz="4" w:space="0" w:color="auto"/>
              <w:left w:val="single" w:sz="4" w:space="0" w:color="auto"/>
              <w:bottom w:val="single" w:sz="4" w:space="0" w:color="auto"/>
              <w:right w:val="single" w:sz="4" w:space="0" w:color="auto"/>
            </w:tcBorders>
            <w:vAlign w:val="center"/>
          </w:tcPr>
          <w:p w14:paraId="6FE1E893" w14:textId="77777777" w:rsidR="00263770" w:rsidRDefault="00263770" w:rsidP="00263770">
            <w:pPr>
              <w:suppressAutoHyphens/>
              <w:spacing w:before="20" w:after="20"/>
              <w:ind w:right="57"/>
              <w:jc w:val="right"/>
              <w:rPr>
                <w:lang w:val="en-GB"/>
              </w:rPr>
            </w:pPr>
            <w:r>
              <w:rPr>
                <w:lang w:val="en-GB"/>
              </w:rPr>
              <w:t>6.</w:t>
            </w:r>
          </w:p>
        </w:tc>
        <w:tc>
          <w:tcPr>
            <w:tcW w:w="7630" w:type="dxa"/>
            <w:tcBorders>
              <w:top w:val="single" w:sz="4" w:space="0" w:color="auto"/>
              <w:left w:val="single" w:sz="4" w:space="0" w:color="auto"/>
              <w:bottom w:val="single" w:sz="4" w:space="0" w:color="auto"/>
              <w:right w:val="single" w:sz="4" w:space="0" w:color="auto"/>
            </w:tcBorders>
          </w:tcPr>
          <w:p w14:paraId="48A43335" w14:textId="77777777" w:rsidR="00263770" w:rsidRDefault="00263770" w:rsidP="00263770">
            <w:pPr>
              <w:suppressAutoHyphens/>
              <w:spacing w:before="20" w:after="20"/>
              <w:ind w:left="90" w:right="57"/>
              <w:rPr>
                <w:lang w:val="en-GB"/>
              </w:rPr>
            </w:pPr>
            <w:r>
              <w:rPr>
                <w:lang w:val="en-GB"/>
              </w:rPr>
              <w:t>Are all requirements necessary?</w:t>
            </w:r>
          </w:p>
        </w:tc>
        <w:tc>
          <w:tcPr>
            <w:tcW w:w="567" w:type="dxa"/>
            <w:tcBorders>
              <w:top w:val="single" w:sz="4" w:space="0" w:color="auto"/>
              <w:left w:val="single" w:sz="4" w:space="0" w:color="auto"/>
              <w:bottom w:val="single" w:sz="4" w:space="0" w:color="auto"/>
              <w:right w:val="single" w:sz="4" w:space="0" w:color="auto"/>
            </w:tcBorders>
            <w:vAlign w:val="center"/>
          </w:tcPr>
          <w:p w14:paraId="5E4D4FFE"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5702B803"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1E5A24C8" w14:textId="77777777" w:rsidR="00263770" w:rsidRDefault="00263770" w:rsidP="00263770">
            <w:pPr>
              <w:suppressAutoHyphens/>
              <w:spacing w:before="20" w:after="20"/>
              <w:ind w:left="86" w:right="58"/>
              <w:jc w:val="center"/>
              <w:rPr>
                <w:b/>
                <w:color w:val="FF0000"/>
                <w:lang w:val="en-GB"/>
              </w:rPr>
            </w:pPr>
          </w:p>
        </w:tc>
      </w:tr>
      <w:tr w:rsidR="00263770" w:rsidRPr="005F758C" w14:paraId="1C1F7B56" w14:textId="77777777" w:rsidTr="00263770">
        <w:trPr>
          <w:trHeight w:val="283"/>
        </w:trPr>
        <w:tc>
          <w:tcPr>
            <w:tcW w:w="450" w:type="dxa"/>
            <w:tcBorders>
              <w:top w:val="single" w:sz="4" w:space="0" w:color="auto"/>
              <w:left w:val="single" w:sz="4" w:space="0" w:color="auto"/>
              <w:bottom w:val="single" w:sz="4" w:space="0" w:color="auto"/>
              <w:right w:val="single" w:sz="4" w:space="0" w:color="auto"/>
            </w:tcBorders>
            <w:vAlign w:val="center"/>
          </w:tcPr>
          <w:p w14:paraId="0EE46DF7" w14:textId="77777777" w:rsidR="00263770" w:rsidRDefault="00263770" w:rsidP="00263770">
            <w:pPr>
              <w:suppressAutoHyphens/>
              <w:spacing w:before="20" w:after="20"/>
              <w:ind w:right="57"/>
              <w:jc w:val="right"/>
              <w:rPr>
                <w:lang w:val="en-GB"/>
              </w:rPr>
            </w:pPr>
            <w:r>
              <w:rPr>
                <w:lang w:val="en-GB"/>
              </w:rPr>
              <w:t>7.</w:t>
            </w:r>
          </w:p>
        </w:tc>
        <w:tc>
          <w:tcPr>
            <w:tcW w:w="7630" w:type="dxa"/>
            <w:tcBorders>
              <w:top w:val="single" w:sz="4" w:space="0" w:color="auto"/>
              <w:left w:val="single" w:sz="4" w:space="0" w:color="auto"/>
              <w:bottom w:val="single" w:sz="4" w:space="0" w:color="auto"/>
              <w:right w:val="single" w:sz="4" w:space="0" w:color="auto"/>
            </w:tcBorders>
          </w:tcPr>
          <w:p w14:paraId="6C5B43D8" w14:textId="77777777" w:rsidR="00263770" w:rsidRDefault="00263770" w:rsidP="00263770">
            <w:pPr>
              <w:suppressAutoHyphens/>
              <w:spacing w:before="20" w:after="20"/>
              <w:ind w:left="90" w:right="57"/>
              <w:rPr>
                <w:lang w:val="en-GB"/>
              </w:rPr>
            </w:pPr>
            <w:r>
              <w:rPr>
                <w:lang w:val="en-GB"/>
              </w:rPr>
              <w:t>Are all requirements feasible?</w:t>
            </w:r>
          </w:p>
        </w:tc>
        <w:tc>
          <w:tcPr>
            <w:tcW w:w="567" w:type="dxa"/>
            <w:tcBorders>
              <w:top w:val="single" w:sz="4" w:space="0" w:color="auto"/>
              <w:left w:val="single" w:sz="4" w:space="0" w:color="auto"/>
              <w:bottom w:val="single" w:sz="4" w:space="0" w:color="auto"/>
              <w:right w:val="single" w:sz="4" w:space="0" w:color="auto"/>
            </w:tcBorders>
            <w:vAlign w:val="center"/>
          </w:tcPr>
          <w:p w14:paraId="04469F45"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2458DFD4"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008F7F9E" w14:textId="77777777" w:rsidR="00263770" w:rsidRDefault="00263770" w:rsidP="00263770">
            <w:pPr>
              <w:suppressAutoHyphens/>
              <w:spacing w:before="20" w:after="20"/>
              <w:ind w:left="86" w:right="58"/>
              <w:jc w:val="center"/>
              <w:rPr>
                <w:b/>
                <w:color w:val="FF0000"/>
                <w:lang w:val="en-GB"/>
              </w:rPr>
            </w:pPr>
          </w:p>
        </w:tc>
      </w:tr>
      <w:tr w:rsidR="00263770" w:rsidRPr="007A0F9B" w14:paraId="7892F2F4" w14:textId="77777777" w:rsidTr="00263770">
        <w:trPr>
          <w:trHeight w:val="283"/>
        </w:trPr>
        <w:tc>
          <w:tcPr>
            <w:tcW w:w="450" w:type="dxa"/>
            <w:tcBorders>
              <w:top w:val="single" w:sz="4" w:space="0" w:color="auto"/>
              <w:left w:val="single" w:sz="4" w:space="0" w:color="auto"/>
              <w:bottom w:val="single" w:sz="4" w:space="0" w:color="auto"/>
              <w:right w:val="single" w:sz="4" w:space="0" w:color="auto"/>
            </w:tcBorders>
            <w:vAlign w:val="center"/>
          </w:tcPr>
          <w:p w14:paraId="7ECB48CA" w14:textId="77777777" w:rsidR="00263770" w:rsidRDefault="00263770" w:rsidP="00263770">
            <w:pPr>
              <w:suppressAutoHyphens/>
              <w:spacing w:before="20" w:after="20"/>
              <w:ind w:right="57"/>
              <w:jc w:val="right"/>
              <w:rPr>
                <w:lang w:val="en-GB"/>
              </w:rPr>
            </w:pPr>
            <w:r>
              <w:rPr>
                <w:lang w:val="en-GB"/>
              </w:rPr>
              <w:t>8.</w:t>
            </w:r>
          </w:p>
        </w:tc>
        <w:tc>
          <w:tcPr>
            <w:tcW w:w="7630" w:type="dxa"/>
            <w:tcBorders>
              <w:top w:val="single" w:sz="4" w:space="0" w:color="auto"/>
              <w:left w:val="single" w:sz="4" w:space="0" w:color="auto"/>
              <w:bottom w:val="single" w:sz="4" w:space="0" w:color="auto"/>
              <w:right w:val="single" w:sz="4" w:space="0" w:color="auto"/>
            </w:tcBorders>
          </w:tcPr>
          <w:p w14:paraId="57B45BB7" w14:textId="77777777" w:rsidR="00263770" w:rsidRDefault="00263770" w:rsidP="00263770">
            <w:pPr>
              <w:suppressAutoHyphens/>
              <w:spacing w:before="20" w:after="20"/>
              <w:ind w:left="90" w:right="57"/>
              <w:rPr>
                <w:lang w:val="en-GB"/>
              </w:rPr>
            </w:pPr>
            <w:r>
              <w:rPr>
                <w:lang w:val="en-GB"/>
              </w:rPr>
              <w:t>Are all requirements testable and traceable?</w:t>
            </w:r>
          </w:p>
        </w:tc>
        <w:tc>
          <w:tcPr>
            <w:tcW w:w="567" w:type="dxa"/>
            <w:tcBorders>
              <w:top w:val="single" w:sz="4" w:space="0" w:color="auto"/>
              <w:left w:val="single" w:sz="4" w:space="0" w:color="auto"/>
              <w:bottom w:val="single" w:sz="4" w:space="0" w:color="auto"/>
              <w:right w:val="single" w:sz="4" w:space="0" w:color="auto"/>
            </w:tcBorders>
            <w:vAlign w:val="center"/>
          </w:tcPr>
          <w:p w14:paraId="3D2F541F"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5BBAFE87"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2FC37602" w14:textId="77777777" w:rsidR="00263770" w:rsidRDefault="00263770" w:rsidP="00263770">
            <w:pPr>
              <w:suppressAutoHyphens/>
              <w:spacing w:before="20" w:after="20"/>
              <w:ind w:left="86" w:right="58"/>
              <w:jc w:val="center"/>
              <w:rPr>
                <w:b/>
                <w:color w:val="FF0000"/>
                <w:lang w:val="en-GB"/>
              </w:rPr>
            </w:pPr>
          </w:p>
        </w:tc>
      </w:tr>
      <w:tr w:rsidR="00263770" w:rsidRPr="005F758C" w14:paraId="5BCDBD7A" w14:textId="77777777" w:rsidTr="00263770">
        <w:trPr>
          <w:trHeight w:val="283"/>
        </w:trPr>
        <w:tc>
          <w:tcPr>
            <w:tcW w:w="450" w:type="dxa"/>
            <w:tcBorders>
              <w:top w:val="single" w:sz="4" w:space="0" w:color="auto"/>
              <w:left w:val="single" w:sz="4" w:space="0" w:color="auto"/>
              <w:bottom w:val="single" w:sz="4" w:space="0" w:color="auto"/>
              <w:right w:val="single" w:sz="4" w:space="0" w:color="auto"/>
            </w:tcBorders>
            <w:vAlign w:val="center"/>
          </w:tcPr>
          <w:p w14:paraId="387F7EBD" w14:textId="77777777" w:rsidR="00263770" w:rsidRDefault="00263770" w:rsidP="00263770">
            <w:pPr>
              <w:suppressAutoHyphens/>
              <w:spacing w:before="20" w:after="20"/>
              <w:ind w:right="57"/>
              <w:jc w:val="right"/>
              <w:rPr>
                <w:lang w:val="en-GB"/>
              </w:rPr>
            </w:pPr>
            <w:r>
              <w:rPr>
                <w:lang w:val="en-GB"/>
              </w:rPr>
              <w:t>9.</w:t>
            </w:r>
          </w:p>
        </w:tc>
        <w:tc>
          <w:tcPr>
            <w:tcW w:w="7630" w:type="dxa"/>
            <w:tcBorders>
              <w:top w:val="single" w:sz="4" w:space="0" w:color="auto"/>
              <w:left w:val="single" w:sz="4" w:space="0" w:color="auto"/>
              <w:bottom w:val="single" w:sz="4" w:space="0" w:color="auto"/>
              <w:right w:val="single" w:sz="4" w:space="0" w:color="auto"/>
            </w:tcBorders>
          </w:tcPr>
          <w:p w14:paraId="0E2DFB7E" w14:textId="77777777" w:rsidR="00263770" w:rsidRDefault="00263770" w:rsidP="00263770">
            <w:pPr>
              <w:suppressAutoHyphens/>
              <w:spacing w:before="20" w:after="20"/>
              <w:ind w:left="90" w:right="57"/>
              <w:rPr>
                <w:lang w:val="en-GB"/>
              </w:rPr>
            </w:pPr>
            <w:r>
              <w:rPr>
                <w:lang w:val="en-GB"/>
              </w:rPr>
              <w:t>Are all commitments correct?</w:t>
            </w:r>
          </w:p>
        </w:tc>
        <w:tc>
          <w:tcPr>
            <w:tcW w:w="567" w:type="dxa"/>
            <w:tcBorders>
              <w:top w:val="single" w:sz="4" w:space="0" w:color="auto"/>
              <w:left w:val="single" w:sz="4" w:space="0" w:color="auto"/>
              <w:bottom w:val="single" w:sz="4" w:space="0" w:color="auto"/>
              <w:right w:val="single" w:sz="4" w:space="0" w:color="auto"/>
            </w:tcBorders>
            <w:vAlign w:val="center"/>
          </w:tcPr>
          <w:p w14:paraId="1515DAA8"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02721642"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6DCC906E" w14:textId="77777777" w:rsidR="00263770" w:rsidRDefault="00263770" w:rsidP="00263770">
            <w:pPr>
              <w:suppressAutoHyphens/>
              <w:spacing w:before="20" w:after="20"/>
              <w:ind w:left="86" w:right="58"/>
              <w:jc w:val="center"/>
              <w:rPr>
                <w:b/>
                <w:color w:val="FF0000"/>
                <w:lang w:val="en-GB"/>
              </w:rPr>
            </w:pPr>
          </w:p>
        </w:tc>
      </w:tr>
      <w:tr w:rsidR="00263770" w:rsidRPr="007A0F9B" w14:paraId="795F3659" w14:textId="77777777" w:rsidTr="00263770">
        <w:trPr>
          <w:trHeight w:val="283"/>
        </w:trPr>
        <w:tc>
          <w:tcPr>
            <w:tcW w:w="450" w:type="dxa"/>
            <w:tcBorders>
              <w:top w:val="single" w:sz="4" w:space="0" w:color="auto"/>
              <w:left w:val="single" w:sz="4" w:space="0" w:color="auto"/>
              <w:bottom w:val="single" w:sz="4" w:space="0" w:color="auto"/>
              <w:right w:val="single" w:sz="4" w:space="0" w:color="auto"/>
            </w:tcBorders>
            <w:vAlign w:val="center"/>
          </w:tcPr>
          <w:p w14:paraId="7EEAE947" w14:textId="77777777" w:rsidR="00263770" w:rsidRDefault="00263770" w:rsidP="00263770">
            <w:pPr>
              <w:suppressAutoHyphens/>
              <w:spacing w:before="20" w:after="20"/>
              <w:ind w:right="57"/>
              <w:jc w:val="right"/>
              <w:rPr>
                <w:lang w:val="en-GB"/>
              </w:rPr>
            </w:pPr>
            <w:r>
              <w:rPr>
                <w:lang w:val="en-GB"/>
              </w:rPr>
              <w:t>10.</w:t>
            </w:r>
          </w:p>
        </w:tc>
        <w:tc>
          <w:tcPr>
            <w:tcW w:w="7630" w:type="dxa"/>
            <w:tcBorders>
              <w:top w:val="single" w:sz="4" w:space="0" w:color="auto"/>
              <w:left w:val="single" w:sz="4" w:space="0" w:color="auto"/>
              <w:bottom w:val="single" w:sz="4" w:space="0" w:color="auto"/>
              <w:right w:val="single" w:sz="4" w:space="0" w:color="auto"/>
            </w:tcBorders>
          </w:tcPr>
          <w:p w14:paraId="15044195" w14:textId="77777777" w:rsidR="00263770" w:rsidRDefault="00263770" w:rsidP="00263770">
            <w:pPr>
              <w:suppressAutoHyphens/>
              <w:spacing w:before="20" w:after="20"/>
              <w:ind w:left="90" w:right="57"/>
              <w:rPr>
                <w:lang w:val="en-GB"/>
              </w:rPr>
            </w:pPr>
            <w:r>
              <w:rPr>
                <w:lang w:val="en-GB"/>
              </w:rPr>
              <w:t>Are all non-functional requirements correct?</w:t>
            </w:r>
          </w:p>
        </w:tc>
        <w:tc>
          <w:tcPr>
            <w:tcW w:w="567" w:type="dxa"/>
            <w:tcBorders>
              <w:top w:val="single" w:sz="4" w:space="0" w:color="auto"/>
              <w:left w:val="single" w:sz="4" w:space="0" w:color="auto"/>
              <w:bottom w:val="single" w:sz="4" w:space="0" w:color="auto"/>
              <w:right w:val="single" w:sz="4" w:space="0" w:color="auto"/>
            </w:tcBorders>
            <w:vAlign w:val="center"/>
          </w:tcPr>
          <w:p w14:paraId="5F549D1C"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4C1C2CEA"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6FF3DC81" w14:textId="77777777" w:rsidR="00263770" w:rsidRDefault="00263770" w:rsidP="00263770">
            <w:pPr>
              <w:suppressAutoHyphens/>
              <w:spacing w:before="20" w:after="20"/>
              <w:ind w:left="86" w:right="58"/>
              <w:jc w:val="center"/>
              <w:rPr>
                <w:b/>
                <w:color w:val="FF0000"/>
                <w:lang w:val="en-GB"/>
              </w:rPr>
            </w:pPr>
          </w:p>
        </w:tc>
      </w:tr>
      <w:tr w:rsidR="00263770" w:rsidRPr="007A0F9B" w14:paraId="0ADCB431" w14:textId="77777777" w:rsidTr="00263770">
        <w:trPr>
          <w:trHeight w:val="276"/>
        </w:trPr>
        <w:tc>
          <w:tcPr>
            <w:tcW w:w="450" w:type="dxa"/>
            <w:tcBorders>
              <w:top w:val="single" w:sz="4" w:space="0" w:color="auto"/>
              <w:left w:val="single" w:sz="4" w:space="0" w:color="auto"/>
              <w:bottom w:val="single" w:sz="4" w:space="0" w:color="auto"/>
              <w:right w:val="single" w:sz="4" w:space="0" w:color="auto"/>
            </w:tcBorders>
            <w:vAlign w:val="center"/>
            <w:hideMark/>
          </w:tcPr>
          <w:p w14:paraId="54B4ED57" w14:textId="77777777" w:rsidR="00263770" w:rsidRDefault="00263770" w:rsidP="00263770">
            <w:pPr>
              <w:suppressAutoHyphens/>
              <w:spacing w:before="20" w:after="20"/>
              <w:ind w:right="57"/>
              <w:jc w:val="right"/>
              <w:rPr>
                <w:lang w:val="en-GB"/>
              </w:rPr>
            </w:pPr>
            <w:r>
              <w:rPr>
                <w:lang w:val="en-GB"/>
              </w:rPr>
              <w:t>11.</w:t>
            </w:r>
          </w:p>
        </w:tc>
        <w:tc>
          <w:tcPr>
            <w:tcW w:w="7630" w:type="dxa"/>
            <w:tcBorders>
              <w:top w:val="single" w:sz="4" w:space="0" w:color="auto"/>
              <w:left w:val="single" w:sz="4" w:space="0" w:color="auto"/>
              <w:bottom w:val="single" w:sz="4" w:space="0" w:color="auto"/>
              <w:right w:val="single" w:sz="4" w:space="0" w:color="auto"/>
            </w:tcBorders>
            <w:hideMark/>
          </w:tcPr>
          <w:p w14:paraId="3C0209EF" w14:textId="77777777" w:rsidR="00263770" w:rsidRDefault="00263770" w:rsidP="00263770">
            <w:pPr>
              <w:suppressAutoHyphens/>
              <w:spacing w:before="20" w:after="20"/>
              <w:ind w:left="90" w:right="57"/>
              <w:rPr>
                <w:lang w:val="en-GB"/>
              </w:rPr>
            </w:pPr>
            <w:r>
              <w:rPr>
                <w:lang w:val="en-GB"/>
              </w:rPr>
              <w:t>Are all used abbreviations and technical expressions explained?</w:t>
            </w:r>
          </w:p>
        </w:tc>
        <w:tc>
          <w:tcPr>
            <w:tcW w:w="567" w:type="dxa"/>
            <w:tcBorders>
              <w:top w:val="single" w:sz="4" w:space="0" w:color="auto"/>
              <w:left w:val="single" w:sz="4" w:space="0" w:color="auto"/>
              <w:bottom w:val="single" w:sz="4" w:space="0" w:color="auto"/>
              <w:right w:val="single" w:sz="4" w:space="0" w:color="auto"/>
            </w:tcBorders>
            <w:vAlign w:val="center"/>
          </w:tcPr>
          <w:p w14:paraId="3543DBCF"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075460B4"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4B0E9E53" w14:textId="77777777" w:rsidR="00263770" w:rsidRDefault="00263770" w:rsidP="00263770">
            <w:pPr>
              <w:suppressAutoHyphens/>
              <w:spacing w:before="20" w:after="20"/>
              <w:ind w:left="86" w:right="58"/>
              <w:jc w:val="center"/>
              <w:rPr>
                <w:b/>
                <w:color w:val="FF0000"/>
                <w:lang w:val="en-GB"/>
              </w:rPr>
            </w:pPr>
          </w:p>
        </w:tc>
      </w:tr>
      <w:tr w:rsidR="00263770" w:rsidRPr="007A0F9B" w14:paraId="4DDEA0B3" w14:textId="77777777" w:rsidTr="00263770">
        <w:trPr>
          <w:trHeight w:val="276"/>
        </w:trPr>
        <w:tc>
          <w:tcPr>
            <w:tcW w:w="450" w:type="dxa"/>
            <w:tcBorders>
              <w:top w:val="single" w:sz="4" w:space="0" w:color="auto"/>
              <w:left w:val="single" w:sz="4" w:space="0" w:color="auto"/>
              <w:bottom w:val="single" w:sz="4" w:space="0" w:color="auto"/>
              <w:right w:val="single" w:sz="4" w:space="0" w:color="auto"/>
            </w:tcBorders>
            <w:vAlign w:val="center"/>
            <w:hideMark/>
          </w:tcPr>
          <w:p w14:paraId="4FF96DB4" w14:textId="77777777" w:rsidR="00263770" w:rsidRDefault="00263770" w:rsidP="00263770">
            <w:pPr>
              <w:suppressAutoHyphens/>
              <w:spacing w:before="20" w:after="20"/>
              <w:ind w:right="57"/>
              <w:jc w:val="right"/>
              <w:rPr>
                <w:lang w:val="en-GB"/>
              </w:rPr>
            </w:pPr>
            <w:r>
              <w:rPr>
                <w:lang w:val="en-GB"/>
              </w:rPr>
              <w:t>12.</w:t>
            </w:r>
          </w:p>
        </w:tc>
        <w:tc>
          <w:tcPr>
            <w:tcW w:w="7630" w:type="dxa"/>
            <w:tcBorders>
              <w:top w:val="single" w:sz="4" w:space="0" w:color="auto"/>
              <w:left w:val="single" w:sz="4" w:space="0" w:color="auto"/>
              <w:bottom w:val="single" w:sz="4" w:space="0" w:color="auto"/>
              <w:right w:val="single" w:sz="4" w:space="0" w:color="auto"/>
            </w:tcBorders>
            <w:hideMark/>
          </w:tcPr>
          <w:p w14:paraId="2EF26B2F" w14:textId="77777777" w:rsidR="00263770" w:rsidRDefault="00263770" w:rsidP="00263770">
            <w:pPr>
              <w:suppressAutoHyphens/>
              <w:spacing w:before="20" w:after="20"/>
              <w:ind w:left="90" w:right="57"/>
              <w:rPr>
                <w:lang w:val="en-GB"/>
              </w:rPr>
            </w:pPr>
            <w:r>
              <w:rPr>
                <w:lang w:val="en-GB"/>
              </w:rPr>
              <w:t>Are all referenced documents in the reference list?</w:t>
            </w:r>
          </w:p>
        </w:tc>
        <w:tc>
          <w:tcPr>
            <w:tcW w:w="567" w:type="dxa"/>
            <w:tcBorders>
              <w:top w:val="single" w:sz="4" w:space="0" w:color="auto"/>
              <w:left w:val="single" w:sz="4" w:space="0" w:color="auto"/>
              <w:bottom w:val="single" w:sz="4" w:space="0" w:color="auto"/>
              <w:right w:val="single" w:sz="4" w:space="0" w:color="auto"/>
            </w:tcBorders>
            <w:vAlign w:val="center"/>
          </w:tcPr>
          <w:p w14:paraId="2506A6EB"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0B3E4BBB"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6FEC0DE9" w14:textId="77777777" w:rsidR="00263770" w:rsidRDefault="00263770" w:rsidP="00263770">
            <w:pPr>
              <w:suppressAutoHyphens/>
              <w:spacing w:before="20" w:after="20"/>
              <w:ind w:left="86" w:right="58"/>
              <w:jc w:val="center"/>
              <w:rPr>
                <w:b/>
                <w:color w:val="FF0000"/>
                <w:lang w:val="en-GB"/>
              </w:rPr>
            </w:pPr>
          </w:p>
        </w:tc>
      </w:tr>
      <w:tr w:rsidR="00263770" w14:paraId="4E6D14EE" w14:textId="77777777" w:rsidTr="00263770">
        <w:trPr>
          <w:trHeight w:val="276"/>
        </w:trPr>
        <w:tc>
          <w:tcPr>
            <w:tcW w:w="450" w:type="dxa"/>
            <w:tcBorders>
              <w:top w:val="single" w:sz="4" w:space="0" w:color="auto"/>
              <w:left w:val="single" w:sz="4" w:space="0" w:color="auto"/>
              <w:bottom w:val="single" w:sz="4" w:space="0" w:color="auto"/>
              <w:right w:val="single" w:sz="4" w:space="0" w:color="auto"/>
            </w:tcBorders>
            <w:vAlign w:val="center"/>
            <w:hideMark/>
          </w:tcPr>
          <w:p w14:paraId="70C7D302" w14:textId="77777777" w:rsidR="00263770" w:rsidRDefault="00263770" w:rsidP="00263770">
            <w:pPr>
              <w:suppressAutoHyphens/>
              <w:spacing w:before="20" w:after="20"/>
              <w:ind w:right="57"/>
              <w:jc w:val="right"/>
              <w:rPr>
                <w:lang w:val="en-GB"/>
              </w:rPr>
            </w:pPr>
            <w:r>
              <w:rPr>
                <w:lang w:val="en-GB"/>
              </w:rPr>
              <w:t>13.</w:t>
            </w:r>
          </w:p>
        </w:tc>
        <w:tc>
          <w:tcPr>
            <w:tcW w:w="7630" w:type="dxa"/>
            <w:tcBorders>
              <w:top w:val="single" w:sz="4" w:space="0" w:color="auto"/>
              <w:left w:val="single" w:sz="4" w:space="0" w:color="auto"/>
              <w:bottom w:val="single" w:sz="4" w:space="0" w:color="auto"/>
              <w:right w:val="single" w:sz="4" w:space="0" w:color="auto"/>
            </w:tcBorders>
            <w:hideMark/>
          </w:tcPr>
          <w:p w14:paraId="3CF6E7B7" w14:textId="77777777" w:rsidR="00263770" w:rsidRDefault="00263770" w:rsidP="00263770">
            <w:pPr>
              <w:suppressAutoHyphens/>
              <w:spacing w:before="20" w:after="20"/>
              <w:ind w:left="90" w:right="57"/>
              <w:rPr>
                <w:lang w:val="en-GB"/>
              </w:rPr>
            </w:pPr>
            <w:r>
              <w:rPr>
                <w:lang w:val="en-GB"/>
              </w:rPr>
              <w:t>Are all requirements referenced?</w:t>
            </w:r>
          </w:p>
        </w:tc>
        <w:tc>
          <w:tcPr>
            <w:tcW w:w="567" w:type="dxa"/>
            <w:tcBorders>
              <w:top w:val="single" w:sz="4" w:space="0" w:color="auto"/>
              <w:left w:val="single" w:sz="4" w:space="0" w:color="auto"/>
              <w:bottom w:val="single" w:sz="4" w:space="0" w:color="auto"/>
              <w:right w:val="single" w:sz="4" w:space="0" w:color="auto"/>
            </w:tcBorders>
            <w:vAlign w:val="center"/>
          </w:tcPr>
          <w:p w14:paraId="67243836"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738D5C8F"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1124DE33" w14:textId="77777777" w:rsidR="00263770" w:rsidRDefault="00263770" w:rsidP="00263770">
            <w:pPr>
              <w:suppressAutoHyphens/>
              <w:spacing w:before="20" w:after="20"/>
              <w:ind w:left="86" w:right="58"/>
              <w:jc w:val="center"/>
              <w:rPr>
                <w:b/>
                <w:color w:val="FF0000"/>
                <w:lang w:val="en-GB"/>
              </w:rPr>
            </w:pPr>
          </w:p>
        </w:tc>
      </w:tr>
      <w:tr w:rsidR="00263770" w:rsidRPr="007A0F9B" w14:paraId="442B559B" w14:textId="77777777" w:rsidTr="00263770">
        <w:trPr>
          <w:trHeight w:val="276"/>
        </w:trPr>
        <w:tc>
          <w:tcPr>
            <w:tcW w:w="450" w:type="dxa"/>
            <w:tcBorders>
              <w:top w:val="single" w:sz="4" w:space="0" w:color="auto"/>
              <w:left w:val="single" w:sz="4" w:space="0" w:color="auto"/>
              <w:bottom w:val="single" w:sz="4" w:space="0" w:color="auto"/>
              <w:right w:val="single" w:sz="4" w:space="0" w:color="auto"/>
            </w:tcBorders>
            <w:vAlign w:val="center"/>
            <w:hideMark/>
          </w:tcPr>
          <w:p w14:paraId="49C8D676" w14:textId="77777777" w:rsidR="00263770" w:rsidRDefault="00263770" w:rsidP="00263770">
            <w:pPr>
              <w:suppressAutoHyphens/>
              <w:spacing w:before="20" w:after="20"/>
              <w:ind w:right="57"/>
              <w:jc w:val="right"/>
              <w:rPr>
                <w:lang w:val="en-GB"/>
              </w:rPr>
            </w:pPr>
            <w:r>
              <w:rPr>
                <w:lang w:val="en-GB"/>
              </w:rPr>
              <w:t>14.</w:t>
            </w:r>
          </w:p>
        </w:tc>
        <w:tc>
          <w:tcPr>
            <w:tcW w:w="7630" w:type="dxa"/>
            <w:tcBorders>
              <w:top w:val="single" w:sz="4" w:space="0" w:color="auto"/>
              <w:left w:val="single" w:sz="4" w:space="0" w:color="auto"/>
              <w:bottom w:val="single" w:sz="4" w:space="0" w:color="auto"/>
              <w:right w:val="single" w:sz="4" w:space="0" w:color="auto"/>
            </w:tcBorders>
            <w:hideMark/>
          </w:tcPr>
          <w:p w14:paraId="38D84B34" w14:textId="77777777" w:rsidR="00263770" w:rsidRDefault="00263770" w:rsidP="00263770">
            <w:pPr>
              <w:suppressAutoHyphens/>
              <w:spacing w:before="20" w:after="20"/>
              <w:ind w:left="90" w:right="57"/>
              <w:rPr>
                <w:lang w:val="en-GB"/>
              </w:rPr>
            </w:pPr>
            <w:r>
              <w:rPr>
                <w:lang w:val="en-GB"/>
              </w:rPr>
              <w:t>Are all dependencies to other requirement documents considered?</w:t>
            </w:r>
          </w:p>
        </w:tc>
        <w:tc>
          <w:tcPr>
            <w:tcW w:w="567" w:type="dxa"/>
            <w:tcBorders>
              <w:top w:val="single" w:sz="4" w:space="0" w:color="auto"/>
              <w:left w:val="single" w:sz="4" w:space="0" w:color="auto"/>
              <w:bottom w:val="single" w:sz="4" w:space="0" w:color="auto"/>
              <w:right w:val="single" w:sz="4" w:space="0" w:color="auto"/>
            </w:tcBorders>
            <w:vAlign w:val="center"/>
          </w:tcPr>
          <w:p w14:paraId="5CC9D7AA" w14:textId="77777777" w:rsidR="00263770" w:rsidRDefault="005A08E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4663836D"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72B5D14C" w14:textId="77777777" w:rsidR="00263770" w:rsidRDefault="00263770" w:rsidP="00263770">
            <w:pPr>
              <w:suppressAutoHyphens/>
              <w:spacing w:before="20" w:after="20"/>
              <w:ind w:left="86" w:right="58"/>
              <w:jc w:val="center"/>
              <w:rPr>
                <w:b/>
                <w:color w:val="FF0000"/>
                <w:lang w:val="en-GB"/>
              </w:rPr>
            </w:pPr>
          </w:p>
        </w:tc>
      </w:tr>
      <w:tr w:rsidR="00263770" w:rsidRPr="007A0F9B" w14:paraId="4F5D3959" w14:textId="77777777" w:rsidTr="00263770">
        <w:trPr>
          <w:trHeight w:val="276"/>
        </w:trPr>
        <w:tc>
          <w:tcPr>
            <w:tcW w:w="450" w:type="dxa"/>
            <w:tcBorders>
              <w:top w:val="single" w:sz="4" w:space="0" w:color="auto"/>
              <w:left w:val="single" w:sz="4" w:space="0" w:color="auto"/>
              <w:bottom w:val="single" w:sz="4" w:space="0" w:color="auto"/>
              <w:right w:val="single" w:sz="4" w:space="0" w:color="auto"/>
            </w:tcBorders>
            <w:vAlign w:val="center"/>
            <w:hideMark/>
          </w:tcPr>
          <w:p w14:paraId="4D800508" w14:textId="77777777" w:rsidR="00263770" w:rsidRDefault="00263770" w:rsidP="00263770">
            <w:pPr>
              <w:suppressAutoHyphens/>
              <w:spacing w:before="20" w:after="20"/>
              <w:ind w:right="57"/>
              <w:jc w:val="right"/>
              <w:rPr>
                <w:lang w:val="en-GB"/>
              </w:rPr>
            </w:pPr>
            <w:r>
              <w:rPr>
                <w:lang w:val="en-GB"/>
              </w:rPr>
              <w:t>15.</w:t>
            </w:r>
          </w:p>
        </w:tc>
        <w:tc>
          <w:tcPr>
            <w:tcW w:w="7630" w:type="dxa"/>
            <w:tcBorders>
              <w:top w:val="single" w:sz="4" w:space="0" w:color="auto"/>
              <w:left w:val="single" w:sz="4" w:space="0" w:color="auto"/>
              <w:bottom w:val="single" w:sz="4" w:space="0" w:color="auto"/>
              <w:right w:val="single" w:sz="4" w:space="0" w:color="auto"/>
            </w:tcBorders>
            <w:hideMark/>
          </w:tcPr>
          <w:p w14:paraId="434DE90F" w14:textId="77777777" w:rsidR="00263770" w:rsidRDefault="00263770" w:rsidP="00263770">
            <w:pPr>
              <w:suppressAutoHyphens/>
              <w:spacing w:before="20" w:after="20"/>
              <w:ind w:left="90" w:right="57"/>
              <w:rPr>
                <w:lang w:val="en-GB"/>
              </w:rPr>
            </w:pPr>
            <w:r>
              <w:rPr>
                <w:lang w:val="en-GB"/>
              </w:rPr>
              <w:t xml:space="preserve">Is this template used in a correct manner? </w:t>
            </w:r>
          </w:p>
        </w:tc>
        <w:tc>
          <w:tcPr>
            <w:tcW w:w="567" w:type="dxa"/>
            <w:tcBorders>
              <w:top w:val="single" w:sz="4" w:space="0" w:color="auto"/>
              <w:left w:val="single" w:sz="4" w:space="0" w:color="auto"/>
              <w:bottom w:val="single" w:sz="4" w:space="0" w:color="auto"/>
              <w:right w:val="single" w:sz="4" w:space="0" w:color="auto"/>
            </w:tcBorders>
            <w:vAlign w:val="center"/>
          </w:tcPr>
          <w:p w14:paraId="1EF2C688"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62B72054"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266016F3" w14:textId="77777777" w:rsidR="00263770" w:rsidRDefault="00263770" w:rsidP="00263770">
            <w:pPr>
              <w:suppressAutoHyphens/>
              <w:spacing w:before="20" w:after="20"/>
              <w:ind w:left="86" w:right="58"/>
              <w:jc w:val="center"/>
              <w:rPr>
                <w:b/>
                <w:color w:val="FF0000"/>
                <w:lang w:val="en-GB"/>
              </w:rPr>
            </w:pPr>
          </w:p>
        </w:tc>
      </w:tr>
      <w:tr w:rsidR="00263770" w:rsidRPr="007A0F9B" w14:paraId="32C10B1B" w14:textId="77777777" w:rsidTr="00263770">
        <w:trPr>
          <w:trHeight w:val="276"/>
        </w:trPr>
        <w:tc>
          <w:tcPr>
            <w:tcW w:w="450" w:type="dxa"/>
            <w:tcBorders>
              <w:top w:val="single" w:sz="4" w:space="0" w:color="auto"/>
              <w:left w:val="single" w:sz="4" w:space="0" w:color="auto"/>
              <w:bottom w:val="single" w:sz="4" w:space="0" w:color="auto"/>
              <w:right w:val="single" w:sz="4" w:space="0" w:color="auto"/>
            </w:tcBorders>
            <w:vAlign w:val="center"/>
            <w:hideMark/>
          </w:tcPr>
          <w:p w14:paraId="466DF9B4" w14:textId="77777777" w:rsidR="00263770" w:rsidRDefault="00263770" w:rsidP="00263770">
            <w:pPr>
              <w:suppressAutoHyphens/>
              <w:spacing w:before="20" w:after="20"/>
              <w:ind w:right="57"/>
              <w:jc w:val="right"/>
              <w:rPr>
                <w:lang w:val="en-GB"/>
              </w:rPr>
            </w:pPr>
            <w:r>
              <w:rPr>
                <w:lang w:val="en-GB"/>
              </w:rPr>
              <w:t>16.</w:t>
            </w:r>
          </w:p>
        </w:tc>
        <w:tc>
          <w:tcPr>
            <w:tcW w:w="7630" w:type="dxa"/>
            <w:tcBorders>
              <w:top w:val="single" w:sz="4" w:space="0" w:color="auto"/>
              <w:left w:val="single" w:sz="4" w:space="0" w:color="auto"/>
              <w:bottom w:val="single" w:sz="4" w:space="0" w:color="auto"/>
              <w:right w:val="single" w:sz="4" w:space="0" w:color="auto"/>
            </w:tcBorders>
            <w:hideMark/>
          </w:tcPr>
          <w:p w14:paraId="0411373A" w14:textId="77777777" w:rsidR="00263770" w:rsidRDefault="00263770" w:rsidP="00263770">
            <w:pPr>
              <w:suppressAutoHyphens/>
              <w:spacing w:before="20" w:after="20"/>
              <w:ind w:left="90" w:right="57"/>
              <w:rPr>
                <w:lang w:val="en-GB"/>
              </w:rPr>
            </w:pPr>
            <w:r>
              <w:rPr>
                <w:lang w:val="en-GB"/>
              </w:rPr>
              <w:t>Are all open issues transferred to the defects table?</w:t>
            </w:r>
          </w:p>
        </w:tc>
        <w:tc>
          <w:tcPr>
            <w:tcW w:w="567" w:type="dxa"/>
            <w:tcBorders>
              <w:top w:val="single" w:sz="4" w:space="0" w:color="auto"/>
              <w:left w:val="single" w:sz="4" w:space="0" w:color="auto"/>
              <w:bottom w:val="single" w:sz="4" w:space="0" w:color="auto"/>
              <w:right w:val="single" w:sz="4" w:space="0" w:color="auto"/>
            </w:tcBorders>
            <w:vAlign w:val="center"/>
          </w:tcPr>
          <w:p w14:paraId="23804E77"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0C4EED05"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4AE79EB9" w14:textId="77777777" w:rsidR="00263770" w:rsidRDefault="00263770" w:rsidP="00263770">
            <w:pPr>
              <w:suppressAutoHyphens/>
              <w:spacing w:before="20" w:after="20"/>
              <w:ind w:left="86" w:right="58"/>
              <w:jc w:val="center"/>
              <w:rPr>
                <w:b/>
                <w:color w:val="FF0000"/>
                <w:lang w:val="en-GB"/>
              </w:rPr>
            </w:pPr>
          </w:p>
        </w:tc>
      </w:tr>
    </w:tbl>
    <w:p w14:paraId="32D3D3DD" w14:textId="77777777" w:rsidR="00263770" w:rsidRDefault="00263770" w:rsidP="00263770">
      <w:pPr>
        <w:tabs>
          <w:tab w:val="left" w:pos="3969"/>
          <w:tab w:val="left" w:pos="5670"/>
          <w:tab w:val="left" w:pos="6804"/>
        </w:tabs>
        <w:rPr>
          <w:b/>
          <w:szCs w:val="20"/>
          <w:lang w:val="en-GB"/>
        </w:rPr>
      </w:pPr>
    </w:p>
    <w:p w14:paraId="0373A2F3" w14:textId="77777777" w:rsidR="00263770" w:rsidRDefault="00263770" w:rsidP="00263770">
      <w:pPr>
        <w:tabs>
          <w:tab w:val="left" w:pos="3969"/>
          <w:tab w:val="left" w:pos="5670"/>
          <w:tab w:val="left" w:pos="6804"/>
        </w:tabs>
        <w:rPr>
          <w:b/>
          <w:lang w:val="en-GB"/>
        </w:rPr>
      </w:pPr>
      <w:r>
        <w:rPr>
          <w:b/>
          <w:lang w:val="en-GB"/>
        </w:rPr>
        <w:t>Remarks:</w:t>
      </w:r>
    </w:p>
    <w:p w14:paraId="063EF9B4" w14:textId="77777777" w:rsidR="00263770" w:rsidRPr="00B0459A" w:rsidRDefault="00263770" w:rsidP="00B0459A">
      <w:pPr>
        <w:rPr>
          <w:b/>
          <w:lang w:val="en-GB"/>
        </w:rPr>
      </w:pPr>
      <w:r>
        <w:rPr>
          <w:lang w:val="en-GB"/>
        </w:rPr>
        <w:br w:type="page"/>
      </w:r>
      <w:r w:rsidRPr="00B0459A">
        <w:rPr>
          <w:b/>
          <w:lang w:val="en-GB"/>
        </w:rPr>
        <w:lastRenderedPageBreak/>
        <w:t>Defects</w:t>
      </w:r>
    </w:p>
    <w:tbl>
      <w:tblPr>
        <w:tblW w:w="9801"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4A0" w:firstRow="1" w:lastRow="0" w:firstColumn="1" w:lastColumn="0" w:noHBand="0" w:noVBand="1"/>
      </w:tblPr>
      <w:tblGrid>
        <w:gridCol w:w="630"/>
        <w:gridCol w:w="1375"/>
        <w:gridCol w:w="5717"/>
        <w:gridCol w:w="810"/>
        <w:gridCol w:w="1269"/>
      </w:tblGrid>
      <w:tr w:rsidR="00263770" w14:paraId="34A69F3D" w14:textId="77777777" w:rsidTr="00B0459A">
        <w:trPr>
          <w:cantSplit/>
        </w:trPr>
        <w:tc>
          <w:tcPr>
            <w:tcW w:w="630" w:type="dxa"/>
            <w:tcBorders>
              <w:top w:val="single" w:sz="6" w:space="0" w:color="auto"/>
              <w:left w:val="single" w:sz="6" w:space="0" w:color="auto"/>
              <w:bottom w:val="single" w:sz="6" w:space="0" w:color="auto"/>
              <w:right w:val="single" w:sz="6" w:space="0" w:color="auto"/>
            </w:tcBorders>
            <w:shd w:val="pct15" w:color="auto" w:fill="auto"/>
            <w:hideMark/>
          </w:tcPr>
          <w:p w14:paraId="38FE356C" w14:textId="77777777" w:rsidR="00263770" w:rsidRDefault="00263770" w:rsidP="00263770">
            <w:pPr>
              <w:tabs>
                <w:tab w:val="left" w:pos="1276"/>
              </w:tabs>
              <w:ind w:right="57"/>
              <w:rPr>
                <w:lang w:val="en-GB"/>
              </w:rPr>
            </w:pPr>
            <w:r>
              <w:rPr>
                <w:lang w:val="en-GB"/>
              </w:rPr>
              <w:t>No.</w:t>
            </w:r>
          </w:p>
        </w:tc>
        <w:tc>
          <w:tcPr>
            <w:tcW w:w="1375" w:type="dxa"/>
            <w:tcBorders>
              <w:top w:val="single" w:sz="6" w:space="0" w:color="auto"/>
              <w:left w:val="single" w:sz="6" w:space="0" w:color="auto"/>
              <w:bottom w:val="single" w:sz="6" w:space="0" w:color="auto"/>
              <w:right w:val="single" w:sz="6" w:space="0" w:color="auto"/>
            </w:tcBorders>
            <w:shd w:val="pct15" w:color="auto" w:fill="auto"/>
            <w:hideMark/>
          </w:tcPr>
          <w:p w14:paraId="0B545192" w14:textId="77777777" w:rsidR="00263770" w:rsidRDefault="00263770" w:rsidP="00263770">
            <w:pPr>
              <w:ind w:right="57"/>
              <w:rPr>
                <w:lang w:val="en-GB"/>
              </w:rPr>
            </w:pPr>
            <w:r>
              <w:rPr>
                <w:lang w:val="en-GB"/>
              </w:rPr>
              <w:t>Checkpoint</w:t>
            </w:r>
          </w:p>
        </w:tc>
        <w:tc>
          <w:tcPr>
            <w:tcW w:w="5717" w:type="dxa"/>
            <w:tcBorders>
              <w:top w:val="single" w:sz="6" w:space="0" w:color="auto"/>
              <w:left w:val="single" w:sz="6" w:space="0" w:color="auto"/>
              <w:bottom w:val="single" w:sz="6" w:space="0" w:color="auto"/>
              <w:right w:val="single" w:sz="6" w:space="0" w:color="auto"/>
            </w:tcBorders>
            <w:shd w:val="pct15" w:color="auto" w:fill="auto"/>
            <w:hideMark/>
          </w:tcPr>
          <w:p w14:paraId="3CC9FFA4" w14:textId="77777777" w:rsidR="00263770" w:rsidRDefault="00263770" w:rsidP="00263770">
            <w:pPr>
              <w:tabs>
                <w:tab w:val="left" w:pos="1276"/>
              </w:tabs>
              <w:ind w:right="57"/>
              <w:rPr>
                <w:lang w:val="en-GB"/>
              </w:rPr>
            </w:pPr>
            <w:r>
              <w:rPr>
                <w:lang w:val="en-GB"/>
              </w:rPr>
              <w:t>Description</w:t>
            </w:r>
          </w:p>
        </w:tc>
        <w:tc>
          <w:tcPr>
            <w:tcW w:w="810" w:type="dxa"/>
            <w:tcBorders>
              <w:top w:val="single" w:sz="6" w:space="0" w:color="auto"/>
              <w:left w:val="single" w:sz="6" w:space="0" w:color="auto"/>
              <w:bottom w:val="single" w:sz="6" w:space="0" w:color="auto"/>
              <w:right w:val="single" w:sz="6" w:space="0" w:color="auto"/>
            </w:tcBorders>
            <w:shd w:val="pct15" w:color="auto" w:fill="auto"/>
            <w:hideMark/>
          </w:tcPr>
          <w:p w14:paraId="2C6119DC" w14:textId="77777777" w:rsidR="00263770" w:rsidRDefault="00263770" w:rsidP="00263770">
            <w:pPr>
              <w:tabs>
                <w:tab w:val="left" w:pos="1276"/>
              </w:tabs>
              <w:ind w:right="57"/>
              <w:jc w:val="center"/>
              <w:rPr>
                <w:lang w:val="en-GB"/>
              </w:rPr>
            </w:pPr>
            <w:r>
              <w:rPr>
                <w:lang w:val="en-GB"/>
              </w:rPr>
              <w:t>Major Defect</w:t>
            </w:r>
          </w:p>
        </w:tc>
        <w:tc>
          <w:tcPr>
            <w:tcW w:w="1269" w:type="dxa"/>
            <w:tcBorders>
              <w:top w:val="single" w:sz="6" w:space="0" w:color="auto"/>
              <w:left w:val="single" w:sz="6" w:space="0" w:color="auto"/>
              <w:bottom w:val="single" w:sz="6" w:space="0" w:color="auto"/>
              <w:right w:val="single" w:sz="6" w:space="0" w:color="auto"/>
            </w:tcBorders>
            <w:shd w:val="pct15" w:color="auto" w:fill="auto"/>
            <w:hideMark/>
          </w:tcPr>
          <w:p w14:paraId="2429DA40" w14:textId="77777777" w:rsidR="00263770" w:rsidRDefault="00263770" w:rsidP="00263770">
            <w:pPr>
              <w:tabs>
                <w:tab w:val="left" w:pos="1276"/>
              </w:tabs>
              <w:rPr>
                <w:lang w:val="de-CH"/>
              </w:rPr>
            </w:pPr>
            <w:r>
              <w:rPr>
                <w:lang w:val="de-CH"/>
              </w:rPr>
              <w:t>done</w:t>
            </w:r>
          </w:p>
          <w:p w14:paraId="74A68E1B" w14:textId="77777777" w:rsidR="00263770" w:rsidRDefault="00263770" w:rsidP="00263770">
            <w:pPr>
              <w:tabs>
                <w:tab w:val="left" w:pos="1276"/>
              </w:tabs>
              <w:ind w:right="57"/>
              <w:rPr>
                <w:lang w:val="de-CH"/>
              </w:rPr>
            </w:pPr>
            <w:r>
              <w:rPr>
                <w:lang w:val="de-CH"/>
              </w:rPr>
              <w:t xml:space="preserve">Date </w:t>
            </w:r>
          </w:p>
        </w:tc>
      </w:tr>
      <w:tr w:rsidR="00263770" w14:paraId="10AFAB0C" w14:textId="77777777" w:rsidTr="00B0459A">
        <w:trPr>
          <w:cantSplit/>
        </w:trPr>
        <w:tc>
          <w:tcPr>
            <w:tcW w:w="630" w:type="dxa"/>
            <w:tcBorders>
              <w:top w:val="single" w:sz="6" w:space="0" w:color="auto"/>
              <w:left w:val="single" w:sz="6" w:space="0" w:color="auto"/>
              <w:bottom w:val="single" w:sz="6" w:space="0" w:color="auto"/>
              <w:right w:val="single" w:sz="6" w:space="0" w:color="auto"/>
            </w:tcBorders>
          </w:tcPr>
          <w:p w14:paraId="7737C3B2" w14:textId="77777777" w:rsidR="00263770" w:rsidRPr="00B0459A" w:rsidRDefault="00263770" w:rsidP="00B0459A">
            <w:pPr>
              <w:tabs>
                <w:tab w:val="left" w:pos="1276"/>
              </w:tabs>
              <w:ind w:right="57"/>
              <w:jc w:val="center"/>
              <w:rPr>
                <w:lang w:val="de-CH"/>
              </w:rPr>
            </w:pPr>
          </w:p>
        </w:tc>
        <w:tc>
          <w:tcPr>
            <w:tcW w:w="1375" w:type="dxa"/>
            <w:tcBorders>
              <w:top w:val="single" w:sz="6" w:space="0" w:color="auto"/>
              <w:left w:val="single" w:sz="6" w:space="0" w:color="auto"/>
              <w:bottom w:val="single" w:sz="6" w:space="0" w:color="auto"/>
              <w:right w:val="single" w:sz="6" w:space="0" w:color="auto"/>
            </w:tcBorders>
          </w:tcPr>
          <w:p w14:paraId="315B6A04" w14:textId="77777777" w:rsidR="00263770" w:rsidRDefault="00263770" w:rsidP="00263770">
            <w:pPr>
              <w:ind w:right="57"/>
              <w:rPr>
                <w:lang w:val="de-CH"/>
              </w:rPr>
            </w:pPr>
          </w:p>
        </w:tc>
        <w:tc>
          <w:tcPr>
            <w:tcW w:w="5717" w:type="dxa"/>
            <w:tcBorders>
              <w:top w:val="single" w:sz="6" w:space="0" w:color="auto"/>
              <w:left w:val="single" w:sz="6" w:space="0" w:color="auto"/>
              <w:bottom w:val="single" w:sz="6" w:space="0" w:color="auto"/>
              <w:right w:val="single" w:sz="6" w:space="0" w:color="auto"/>
            </w:tcBorders>
          </w:tcPr>
          <w:p w14:paraId="1AFEFA17" w14:textId="77777777" w:rsidR="00263770" w:rsidRDefault="00263770" w:rsidP="00263770">
            <w:pPr>
              <w:ind w:right="57"/>
              <w:rPr>
                <w:lang w:val="de-CH"/>
              </w:rPr>
            </w:pPr>
          </w:p>
        </w:tc>
        <w:tc>
          <w:tcPr>
            <w:tcW w:w="810" w:type="dxa"/>
            <w:tcBorders>
              <w:top w:val="single" w:sz="6" w:space="0" w:color="auto"/>
              <w:left w:val="single" w:sz="6" w:space="0" w:color="auto"/>
              <w:bottom w:val="single" w:sz="6" w:space="0" w:color="auto"/>
              <w:right w:val="single" w:sz="6" w:space="0" w:color="auto"/>
            </w:tcBorders>
          </w:tcPr>
          <w:p w14:paraId="42CD07A4" w14:textId="77777777" w:rsidR="00263770" w:rsidRDefault="00263770" w:rsidP="00263770">
            <w:pPr>
              <w:ind w:right="57"/>
              <w:rPr>
                <w:lang w:val="de-CH"/>
              </w:rPr>
            </w:pPr>
          </w:p>
        </w:tc>
        <w:tc>
          <w:tcPr>
            <w:tcW w:w="1269" w:type="dxa"/>
            <w:tcBorders>
              <w:top w:val="single" w:sz="6" w:space="0" w:color="auto"/>
              <w:left w:val="single" w:sz="6" w:space="0" w:color="auto"/>
              <w:bottom w:val="single" w:sz="6" w:space="0" w:color="auto"/>
              <w:right w:val="single" w:sz="6" w:space="0" w:color="auto"/>
            </w:tcBorders>
          </w:tcPr>
          <w:p w14:paraId="4EAAFCC3" w14:textId="77777777" w:rsidR="00263770" w:rsidRDefault="00263770" w:rsidP="00263770">
            <w:pPr>
              <w:tabs>
                <w:tab w:val="left" w:pos="1276"/>
              </w:tabs>
              <w:ind w:right="57"/>
              <w:rPr>
                <w:lang w:val="de-CH"/>
              </w:rPr>
            </w:pPr>
          </w:p>
        </w:tc>
      </w:tr>
      <w:tr w:rsidR="00263770" w14:paraId="58F60A7C" w14:textId="77777777" w:rsidTr="00B0459A">
        <w:trPr>
          <w:cantSplit/>
        </w:trPr>
        <w:tc>
          <w:tcPr>
            <w:tcW w:w="630" w:type="dxa"/>
            <w:tcBorders>
              <w:top w:val="single" w:sz="6" w:space="0" w:color="auto"/>
              <w:left w:val="single" w:sz="6" w:space="0" w:color="auto"/>
              <w:bottom w:val="single" w:sz="6" w:space="0" w:color="auto"/>
              <w:right w:val="single" w:sz="6" w:space="0" w:color="auto"/>
            </w:tcBorders>
          </w:tcPr>
          <w:p w14:paraId="3E41958B" w14:textId="77777777" w:rsidR="00263770" w:rsidRPr="00B0459A" w:rsidRDefault="00263770" w:rsidP="00B0459A">
            <w:pPr>
              <w:tabs>
                <w:tab w:val="left" w:pos="1276"/>
              </w:tabs>
              <w:ind w:right="57"/>
              <w:jc w:val="center"/>
              <w:rPr>
                <w:lang w:val="de-CH"/>
              </w:rPr>
            </w:pPr>
          </w:p>
        </w:tc>
        <w:tc>
          <w:tcPr>
            <w:tcW w:w="1375" w:type="dxa"/>
            <w:tcBorders>
              <w:top w:val="single" w:sz="6" w:space="0" w:color="auto"/>
              <w:left w:val="single" w:sz="6" w:space="0" w:color="auto"/>
              <w:bottom w:val="single" w:sz="6" w:space="0" w:color="auto"/>
              <w:right w:val="single" w:sz="6" w:space="0" w:color="auto"/>
            </w:tcBorders>
          </w:tcPr>
          <w:p w14:paraId="7512D973" w14:textId="77777777" w:rsidR="00263770" w:rsidRDefault="00263770" w:rsidP="00263770">
            <w:pPr>
              <w:ind w:right="57"/>
              <w:rPr>
                <w:lang w:val="de-CH"/>
              </w:rPr>
            </w:pPr>
          </w:p>
        </w:tc>
        <w:tc>
          <w:tcPr>
            <w:tcW w:w="5717" w:type="dxa"/>
            <w:tcBorders>
              <w:top w:val="single" w:sz="6" w:space="0" w:color="auto"/>
              <w:left w:val="single" w:sz="6" w:space="0" w:color="auto"/>
              <w:bottom w:val="single" w:sz="6" w:space="0" w:color="auto"/>
              <w:right w:val="single" w:sz="6" w:space="0" w:color="auto"/>
            </w:tcBorders>
          </w:tcPr>
          <w:p w14:paraId="6F2CF674" w14:textId="77777777" w:rsidR="00263770" w:rsidRDefault="00263770" w:rsidP="00792ED3">
            <w:pPr>
              <w:ind w:right="57"/>
              <w:rPr>
                <w:lang w:val="de-CH"/>
              </w:rPr>
            </w:pPr>
          </w:p>
        </w:tc>
        <w:tc>
          <w:tcPr>
            <w:tcW w:w="810" w:type="dxa"/>
            <w:tcBorders>
              <w:top w:val="single" w:sz="6" w:space="0" w:color="auto"/>
              <w:left w:val="single" w:sz="6" w:space="0" w:color="auto"/>
              <w:bottom w:val="single" w:sz="6" w:space="0" w:color="auto"/>
              <w:right w:val="single" w:sz="6" w:space="0" w:color="auto"/>
            </w:tcBorders>
          </w:tcPr>
          <w:p w14:paraId="2AF7ACB7" w14:textId="77777777" w:rsidR="00263770" w:rsidRDefault="00263770" w:rsidP="00263770">
            <w:pPr>
              <w:ind w:right="57"/>
              <w:rPr>
                <w:lang w:val="de-CH"/>
              </w:rPr>
            </w:pPr>
          </w:p>
        </w:tc>
        <w:tc>
          <w:tcPr>
            <w:tcW w:w="1269" w:type="dxa"/>
            <w:tcBorders>
              <w:top w:val="single" w:sz="6" w:space="0" w:color="auto"/>
              <w:left w:val="single" w:sz="6" w:space="0" w:color="auto"/>
              <w:bottom w:val="single" w:sz="6" w:space="0" w:color="auto"/>
              <w:right w:val="single" w:sz="6" w:space="0" w:color="auto"/>
            </w:tcBorders>
          </w:tcPr>
          <w:p w14:paraId="7AA9A398" w14:textId="77777777" w:rsidR="00263770" w:rsidRDefault="00263770" w:rsidP="00263770">
            <w:pPr>
              <w:tabs>
                <w:tab w:val="left" w:pos="1276"/>
              </w:tabs>
              <w:ind w:right="57"/>
              <w:rPr>
                <w:lang w:val="de-CH"/>
              </w:rPr>
            </w:pPr>
          </w:p>
        </w:tc>
      </w:tr>
      <w:tr w:rsidR="00792ED3" w14:paraId="67521A10" w14:textId="77777777" w:rsidTr="00B0459A">
        <w:trPr>
          <w:cantSplit/>
        </w:trPr>
        <w:tc>
          <w:tcPr>
            <w:tcW w:w="630" w:type="dxa"/>
            <w:tcBorders>
              <w:top w:val="single" w:sz="6" w:space="0" w:color="auto"/>
              <w:left w:val="single" w:sz="6" w:space="0" w:color="auto"/>
              <w:bottom w:val="single" w:sz="6" w:space="0" w:color="auto"/>
              <w:right w:val="single" w:sz="6" w:space="0" w:color="auto"/>
            </w:tcBorders>
          </w:tcPr>
          <w:p w14:paraId="71FD1215" w14:textId="77777777" w:rsidR="00792ED3" w:rsidRPr="00B0459A" w:rsidRDefault="00792ED3" w:rsidP="00B0459A">
            <w:pPr>
              <w:tabs>
                <w:tab w:val="left" w:pos="1276"/>
              </w:tabs>
              <w:ind w:right="57"/>
              <w:jc w:val="center"/>
              <w:rPr>
                <w:lang w:val="en-GB"/>
              </w:rPr>
            </w:pPr>
          </w:p>
        </w:tc>
        <w:tc>
          <w:tcPr>
            <w:tcW w:w="1375" w:type="dxa"/>
            <w:tcBorders>
              <w:top w:val="single" w:sz="6" w:space="0" w:color="auto"/>
              <w:left w:val="single" w:sz="6" w:space="0" w:color="auto"/>
              <w:bottom w:val="single" w:sz="6" w:space="0" w:color="auto"/>
              <w:right w:val="single" w:sz="6" w:space="0" w:color="auto"/>
            </w:tcBorders>
          </w:tcPr>
          <w:p w14:paraId="14ABA412" w14:textId="77777777" w:rsidR="00792ED3" w:rsidRDefault="00792ED3" w:rsidP="00263770">
            <w:pPr>
              <w:ind w:right="57"/>
              <w:rPr>
                <w:lang w:val="en-GB"/>
              </w:rPr>
            </w:pPr>
          </w:p>
        </w:tc>
        <w:tc>
          <w:tcPr>
            <w:tcW w:w="5717" w:type="dxa"/>
            <w:tcBorders>
              <w:top w:val="single" w:sz="6" w:space="0" w:color="auto"/>
              <w:left w:val="single" w:sz="6" w:space="0" w:color="auto"/>
              <w:bottom w:val="single" w:sz="6" w:space="0" w:color="auto"/>
              <w:right w:val="single" w:sz="6" w:space="0" w:color="auto"/>
            </w:tcBorders>
          </w:tcPr>
          <w:p w14:paraId="17C20482" w14:textId="77777777" w:rsidR="00792ED3" w:rsidRDefault="00792ED3" w:rsidP="00263770">
            <w:pPr>
              <w:ind w:right="57"/>
              <w:rPr>
                <w:lang w:val="en-GB"/>
              </w:rPr>
            </w:pPr>
          </w:p>
        </w:tc>
        <w:tc>
          <w:tcPr>
            <w:tcW w:w="810" w:type="dxa"/>
            <w:tcBorders>
              <w:top w:val="single" w:sz="6" w:space="0" w:color="auto"/>
              <w:left w:val="single" w:sz="6" w:space="0" w:color="auto"/>
              <w:bottom w:val="single" w:sz="6" w:space="0" w:color="auto"/>
              <w:right w:val="single" w:sz="6" w:space="0" w:color="auto"/>
            </w:tcBorders>
          </w:tcPr>
          <w:p w14:paraId="0933AB06" w14:textId="77777777" w:rsidR="00792ED3" w:rsidRDefault="00792ED3" w:rsidP="00263770">
            <w:pPr>
              <w:ind w:right="57"/>
              <w:rPr>
                <w:lang w:val="en-GB"/>
              </w:rPr>
            </w:pPr>
          </w:p>
        </w:tc>
        <w:tc>
          <w:tcPr>
            <w:tcW w:w="1269" w:type="dxa"/>
            <w:tcBorders>
              <w:top w:val="single" w:sz="6" w:space="0" w:color="auto"/>
              <w:left w:val="single" w:sz="6" w:space="0" w:color="auto"/>
              <w:bottom w:val="single" w:sz="6" w:space="0" w:color="auto"/>
              <w:right w:val="single" w:sz="6" w:space="0" w:color="auto"/>
            </w:tcBorders>
          </w:tcPr>
          <w:p w14:paraId="1E34B6B6" w14:textId="77777777" w:rsidR="00792ED3" w:rsidRDefault="00792ED3" w:rsidP="00263770">
            <w:pPr>
              <w:tabs>
                <w:tab w:val="left" w:pos="1276"/>
              </w:tabs>
              <w:ind w:right="57"/>
              <w:rPr>
                <w:lang w:val="en-GB"/>
              </w:rPr>
            </w:pPr>
          </w:p>
        </w:tc>
      </w:tr>
      <w:tr w:rsidR="00792ED3" w14:paraId="35A79B30" w14:textId="77777777" w:rsidTr="00B0459A">
        <w:trPr>
          <w:cantSplit/>
        </w:trPr>
        <w:tc>
          <w:tcPr>
            <w:tcW w:w="630" w:type="dxa"/>
            <w:tcBorders>
              <w:top w:val="single" w:sz="6" w:space="0" w:color="auto"/>
              <w:left w:val="single" w:sz="6" w:space="0" w:color="auto"/>
              <w:bottom w:val="single" w:sz="6" w:space="0" w:color="auto"/>
              <w:right w:val="single" w:sz="6" w:space="0" w:color="auto"/>
            </w:tcBorders>
          </w:tcPr>
          <w:p w14:paraId="53BECF9F" w14:textId="77777777" w:rsidR="00792ED3" w:rsidRPr="00B0459A" w:rsidRDefault="00792ED3" w:rsidP="00B0459A">
            <w:pPr>
              <w:tabs>
                <w:tab w:val="left" w:pos="1276"/>
              </w:tabs>
              <w:ind w:right="57"/>
              <w:jc w:val="center"/>
              <w:rPr>
                <w:lang w:val="en-GB"/>
              </w:rPr>
            </w:pPr>
          </w:p>
        </w:tc>
        <w:tc>
          <w:tcPr>
            <w:tcW w:w="1375" w:type="dxa"/>
            <w:tcBorders>
              <w:top w:val="single" w:sz="6" w:space="0" w:color="auto"/>
              <w:left w:val="single" w:sz="6" w:space="0" w:color="auto"/>
              <w:bottom w:val="single" w:sz="6" w:space="0" w:color="auto"/>
              <w:right w:val="single" w:sz="6" w:space="0" w:color="auto"/>
            </w:tcBorders>
          </w:tcPr>
          <w:p w14:paraId="5A2FF19C" w14:textId="77777777" w:rsidR="00792ED3" w:rsidRDefault="00792ED3" w:rsidP="00263770">
            <w:pPr>
              <w:ind w:right="57"/>
              <w:rPr>
                <w:lang w:val="en-GB"/>
              </w:rPr>
            </w:pPr>
          </w:p>
        </w:tc>
        <w:tc>
          <w:tcPr>
            <w:tcW w:w="5717" w:type="dxa"/>
            <w:tcBorders>
              <w:top w:val="single" w:sz="6" w:space="0" w:color="auto"/>
              <w:left w:val="single" w:sz="6" w:space="0" w:color="auto"/>
              <w:bottom w:val="single" w:sz="6" w:space="0" w:color="auto"/>
              <w:right w:val="single" w:sz="6" w:space="0" w:color="auto"/>
            </w:tcBorders>
          </w:tcPr>
          <w:p w14:paraId="7C54C842" w14:textId="77777777" w:rsidR="00792ED3" w:rsidRDefault="00792ED3" w:rsidP="00263770">
            <w:pPr>
              <w:ind w:right="57"/>
              <w:rPr>
                <w:lang w:val="en-GB"/>
              </w:rPr>
            </w:pPr>
          </w:p>
        </w:tc>
        <w:tc>
          <w:tcPr>
            <w:tcW w:w="810" w:type="dxa"/>
            <w:tcBorders>
              <w:top w:val="single" w:sz="6" w:space="0" w:color="auto"/>
              <w:left w:val="single" w:sz="6" w:space="0" w:color="auto"/>
              <w:bottom w:val="single" w:sz="6" w:space="0" w:color="auto"/>
              <w:right w:val="single" w:sz="6" w:space="0" w:color="auto"/>
            </w:tcBorders>
          </w:tcPr>
          <w:p w14:paraId="5B937CF8" w14:textId="77777777" w:rsidR="00792ED3" w:rsidRDefault="00792ED3" w:rsidP="00263770">
            <w:pPr>
              <w:ind w:right="57"/>
              <w:rPr>
                <w:lang w:val="en-GB"/>
              </w:rPr>
            </w:pPr>
          </w:p>
        </w:tc>
        <w:tc>
          <w:tcPr>
            <w:tcW w:w="1269" w:type="dxa"/>
            <w:tcBorders>
              <w:top w:val="single" w:sz="6" w:space="0" w:color="auto"/>
              <w:left w:val="single" w:sz="6" w:space="0" w:color="auto"/>
              <w:bottom w:val="single" w:sz="6" w:space="0" w:color="auto"/>
              <w:right w:val="single" w:sz="6" w:space="0" w:color="auto"/>
            </w:tcBorders>
          </w:tcPr>
          <w:p w14:paraId="442E0CA3" w14:textId="77777777" w:rsidR="00792ED3" w:rsidRDefault="00792ED3" w:rsidP="00263770">
            <w:pPr>
              <w:tabs>
                <w:tab w:val="left" w:pos="1276"/>
              </w:tabs>
              <w:ind w:right="57"/>
              <w:rPr>
                <w:lang w:val="en-GB"/>
              </w:rPr>
            </w:pPr>
          </w:p>
        </w:tc>
      </w:tr>
      <w:tr w:rsidR="00263770" w14:paraId="6EB6EE48" w14:textId="77777777" w:rsidTr="00B0459A">
        <w:trPr>
          <w:cantSplit/>
        </w:trPr>
        <w:tc>
          <w:tcPr>
            <w:tcW w:w="630" w:type="dxa"/>
            <w:tcBorders>
              <w:top w:val="single" w:sz="6" w:space="0" w:color="auto"/>
              <w:left w:val="single" w:sz="6" w:space="0" w:color="auto"/>
              <w:bottom w:val="single" w:sz="6" w:space="0" w:color="auto"/>
              <w:right w:val="single" w:sz="6" w:space="0" w:color="auto"/>
            </w:tcBorders>
          </w:tcPr>
          <w:p w14:paraId="79F94F55" w14:textId="77777777" w:rsidR="00263770" w:rsidRPr="00B0459A" w:rsidRDefault="00263770" w:rsidP="00B0459A">
            <w:pPr>
              <w:tabs>
                <w:tab w:val="left" w:pos="1276"/>
              </w:tabs>
              <w:ind w:right="57"/>
              <w:jc w:val="center"/>
              <w:rPr>
                <w:lang w:val="en-GB"/>
              </w:rPr>
            </w:pPr>
          </w:p>
        </w:tc>
        <w:tc>
          <w:tcPr>
            <w:tcW w:w="1375" w:type="dxa"/>
            <w:tcBorders>
              <w:top w:val="single" w:sz="6" w:space="0" w:color="auto"/>
              <w:left w:val="single" w:sz="6" w:space="0" w:color="auto"/>
              <w:bottom w:val="single" w:sz="6" w:space="0" w:color="auto"/>
              <w:right w:val="single" w:sz="6" w:space="0" w:color="auto"/>
            </w:tcBorders>
          </w:tcPr>
          <w:p w14:paraId="6C657A58" w14:textId="77777777" w:rsidR="00263770" w:rsidRDefault="00263770" w:rsidP="00263770">
            <w:pPr>
              <w:ind w:right="57"/>
              <w:rPr>
                <w:lang w:val="en-GB"/>
              </w:rPr>
            </w:pPr>
          </w:p>
        </w:tc>
        <w:tc>
          <w:tcPr>
            <w:tcW w:w="5717" w:type="dxa"/>
            <w:tcBorders>
              <w:top w:val="single" w:sz="6" w:space="0" w:color="auto"/>
              <w:left w:val="single" w:sz="6" w:space="0" w:color="auto"/>
              <w:bottom w:val="single" w:sz="6" w:space="0" w:color="auto"/>
              <w:right w:val="single" w:sz="6" w:space="0" w:color="auto"/>
            </w:tcBorders>
          </w:tcPr>
          <w:p w14:paraId="0C137596" w14:textId="77777777" w:rsidR="00263770" w:rsidRDefault="00263770" w:rsidP="00263770">
            <w:pPr>
              <w:ind w:right="57"/>
              <w:rPr>
                <w:lang w:val="en-GB"/>
              </w:rPr>
            </w:pPr>
          </w:p>
        </w:tc>
        <w:tc>
          <w:tcPr>
            <w:tcW w:w="810" w:type="dxa"/>
            <w:tcBorders>
              <w:top w:val="single" w:sz="6" w:space="0" w:color="auto"/>
              <w:left w:val="single" w:sz="6" w:space="0" w:color="auto"/>
              <w:bottom w:val="single" w:sz="6" w:space="0" w:color="auto"/>
              <w:right w:val="single" w:sz="6" w:space="0" w:color="auto"/>
            </w:tcBorders>
          </w:tcPr>
          <w:p w14:paraId="6192B975" w14:textId="77777777" w:rsidR="00263770" w:rsidRDefault="00263770" w:rsidP="00263770">
            <w:pPr>
              <w:ind w:right="57"/>
              <w:rPr>
                <w:lang w:val="en-GB"/>
              </w:rPr>
            </w:pPr>
          </w:p>
        </w:tc>
        <w:tc>
          <w:tcPr>
            <w:tcW w:w="1269" w:type="dxa"/>
            <w:tcBorders>
              <w:top w:val="single" w:sz="6" w:space="0" w:color="auto"/>
              <w:left w:val="single" w:sz="6" w:space="0" w:color="auto"/>
              <w:bottom w:val="single" w:sz="6" w:space="0" w:color="auto"/>
              <w:right w:val="single" w:sz="6" w:space="0" w:color="auto"/>
            </w:tcBorders>
          </w:tcPr>
          <w:p w14:paraId="54E19FA9" w14:textId="77777777" w:rsidR="00263770" w:rsidRDefault="00263770" w:rsidP="00263770">
            <w:pPr>
              <w:tabs>
                <w:tab w:val="left" w:pos="1276"/>
              </w:tabs>
              <w:ind w:right="57"/>
              <w:rPr>
                <w:lang w:val="en-GB"/>
              </w:rPr>
            </w:pPr>
          </w:p>
        </w:tc>
      </w:tr>
      <w:tr w:rsidR="00263770" w14:paraId="413E0A4B" w14:textId="77777777" w:rsidTr="00B0459A">
        <w:trPr>
          <w:cantSplit/>
        </w:trPr>
        <w:tc>
          <w:tcPr>
            <w:tcW w:w="630" w:type="dxa"/>
            <w:tcBorders>
              <w:top w:val="single" w:sz="6" w:space="0" w:color="auto"/>
              <w:left w:val="single" w:sz="6" w:space="0" w:color="auto"/>
              <w:bottom w:val="single" w:sz="6" w:space="0" w:color="auto"/>
              <w:right w:val="single" w:sz="6" w:space="0" w:color="auto"/>
            </w:tcBorders>
          </w:tcPr>
          <w:p w14:paraId="7AE042D4" w14:textId="77777777" w:rsidR="00263770" w:rsidRPr="00B0459A" w:rsidRDefault="00263770" w:rsidP="00B0459A">
            <w:pPr>
              <w:tabs>
                <w:tab w:val="left" w:pos="1276"/>
              </w:tabs>
              <w:ind w:right="57"/>
              <w:jc w:val="center"/>
              <w:rPr>
                <w:lang w:val="de-CH"/>
              </w:rPr>
            </w:pPr>
          </w:p>
        </w:tc>
        <w:tc>
          <w:tcPr>
            <w:tcW w:w="1375" w:type="dxa"/>
            <w:tcBorders>
              <w:top w:val="single" w:sz="6" w:space="0" w:color="auto"/>
              <w:left w:val="single" w:sz="6" w:space="0" w:color="auto"/>
              <w:bottom w:val="single" w:sz="6" w:space="0" w:color="auto"/>
              <w:right w:val="single" w:sz="6" w:space="0" w:color="auto"/>
            </w:tcBorders>
          </w:tcPr>
          <w:p w14:paraId="0870B6D4" w14:textId="77777777" w:rsidR="00263770" w:rsidRDefault="00263770" w:rsidP="00263770">
            <w:pPr>
              <w:ind w:right="57"/>
              <w:rPr>
                <w:lang w:val="de-CH"/>
              </w:rPr>
            </w:pPr>
          </w:p>
        </w:tc>
        <w:tc>
          <w:tcPr>
            <w:tcW w:w="5717" w:type="dxa"/>
            <w:tcBorders>
              <w:top w:val="single" w:sz="6" w:space="0" w:color="auto"/>
              <w:left w:val="single" w:sz="6" w:space="0" w:color="auto"/>
              <w:bottom w:val="single" w:sz="6" w:space="0" w:color="auto"/>
              <w:right w:val="single" w:sz="6" w:space="0" w:color="auto"/>
            </w:tcBorders>
          </w:tcPr>
          <w:p w14:paraId="6722A793" w14:textId="77777777" w:rsidR="00263770" w:rsidRDefault="00263770" w:rsidP="00263770">
            <w:pPr>
              <w:ind w:right="57"/>
              <w:rPr>
                <w:lang w:val="de-CH"/>
              </w:rPr>
            </w:pPr>
          </w:p>
        </w:tc>
        <w:tc>
          <w:tcPr>
            <w:tcW w:w="810" w:type="dxa"/>
            <w:tcBorders>
              <w:top w:val="single" w:sz="6" w:space="0" w:color="auto"/>
              <w:left w:val="single" w:sz="6" w:space="0" w:color="auto"/>
              <w:bottom w:val="single" w:sz="6" w:space="0" w:color="auto"/>
              <w:right w:val="single" w:sz="6" w:space="0" w:color="auto"/>
            </w:tcBorders>
          </w:tcPr>
          <w:p w14:paraId="378393F6" w14:textId="77777777" w:rsidR="00263770" w:rsidRDefault="00263770" w:rsidP="00263770">
            <w:pPr>
              <w:ind w:right="57"/>
              <w:rPr>
                <w:lang w:val="de-CH"/>
              </w:rPr>
            </w:pPr>
          </w:p>
        </w:tc>
        <w:tc>
          <w:tcPr>
            <w:tcW w:w="1269" w:type="dxa"/>
            <w:tcBorders>
              <w:top w:val="single" w:sz="6" w:space="0" w:color="auto"/>
              <w:left w:val="single" w:sz="6" w:space="0" w:color="auto"/>
              <w:bottom w:val="single" w:sz="6" w:space="0" w:color="auto"/>
              <w:right w:val="single" w:sz="6" w:space="0" w:color="auto"/>
            </w:tcBorders>
          </w:tcPr>
          <w:p w14:paraId="4DD00AE0" w14:textId="77777777" w:rsidR="00263770" w:rsidRDefault="00263770" w:rsidP="00263770">
            <w:pPr>
              <w:tabs>
                <w:tab w:val="left" w:pos="1276"/>
              </w:tabs>
              <w:ind w:right="57"/>
              <w:rPr>
                <w:lang w:val="de-CH"/>
              </w:rPr>
            </w:pPr>
          </w:p>
        </w:tc>
      </w:tr>
      <w:tr w:rsidR="00263770" w14:paraId="68C1F8C7" w14:textId="77777777" w:rsidTr="00B0459A">
        <w:trPr>
          <w:cantSplit/>
        </w:trPr>
        <w:tc>
          <w:tcPr>
            <w:tcW w:w="630" w:type="dxa"/>
            <w:tcBorders>
              <w:top w:val="single" w:sz="6" w:space="0" w:color="auto"/>
              <w:left w:val="single" w:sz="6" w:space="0" w:color="auto"/>
              <w:bottom w:val="single" w:sz="6" w:space="0" w:color="auto"/>
              <w:right w:val="single" w:sz="6" w:space="0" w:color="auto"/>
            </w:tcBorders>
          </w:tcPr>
          <w:p w14:paraId="041DADB3" w14:textId="77777777" w:rsidR="00263770" w:rsidRDefault="00263770" w:rsidP="00B0459A">
            <w:pPr>
              <w:tabs>
                <w:tab w:val="left" w:pos="1276"/>
              </w:tabs>
              <w:ind w:right="57"/>
              <w:jc w:val="center"/>
              <w:rPr>
                <w:lang w:val="de-CH"/>
              </w:rPr>
            </w:pPr>
          </w:p>
        </w:tc>
        <w:tc>
          <w:tcPr>
            <w:tcW w:w="1375" w:type="dxa"/>
            <w:tcBorders>
              <w:top w:val="single" w:sz="6" w:space="0" w:color="auto"/>
              <w:left w:val="single" w:sz="6" w:space="0" w:color="auto"/>
              <w:bottom w:val="single" w:sz="6" w:space="0" w:color="auto"/>
              <w:right w:val="single" w:sz="6" w:space="0" w:color="auto"/>
            </w:tcBorders>
          </w:tcPr>
          <w:p w14:paraId="019D6653" w14:textId="77777777" w:rsidR="00263770" w:rsidRDefault="00263770" w:rsidP="00263770">
            <w:pPr>
              <w:ind w:right="57"/>
              <w:rPr>
                <w:lang w:val="de-CH"/>
              </w:rPr>
            </w:pPr>
          </w:p>
        </w:tc>
        <w:tc>
          <w:tcPr>
            <w:tcW w:w="5717" w:type="dxa"/>
            <w:tcBorders>
              <w:top w:val="single" w:sz="6" w:space="0" w:color="auto"/>
              <w:left w:val="single" w:sz="6" w:space="0" w:color="auto"/>
              <w:bottom w:val="single" w:sz="6" w:space="0" w:color="auto"/>
              <w:right w:val="single" w:sz="6" w:space="0" w:color="auto"/>
            </w:tcBorders>
          </w:tcPr>
          <w:p w14:paraId="0E6B3DC5" w14:textId="77777777" w:rsidR="00263770" w:rsidRDefault="00263770" w:rsidP="00263770">
            <w:pPr>
              <w:ind w:right="57"/>
              <w:rPr>
                <w:lang w:val="de-CH"/>
              </w:rPr>
            </w:pPr>
          </w:p>
        </w:tc>
        <w:tc>
          <w:tcPr>
            <w:tcW w:w="810" w:type="dxa"/>
            <w:tcBorders>
              <w:top w:val="single" w:sz="6" w:space="0" w:color="auto"/>
              <w:left w:val="single" w:sz="6" w:space="0" w:color="auto"/>
              <w:bottom w:val="single" w:sz="6" w:space="0" w:color="auto"/>
              <w:right w:val="single" w:sz="6" w:space="0" w:color="auto"/>
            </w:tcBorders>
          </w:tcPr>
          <w:p w14:paraId="432D6A36" w14:textId="77777777" w:rsidR="00263770" w:rsidRDefault="00263770" w:rsidP="00263770">
            <w:pPr>
              <w:ind w:right="57"/>
              <w:rPr>
                <w:lang w:val="de-CH"/>
              </w:rPr>
            </w:pPr>
          </w:p>
        </w:tc>
        <w:tc>
          <w:tcPr>
            <w:tcW w:w="1269" w:type="dxa"/>
            <w:tcBorders>
              <w:top w:val="single" w:sz="6" w:space="0" w:color="auto"/>
              <w:left w:val="single" w:sz="6" w:space="0" w:color="auto"/>
              <w:bottom w:val="single" w:sz="6" w:space="0" w:color="auto"/>
              <w:right w:val="single" w:sz="6" w:space="0" w:color="auto"/>
            </w:tcBorders>
          </w:tcPr>
          <w:p w14:paraId="40506F13" w14:textId="77777777" w:rsidR="00263770" w:rsidRDefault="00263770" w:rsidP="00742BCF">
            <w:pPr>
              <w:tabs>
                <w:tab w:val="left" w:pos="1276"/>
              </w:tabs>
              <w:ind w:right="57"/>
              <w:rPr>
                <w:lang w:val="de-CH"/>
              </w:rPr>
            </w:pPr>
          </w:p>
        </w:tc>
      </w:tr>
      <w:tr w:rsidR="00263770" w14:paraId="42201D14" w14:textId="77777777" w:rsidTr="00B0459A">
        <w:trPr>
          <w:cantSplit/>
        </w:trPr>
        <w:tc>
          <w:tcPr>
            <w:tcW w:w="630" w:type="dxa"/>
            <w:tcBorders>
              <w:top w:val="single" w:sz="6" w:space="0" w:color="auto"/>
              <w:left w:val="single" w:sz="6" w:space="0" w:color="auto"/>
              <w:bottom w:val="single" w:sz="6" w:space="0" w:color="auto"/>
              <w:right w:val="single" w:sz="6" w:space="0" w:color="auto"/>
            </w:tcBorders>
          </w:tcPr>
          <w:p w14:paraId="7471D211" w14:textId="77777777" w:rsidR="00263770" w:rsidRDefault="00263770" w:rsidP="00B0459A">
            <w:pPr>
              <w:tabs>
                <w:tab w:val="left" w:pos="1276"/>
              </w:tabs>
              <w:ind w:right="57"/>
              <w:jc w:val="center"/>
              <w:rPr>
                <w:lang w:val="de-CH"/>
              </w:rPr>
            </w:pPr>
          </w:p>
        </w:tc>
        <w:tc>
          <w:tcPr>
            <w:tcW w:w="1375" w:type="dxa"/>
            <w:tcBorders>
              <w:top w:val="single" w:sz="6" w:space="0" w:color="auto"/>
              <w:left w:val="single" w:sz="6" w:space="0" w:color="auto"/>
              <w:bottom w:val="single" w:sz="6" w:space="0" w:color="auto"/>
              <w:right w:val="single" w:sz="6" w:space="0" w:color="auto"/>
            </w:tcBorders>
          </w:tcPr>
          <w:p w14:paraId="4D94C5F8" w14:textId="77777777" w:rsidR="00263770" w:rsidRDefault="00263770" w:rsidP="00263770">
            <w:pPr>
              <w:ind w:right="57"/>
              <w:rPr>
                <w:lang w:val="de-CH"/>
              </w:rPr>
            </w:pPr>
          </w:p>
        </w:tc>
        <w:tc>
          <w:tcPr>
            <w:tcW w:w="5717" w:type="dxa"/>
            <w:tcBorders>
              <w:top w:val="single" w:sz="6" w:space="0" w:color="auto"/>
              <w:left w:val="single" w:sz="6" w:space="0" w:color="auto"/>
              <w:bottom w:val="single" w:sz="6" w:space="0" w:color="auto"/>
              <w:right w:val="single" w:sz="6" w:space="0" w:color="auto"/>
            </w:tcBorders>
          </w:tcPr>
          <w:p w14:paraId="5F7B953B" w14:textId="77777777" w:rsidR="00263770" w:rsidRDefault="00263770" w:rsidP="00263770">
            <w:pPr>
              <w:ind w:right="57"/>
              <w:rPr>
                <w:lang w:val="de-CH"/>
              </w:rPr>
            </w:pPr>
          </w:p>
        </w:tc>
        <w:tc>
          <w:tcPr>
            <w:tcW w:w="810" w:type="dxa"/>
            <w:tcBorders>
              <w:top w:val="single" w:sz="6" w:space="0" w:color="auto"/>
              <w:left w:val="single" w:sz="6" w:space="0" w:color="auto"/>
              <w:bottom w:val="single" w:sz="6" w:space="0" w:color="auto"/>
              <w:right w:val="single" w:sz="6" w:space="0" w:color="auto"/>
            </w:tcBorders>
          </w:tcPr>
          <w:p w14:paraId="2318E5FB" w14:textId="77777777" w:rsidR="00263770" w:rsidRDefault="00263770" w:rsidP="00263770">
            <w:pPr>
              <w:ind w:right="57"/>
              <w:rPr>
                <w:lang w:val="de-CH"/>
              </w:rPr>
            </w:pPr>
          </w:p>
        </w:tc>
        <w:tc>
          <w:tcPr>
            <w:tcW w:w="1269" w:type="dxa"/>
            <w:tcBorders>
              <w:top w:val="single" w:sz="6" w:space="0" w:color="auto"/>
              <w:left w:val="single" w:sz="6" w:space="0" w:color="auto"/>
              <w:bottom w:val="single" w:sz="6" w:space="0" w:color="auto"/>
              <w:right w:val="single" w:sz="6" w:space="0" w:color="auto"/>
            </w:tcBorders>
          </w:tcPr>
          <w:p w14:paraId="0D3B9718" w14:textId="77777777" w:rsidR="00263770" w:rsidRDefault="00263770" w:rsidP="00263770">
            <w:pPr>
              <w:tabs>
                <w:tab w:val="left" w:pos="1276"/>
              </w:tabs>
              <w:ind w:right="57"/>
              <w:rPr>
                <w:lang w:val="de-CH"/>
              </w:rPr>
            </w:pPr>
          </w:p>
        </w:tc>
      </w:tr>
      <w:tr w:rsidR="00263770" w14:paraId="0DD82748" w14:textId="77777777" w:rsidTr="00B0459A">
        <w:trPr>
          <w:cantSplit/>
        </w:trPr>
        <w:tc>
          <w:tcPr>
            <w:tcW w:w="630" w:type="dxa"/>
            <w:tcBorders>
              <w:top w:val="single" w:sz="6" w:space="0" w:color="auto"/>
              <w:left w:val="single" w:sz="6" w:space="0" w:color="auto"/>
              <w:bottom w:val="single" w:sz="6" w:space="0" w:color="auto"/>
              <w:right w:val="single" w:sz="6" w:space="0" w:color="auto"/>
            </w:tcBorders>
          </w:tcPr>
          <w:p w14:paraId="65086C4B" w14:textId="77777777" w:rsidR="00263770" w:rsidRDefault="00263770" w:rsidP="00B0459A">
            <w:pPr>
              <w:tabs>
                <w:tab w:val="left" w:pos="1276"/>
              </w:tabs>
              <w:ind w:right="57"/>
              <w:jc w:val="center"/>
              <w:rPr>
                <w:lang w:val="de-CH"/>
              </w:rPr>
            </w:pPr>
          </w:p>
        </w:tc>
        <w:tc>
          <w:tcPr>
            <w:tcW w:w="1375" w:type="dxa"/>
            <w:tcBorders>
              <w:top w:val="single" w:sz="6" w:space="0" w:color="auto"/>
              <w:left w:val="single" w:sz="6" w:space="0" w:color="auto"/>
              <w:bottom w:val="single" w:sz="6" w:space="0" w:color="auto"/>
              <w:right w:val="single" w:sz="6" w:space="0" w:color="auto"/>
            </w:tcBorders>
          </w:tcPr>
          <w:p w14:paraId="0F2F65E5" w14:textId="77777777" w:rsidR="00263770" w:rsidRDefault="00263770" w:rsidP="00263770">
            <w:pPr>
              <w:ind w:right="57"/>
              <w:rPr>
                <w:lang w:val="de-CH"/>
              </w:rPr>
            </w:pPr>
          </w:p>
        </w:tc>
        <w:tc>
          <w:tcPr>
            <w:tcW w:w="5717" w:type="dxa"/>
            <w:tcBorders>
              <w:top w:val="single" w:sz="6" w:space="0" w:color="auto"/>
              <w:left w:val="single" w:sz="6" w:space="0" w:color="auto"/>
              <w:bottom w:val="single" w:sz="6" w:space="0" w:color="auto"/>
              <w:right w:val="single" w:sz="6" w:space="0" w:color="auto"/>
            </w:tcBorders>
          </w:tcPr>
          <w:p w14:paraId="2864C434" w14:textId="77777777" w:rsidR="00263770" w:rsidRDefault="00263770" w:rsidP="00263770">
            <w:pPr>
              <w:ind w:right="57"/>
              <w:rPr>
                <w:lang w:val="de-CH"/>
              </w:rPr>
            </w:pPr>
          </w:p>
        </w:tc>
        <w:tc>
          <w:tcPr>
            <w:tcW w:w="810" w:type="dxa"/>
            <w:tcBorders>
              <w:top w:val="single" w:sz="6" w:space="0" w:color="auto"/>
              <w:left w:val="single" w:sz="6" w:space="0" w:color="auto"/>
              <w:bottom w:val="single" w:sz="6" w:space="0" w:color="auto"/>
              <w:right w:val="single" w:sz="6" w:space="0" w:color="auto"/>
            </w:tcBorders>
          </w:tcPr>
          <w:p w14:paraId="3CC7D9B4" w14:textId="77777777" w:rsidR="00263770" w:rsidRDefault="00263770" w:rsidP="00263770">
            <w:pPr>
              <w:ind w:right="57"/>
              <w:rPr>
                <w:lang w:val="de-CH"/>
              </w:rPr>
            </w:pPr>
          </w:p>
        </w:tc>
        <w:tc>
          <w:tcPr>
            <w:tcW w:w="1269" w:type="dxa"/>
            <w:tcBorders>
              <w:top w:val="single" w:sz="6" w:space="0" w:color="auto"/>
              <w:left w:val="single" w:sz="6" w:space="0" w:color="auto"/>
              <w:bottom w:val="single" w:sz="6" w:space="0" w:color="auto"/>
              <w:right w:val="single" w:sz="6" w:space="0" w:color="auto"/>
            </w:tcBorders>
          </w:tcPr>
          <w:p w14:paraId="59F7ADEC" w14:textId="77777777" w:rsidR="00263770" w:rsidRDefault="00263770" w:rsidP="00263770">
            <w:pPr>
              <w:tabs>
                <w:tab w:val="left" w:pos="1276"/>
              </w:tabs>
              <w:ind w:right="57"/>
              <w:rPr>
                <w:lang w:val="de-CH"/>
              </w:rPr>
            </w:pPr>
          </w:p>
        </w:tc>
      </w:tr>
      <w:tr w:rsidR="00263770" w14:paraId="6F98EF4A" w14:textId="77777777" w:rsidTr="00B0459A">
        <w:trPr>
          <w:cantSplit/>
        </w:trPr>
        <w:tc>
          <w:tcPr>
            <w:tcW w:w="630" w:type="dxa"/>
            <w:tcBorders>
              <w:top w:val="single" w:sz="6" w:space="0" w:color="auto"/>
              <w:left w:val="single" w:sz="6" w:space="0" w:color="auto"/>
              <w:bottom w:val="single" w:sz="6" w:space="0" w:color="auto"/>
              <w:right w:val="single" w:sz="6" w:space="0" w:color="auto"/>
            </w:tcBorders>
          </w:tcPr>
          <w:p w14:paraId="3867A1E4" w14:textId="77777777" w:rsidR="00263770" w:rsidRDefault="00263770" w:rsidP="00B0459A">
            <w:pPr>
              <w:tabs>
                <w:tab w:val="left" w:pos="1276"/>
              </w:tabs>
              <w:ind w:right="57"/>
              <w:jc w:val="center"/>
              <w:rPr>
                <w:lang w:val="en-GB"/>
              </w:rPr>
            </w:pPr>
          </w:p>
        </w:tc>
        <w:tc>
          <w:tcPr>
            <w:tcW w:w="1375" w:type="dxa"/>
            <w:tcBorders>
              <w:top w:val="single" w:sz="6" w:space="0" w:color="auto"/>
              <w:left w:val="single" w:sz="6" w:space="0" w:color="auto"/>
              <w:bottom w:val="single" w:sz="6" w:space="0" w:color="auto"/>
              <w:right w:val="single" w:sz="6" w:space="0" w:color="auto"/>
            </w:tcBorders>
          </w:tcPr>
          <w:p w14:paraId="7ABA6C29" w14:textId="77777777" w:rsidR="00263770" w:rsidRDefault="00263770" w:rsidP="00263770">
            <w:pPr>
              <w:ind w:right="57"/>
              <w:rPr>
                <w:lang w:val="en-GB"/>
              </w:rPr>
            </w:pPr>
          </w:p>
        </w:tc>
        <w:tc>
          <w:tcPr>
            <w:tcW w:w="5717" w:type="dxa"/>
            <w:tcBorders>
              <w:top w:val="single" w:sz="6" w:space="0" w:color="auto"/>
              <w:left w:val="single" w:sz="6" w:space="0" w:color="auto"/>
              <w:bottom w:val="single" w:sz="6" w:space="0" w:color="auto"/>
              <w:right w:val="single" w:sz="6" w:space="0" w:color="auto"/>
            </w:tcBorders>
          </w:tcPr>
          <w:p w14:paraId="5CD453E8" w14:textId="77777777" w:rsidR="00263770" w:rsidRDefault="00263770" w:rsidP="00263770">
            <w:pPr>
              <w:ind w:right="57"/>
              <w:rPr>
                <w:lang w:val="en-GB"/>
              </w:rPr>
            </w:pPr>
          </w:p>
        </w:tc>
        <w:tc>
          <w:tcPr>
            <w:tcW w:w="810" w:type="dxa"/>
            <w:tcBorders>
              <w:top w:val="single" w:sz="6" w:space="0" w:color="auto"/>
              <w:left w:val="single" w:sz="6" w:space="0" w:color="auto"/>
              <w:bottom w:val="single" w:sz="6" w:space="0" w:color="auto"/>
              <w:right w:val="single" w:sz="6" w:space="0" w:color="auto"/>
            </w:tcBorders>
          </w:tcPr>
          <w:p w14:paraId="58A3E497" w14:textId="77777777" w:rsidR="00263770" w:rsidRDefault="00263770" w:rsidP="00263770">
            <w:pPr>
              <w:ind w:right="57"/>
              <w:rPr>
                <w:lang w:val="en-GB"/>
              </w:rPr>
            </w:pPr>
          </w:p>
        </w:tc>
        <w:tc>
          <w:tcPr>
            <w:tcW w:w="1269" w:type="dxa"/>
            <w:tcBorders>
              <w:top w:val="single" w:sz="6" w:space="0" w:color="auto"/>
              <w:left w:val="single" w:sz="6" w:space="0" w:color="auto"/>
              <w:bottom w:val="single" w:sz="6" w:space="0" w:color="auto"/>
              <w:right w:val="single" w:sz="6" w:space="0" w:color="auto"/>
            </w:tcBorders>
          </w:tcPr>
          <w:p w14:paraId="2285519E" w14:textId="77777777" w:rsidR="00263770" w:rsidRDefault="00263770" w:rsidP="00263770">
            <w:pPr>
              <w:tabs>
                <w:tab w:val="left" w:pos="1276"/>
              </w:tabs>
              <w:ind w:right="57"/>
              <w:rPr>
                <w:lang w:val="en-GB"/>
              </w:rPr>
            </w:pPr>
          </w:p>
        </w:tc>
      </w:tr>
      <w:tr w:rsidR="00263770" w14:paraId="1C8BE803" w14:textId="77777777" w:rsidTr="00B0459A">
        <w:trPr>
          <w:cantSplit/>
        </w:trPr>
        <w:tc>
          <w:tcPr>
            <w:tcW w:w="630" w:type="dxa"/>
            <w:tcBorders>
              <w:top w:val="single" w:sz="6" w:space="0" w:color="auto"/>
              <w:left w:val="single" w:sz="6" w:space="0" w:color="auto"/>
              <w:bottom w:val="single" w:sz="6" w:space="0" w:color="auto"/>
              <w:right w:val="single" w:sz="6" w:space="0" w:color="auto"/>
            </w:tcBorders>
          </w:tcPr>
          <w:p w14:paraId="5920E25E" w14:textId="77777777" w:rsidR="00263770" w:rsidRDefault="00263770" w:rsidP="00263770">
            <w:pPr>
              <w:tabs>
                <w:tab w:val="left" w:pos="1276"/>
              </w:tabs>
              <w:ind w:right="57"/>
              <w:rPr>
                <w:lang w:val="en-GB"/>
              </w:rPr>
            </w:pPr>
          </w:p>
        </w:tc>
        <w:tc>
          <w:tcPr>
            <w:tcW w:w="1375" w:type="dxa"/>
            <w:tcBorders>
              <w:top w:val="single" w:sz="6" w:space="0" w:color="auto"/>
              <w:left w:val="single" w:sz="6" w:space="0" w:color="auto"/>
              <w:bottom w:val="single" w:sz="6" w:space="0" w:color="auto"/>
              <w:right w:val="single" w:sz="6" w:space="0" w:color="auto"/>
            </w:tcBorders>
          </w:tcPr>
          <w:p w14:paraId="5D990CFC" w14:textId="77777777" w:rsidR="00263770" w:rsidRDefault="00263770" w:rsidP="00263770">
            <w:pPr>
              <w:ind w:right="57"/>
              <w:rPr>
                <w:lang w:val="en-GB"/>
              </w:rPr>
            </w:pPr>
          </w:p>
        </w:tc>
        <w:tc>
          <w:tcPr>
            <w:tcW w:w="5717" w:type="dxa"/>
            <w:tcBorders>
              <w:top w:val="single" w:sz="6" w:space="0" w:color="auto"/>
              <w:left w:val="single" w:sz="6" w:space="0" w:color="auto"/>
              <w:bottom w:val="single" w:sz="6" w:space="0" w:color="auto"/>
              <w:right w:val="single" w:sz="6" w:space="0" w:color="auto"/>
            </w:tcBorders>
          </w:tcPr>
          <w:p w14:paraId="5393FB68" w14:textId="77777777" w:rsidR="00263770" w:rsidRDefault="00263770" w:rsidP="00263770">
            <w:pPr>
              <w:ind w:right="57"/>
              <w:rPr>
                <w:lang w:val="en-GB"/>
              </w:rPr>
            </w:pPr>
          </w:p>
        </w:tc>
        <w:tc>
          <w:tcPr>
            <w:tcW w:w="810" w:type="dxa"/>
            <w:tcBorders>
              <w:top w:val="single" w:sz="6" w:space="0" w:color="auto"/>
              <w:left w:val="single" w:sz="6" w:space="0" w:color="auto"/>
              <w:bottom w:val="single" w:sz="6" w:space="0" w:color="auto"/>
              <w:right w:val="single" w:sz="6" w:space="0" w:color="auto"/>
            </w:tcBorders>
          </w:tcPr>
          <w:p w14:paraId="6F20B924" w14:textId="77777777" w:rsidR="00263770" w:rsidRDefault="00263770" w:rsidP="00263770">
            <w:pPr>
              <w:ind w:right="57"/>
              <w:rPr>
                <w:lang w:val="en-GB"/>
              </w:rPr>
            </w:pPr>
          </w:p>
        </w:tc>
        <w:tc>
          <w:tcPr>
            <w:tcW w:w="1269" w:type="dxa"/>
            <w:tcBorders>
              <w:top w:val="single" w:sz="6" w:space="0" w:color="auto"/>
              <w:left w:val="single" w:sz="6" w:space="0" w:color="auto"/>
              <w:bottom w:val="single" w:sz="6" w:space="0" w:color="auto"/>
              <w:right w:val="single" w:sz="6" w:space="0" w:color="auto"/>
            </w:tcBorders>
          </w:tcPr>
          <w:p w14:paraId="556B9DA7" w14:textId="77777777" w:rsidR="00263770" w:rsidRDefault="00263770" w:rsidP="00263770">
            <w:pPr>
              <w:tabs>
                <w:tab w:val="left" w:pos="1276"/>
              </w:tabs>
              <w:ind w:right="57"/>
              <w:rPr>
                <w:lang w:val="en-GB"/>
              </w:rPr>
            </w:pPr>
          </w:p>
        </w:tc>
      </w:tr>
    </w:tbl>
    <w:p w14:paraId="3E50747C" w14:textId="77777777" w:rsidR="0021168D" w:rsidRDefault="0021168D" w:rsidP="0021168D">
      <w:pPr>
        <w:rPr>
          <w:lang w:val="en-GB"/>
        </w:rPr>
      </w:pPr>
    </w:p>
    <w:sectPr w:rsidR="0021168D" w:rsidSect="009E1DD9">
      <w:headerReference w:type="default" r:id="rId17"/>
      <w:pgSz w:w="11906" w:h="16838"/>
      <w:pgMar w:top="1440" w:right="1134" w:bottom="1440" w:left="1134" w:header="720" w:footer="720"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9" w:author="Li, Paul(Peng)" w:date="2016-11-09T10:39:00Z" w:initials="LP">
    <w:p w14:paraId="6BDB17FC" w14:textId="224B2950" w:rsidR="00570D52" w:rsidRPr="00BA4C12" w:rsidRDefault="00570D52">
      <w:pPr>
        <w:pStyle w:val="ad"/>
        <w:rPr>
          <w:color w:val="FF0000"/>
        </w:rPr>
      </w:pPr>
      <w:r>
        <w:rPr>
          <w:rStyle w:val="ae"/>
        </w:rPr>
        <w:annotationRef/>
      </w:r>
      <w:r w:rsidRPr="00BA4C12">
        <w:rPr>
          <w:color w:val="FF0000"/>
        </w:rPr>
        <w:t>Ref to GC first…</w:t>
      </w:r>
    </w:p>
  </w:comment>
  <w:comment w:id="34" w:author="Li, Paul(Peng)" w:date="2016-11-09T11:21:00Z" w:initials="LP">
    <w:p w14:paraId="6E1F68A0" w14:textId="1EA7F095" w:rsidR="00570D52" w:rsidRPr="0088582C" w:rsidRDefault="00570D52">
      <w:pPr>
        <w:pStyle w:val="ad"/>
        <w:rPr>
          <w:rFonts w:eastAsiaTheme="minorEastAsia"/>
          <w:lang w:eastAsia="zh-CN"/>
        </w:rPr>
      </w:pPr>
      <w:r>
        <w:rPr>
          <w:rStyle w:val="ae"/>
        </w:rPr>
        <w:annotationRef/>
      </w:r>
      <w:r>
        <w:rPr>
          <w:rFonts w:eastAsiaTheme="minorEastAsia"/>
          <w:lang w:eastAsia="zh-CN"/>
        </w:rPr>
        <w:t>R</w:t>
      </w:r>
      <w:r>
        <w:rPr>
          <w:rFonts w:eastAsiaTheme="minorEastAsia" w:hint="eastAsia"/>
          <w:lang w:eastAsia="zh-CN"/>
        </w:rPr>
        <w:t xml:space="preserve">ef </w:t>
      </w:r>
      <w:r>
        <w:rPr>
          <w:rFonts w:eastAsiaTheme="minorEastAsia"/>
          <w:lang w:eastAsia="zh-CN"/>
        </w:rPr>
        <w:t>to GC</w:t>
      </w:r>
    </w:p>
  </w:comment>
  <w:comment w:id="38" w:author="Li, Paul(Peng)" w:date="2016-11-07T09:30:00Z" w:initials="LP">
    <w:p w14:paraId="4BAB09BC" w14:textId="77777777" w:rsidR="00570D52" w:rsidRPr="003B0F13" w:rsidRDefault="00570D52">
      <w:pPr>
        <w:pStyle w:val="ad"/>
        <w:rPr>
          <w:rFonts w:eastAsiaTheme="minorEastAsia"/>
          <w:lang w:eastAsia="zh-CN"/>
        </w:rPr>
      </w:pPr>
      <w:r>
        <w:rPr>
          <w:rStyle w:val="ae"/>
        </w:rPr>
        <w:annotationRef/>
      </w:r>
      <w:r>
        <w:rPr>
          <w:rFonts w:eastAsiaTheme="minorEastAsia"/>
          <w:lang w:eastAsia="zh-CN"/>
        </w:rPr>
        <w:t>N</w:t>
      </w:r>
      <w:r>
        <w:rPr>
          <w:rFonts w:eastAsiaTheme="minorEastAsia" w:hint="eastAsia"/>
          <w:lang w:eastAsia="zh-CN"/>
        </w:rPr>
        <w:t xml:space="preserve">ot </w:t>
      </w:r>
      <w:r>
        <w:rPr>
          <w:rFonts w:eastAsiaTheme="minorEastAsia"/>
          <w:lang w:eastAsia="zh-CN"/>
        </w:rPr>
        <w:t>finalized yet!</w:t>
      </w:r>
    </w:p>
  </w:comment>
  <w:comment w:id="48" w:author="Li, Paul(Peng)" w:date="2016-11-09T10:54:00Z" w:initials="LP">
    <w:p w14:paraId="5B1173E5" w14:textId="2D82D3AE" w:rsidR="00570D52" w:rsidRPr="00762F5A" w:rsidRDefault="00570D52">
      <w:pPr>
        <w:pStyle w:val="ad"/>
        <w:rPr>
          <w:rFonts w:eastAsiaTheme="minorEastAsia"/>
          <w:lang w:eastAsia="zh-CN"/>
        </w:rPr>
      </w:pPr>
      <w:r>
        <w:rPr>
          <w:rStyle w:val="ae"/>
        </w:rPr>
        <w:annotationRef/>
      </w:r>
      <w:r>
        <w:rPr>
          <w:rFonts w:eastAsiaTheme="minorEastAsia" w:hint="eastAsia"/>
          <w:lang w:eastAsia="zh-CN"/>
        </w:rPr>
        <w:t>remove</w:t>
      </w:r>
    </w:p>
  </w:comment>
  <w:comment w:id="75" w:author="Liu, April(Yuanyuan)" w:date="2016-11-09T09:06:00Z" w:initials="LA">
    <w:p w14:paraId="11B40A7B" w14:textId="1DAC5D07" w:rsidR="00570D52" w:rsidRPr="00002EF4" w:rsidRDefault="00570D52">
      <w:pPr>
        <w:pStyle w:val="ad"/>
        <w:rPr>
          <w:rFonts w:eastAsiaTheme="minorEastAsia"/>
          <w:lang w:eastAsia="zh-CN"/>
        </w:rPr>
      </w:pPr>
      <w:r>
        <w:rPr>
          <w:rStyle w:val="ae"/>
        </w:rPr>
        <w:annotationRef/>
      </w:r>
      <w:r>
        <w:rPr>
          <w:rFonts w:eastAsiaTheme="minorEastAsia"/>
          <w:lang w:eastAsia="zh-CN"/>
        </w:rPr>
        <w:t>D</w:t>
      </w:r>
      <w:r>
        <w:rPr>
          <w:rFonts w:eastAsiaTheme="minorEastAsia" w:hint="eastAsia"/>
          <w:lang w:eastAsia="zh-CN"/>
        </w:rPr>
        <w:t xml:space="preserve">ilution </w:t>
      </w:r>
      <w:r>
        <w:rPr>
          <w:rFonts w:eastAsiaTheme="minorEastAsia" w:hint="eastAsia"/>
          <w:lang w:eastAsia="zh-CN"/>
        </w:rPr>
        <w:t>功能是否做成可配置的，否则不需要设置，若可配置，则相应的测试时间，</w:t>
      </w:r>
      <w:r>
        <w:rPr>
          <w:rFonts w:eastAsiaTheme="minorEastAsia" w:hint="eastAsia"/>
          <w:lang w:eastAsia="zh-CN"/>
        </w:rPr>
        <w:t>c</w:t>
      </w:r>
      <w:r>
        <w:rPr>
          <w:rFonts w:eastAsiaTheme="minorEastAsia"/>
          <w:lang w:eastAsia="zh-CN"/>
        </w:rPr>
        <w:t>alibration</w:t>
      </w:r>
      <w:r>
        <w:rPr>
          <w:rFonts w:eastAsiaTheme="minorEastAsia" w:hint="eastAsia"/>
          <w:lang w:eastAsia="zh-CN"/>
        </w:rPr>
        <w:t xml:space="preserve"> </w:t>
      </w:r>
      <w:r>
        <w:rPr>
          <w:rFonts w:eastAsiaTheme="minorEastAsia"/>
          <w:lang w:eastAsia="zh-CN"/>
        </w:rPr>
        <w:t>slope</w:t>
      </w:r>
      <w:r>
        <w:rPr>
          <w:rFonts w:eastAsiaTheme="minorEastAsia" w:hint="eastAsia"/>
          <w:lang w:eastAsia="zh-CN"/>
        </w:rPr>
        <w:t>调整范围都有影响</w:t>
      </w:r>
    </w:p>
  </w:comment>
  <w:comment w:id="109" w:author="Liu, April(Yuanyuan)" w:date="2016-11-09T08:48:00Z" w:initials="LA">
    <w:p w14:paraId="7BA1534D" w14:textId="77777777" w:rsidR="00570D52" w:rsidRPr="00B50840" w:rsidRDefault="00570D52">
      <w:pPr>
        <w:pStyle w:val="ad"/>
        <w:rPr>
          <w:rFonts w:eastAsiaTheme="minorEastAsia"/>
          <w:lang w:eastAsia="zh-CN"/>
        </w:rPr>
      </w:pPr>
      <w:r>
        <w:rPr>
          <w:rStyle w:val="ae"/>
        </w:rPr>
        <w:annotationRef/>
      </w:r>
      <w:r>
        <w:rPr>
          <w:rFonts w:eastAsiaTheme="minorEastAsia" w:hint="eastAsia"/>
          <w:lang w:eastAsia="zh-CN"/>
        </w:rPr>
        <w:t>如果时间错误或者设定错误可能永远无法启动</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BDB17FC" w15:done="0"/>
  <w15:commentEx w15:paraId="6E1F68A0" w15:done="0"/>
  <w15:commentEx w15:paraId="4BAB09BC" w15:done="0"/>
  <w15:commentEx w15:paraId="5B1173E5" w15:done="0"/>
  <w15:commentEx w15:paraId="11B40A7B" w15:done="0"/>
  <w15:commentEx w15:paraId="7BA1534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BDBB66" w14:textId="77777777" w:rsidR="00AD2298" w:rsidRDefault="00AD2298">
      <w:r>
        <w:separator/>
      </w:r>
    </w:p>
  </w:endnote>
  <w:endnote w:type="continuationSeparator" w:id="0">
    <w:p w14:paraId="5884F5CB" w14:textId="77777777" w:rsidR="00AD2298" w:rsidRDefault="00AD22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Times">
    <w:panose1 w:val="02020603050405020304"/>
    <w:charset w:val="00"/>
    <w:family w:val="roman"/>
    <w:pitch w:val="variable"/>
    <w:sig w:usb0="E0002EFF" w:usb1="C0007843"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Helvetica-Bold">
    <w:altName w:val="Arial"/>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Helvetica-Oblique">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1BF527" w14:textId="77777777" w:rsidR="00570D52" w:rsidRDefault="00570D52" w:rsidP="006605B1">
    <w:r>
      <w:fldChar w:fldCharType="begin"/>
    </w:r>
    <w:r>
      <w:instrText xml:space="preserve">PAGE  </w:instrText>
    </w:r>
    <w:r>
      <w:fldChar w:fldCharType="separate"/>
    </w:r>
    <w:r>
      <w:rPr>
        <w:noProof/>
      </w:rPr>
      <w:t>1</w:t>
    </w:r>
    <w:r>
      <w:fldChar w:fldCharType="end"/>
    </w:r>
  </w:p>
  <w:p w14:paraId="0798C48B" w14:textId="77777777" w:rsidR="00570D52" w:rsidRDefault="00570D52" w:rsidP="006605B1"/>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BF3DBA" w14:textId="77777777" w:rsidR="00570D52" w:rsidRPr="000972FB" w:rsidRDefault="00570D52" w:rsidP="006605B1">
    <w:pPr>
      <w:pStyle w:val="Template-Footer"/>
      <w:rPr>
        <w:lang w:eastAsia="zh-CN"/>
      </w:rPr>
    </w:pPr>
    <w:r w:rsidRPr="00336D1B">
      <w:tab/>
      <w:t xml:space="preserve">Page </w:t>
    </w:r>
    <w:r>
      <w:fldChar w:fldCharType="begin"/>
    </w:r>
    <w:r>
      <w:instrText xml:space="preserve"> PAGE </w:instrText>
    </w:r>
    <w:r>
      <w:fldChar w:fldCharType="separate"/>
    </w:r>
    <w:r w:rsidR="00A457BD">
      <w:rPr>
        <w:noProof/>
      </w:rPr>
      <w:t>18</w:t>
    </w:r>
    <w:r>
      <w:rPr>
        <w:noProof/>
      </w:rPr>
      <w:fldChar w:fldCharType="end"/>
    </w:r>
    <w:r w:rsidRPr="00336D1B">
      <w:t xml:space="preserve"> / </w:t>
    </w:r>
    <w:r w:rsidR="004D5EE9">
      <w:fldChar w:fldCharType="begin"/>
    </w:r>
    <w:r w:rsidR="004D5EE9">
      <w:instrText xml:space="preserve"> NUMPAGES </w:instrText>
    </w:r>
    <w:r w:rsidR="004D5EE9">
      <w:fldChar w:fldCharType="separate"/>
    </w:r>
    <w:r w:rsidR="00A457BD">
      <w:rPr>
        <w:noProof/>
      </w:rPr>
      <w:t>18</w:t>
    </w:r>
    <w:r w:rsidR="004D5EE9">
      <w:rPr>
        <w:noProof/>
      </w:rPr>
      <w:fldChar w:fldCharType="end"/>
    </w:r>
    <w: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DC7461" w14:textId="77777777" w:rsidR="00570D52" w:rsidRDefault="00570D52" w:rsidP="006605B1">
    <w:r>
      <w:t>Doc title</w:t>
    </w:r>
    <w:r>
      <w:rPr>
        <w:b/>
      </w:rPr>
      <w:t xml:space="preserve">: </w:t>
    </w:r>
    <w:r>
      <w:t>Project Management Plan</w:t>
    </w:r>
    <w:r>
      <w:rPr>
        <w:b/>
      </w:rPr>
      <w:tab/>
      <w:t xml:space="preserve">page </w:t>
    </w:r>
    <w:r>
      <w:rPr>
        <w:b/>
      </w:rPr>
      <w:fldChar w:fldCharType="begin"/>
    </w:r>
    <w:r>
      <w:rPr>
        <w:b/>
      </w:rPr>
      <w:instrText xml:space="preserve"> PAGE </w:instrText>
    </w:r>
    <w:r>
      <w:rPr>
        <w:b/>
      </w:rPr>
      <w:fldChar w:fldCharType="separate"/>
    </w:r>
    <w:r>
      <w:rPr>
        <w:b/>
        <w:noProof/>
      </w:rPr>
      <w:t>1</w:t>
    </w:r>
    <w:r>
      <w:rPr>
        <w:b/>
      </w:rPr>
      <w:fldChar w:fldCharType="end"/>
    </w:r>
    <w:r>
      <w:rPr>
        <w:b/>
      </w:rPr>
      <w:t>/</w:t>
    </w:r>
    <w:r>
      <w:rPr>
        <w:b/>
      </w:rPr>
      <w:fldChar w:fldCharType="begin"/>
    </w:r>
    <w:r>
      <w:rPr>
        <w:b/>
      </w:rPr>
      <w:instrText xml:space="preserve">\NUMPAGES </w:instrText>
    </w:r>
    <w:r>
      <w:rPr>
        <w:b/>
      </w:rPr>
      <w:fldChar w:fldCharType="separate"/>
    </w:r>
    <w:r>
      <w:rPr>
        <w:b/>
        <w:noProof/>
      </w:rPr>
      <w:t>67</w:t>
    </w:r>
    <w:r>
      <w:rPr>
        <w:b/>
      </w:rPr>
      <w:fldChar w:fldCharType="end"/>
    </w:r>
    <w:r>
      <w:rPr>
        <w:b/>
      </w:rPr>
      <w:tab/>
    </w:r>
    <w:r>
      <w:t xml:space="preserve">Doc. No. </w:t>
    </w:r>
    <w:r>
      <w:rPr>
        <w:b/>
      </w:rPr>
      <w:t xml:space="preserve">   </w:t>
    </w:r>
    <w:r>
      <w:rPr>
        <w:b/>
        <w:color w:val="FF00FF"/>
      </w:rPr>
      <w:t xml:space="preserve">3xxxxxx  </w:t>
    </w:r>
    <w:r>
      <w:rPr>
        <w:b/>
      </w:rPr>
      <w:t>P08  000</w:t>
    </w:r>
    <w:r>
      <w:t xml:space="preserve">       Version  </w:t>
    </w:r>
    <w:r>
      <w:rPr>
        <w:b/>
        <w:color w:val="FF00FF"/>
      </w:rPr>
      <w:t>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EC8CCC" w14:textId="77777777" w:rsidR="00AD2298" w:rsidRDefault="00AD2298">
      <w:r>
        <w:separator/>
      </w:r>
    </w:p>
  </w:footnote>
  <w:footnote w:type="continuationSeparator" w:id="0">
    <w:p w14:paraId="2298484D" w14:textId="77777777" w:rsidR="00AD2298" w:rsidRDefault="00AD229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956DF4" w14:textId="77777777" w:rsidR="00570D52" w:rsidRDefault="00570D52" w:rsidP="006605B1">
    <w:r>
      <w:t>PROJET : XXX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6999AB" w14:textId="77777777" w:rsidR="00570D52" w:rsidRDefault="00570D52" w:rsidP="008D0D8C">
    <w:pPr>
      <w:pStyle w:val="Pieddepage"/>
      <w:jc w:val="center"/>
    </w:pPr>
    <w:r>
      <w:t>Rainbow FW Requirements</w:t>
    </w:r>
    <w:r>
      <w:fldChar w:fldCharType="begin"/>
    </w:r>
    <w:r>
      <w:instrText xml:space="preserve"> SUBJECT  \* MERGEFORMAT </w:instrTex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984FCC"/>
    <w:multiLevelType w:val="hybridMultilevel"/>
    <w:tmpl w:val="8C808B0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1B64279"/>
    <w:multiLevelType w:val="hybridMultilevel"/>
    <w:tmpl w:val="8776394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6A7F02"/>
    <w:multiLevelType w:val="hybridMultilevel"/>
    <w:tmpl w:val="8C808B0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4711CC3"/>
    <w:multiLevelType w:val="hybridMultilevel"/>
    <w:tmpl w:val="2A4AD64A"/>
    <w:lvl w:ilvl="0" w:tplc="D49888C0">
      <w:start w:val="1"/>
      <w:numFmt w:val="decimal"/>
      <w:lvlText w:val="%1."/>
      <w:lvlJc w:val="left"/>
      <w:pPr>
        <w:ind w:left="360" w:hanging="360"/>
      </w:pPr>
      <w:rPr>
        <w:rFonts w:hint="default"/>
      </w:rPr>
    </w:lvl>
    <w:lvl w:ilvl="1" w:tplc="04090011">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8E2BE7"/>
    <w:multiLevelType w:val="hybridMultilevel"/>
    <w:tmpl w:val="A600BDE2"/>
    <w:lvl w:ilvl="0" w:tplc="24C2920A">
      <w:start w:val="1"/>
      <w:numFmt w:val="decimal"/>
      <w:lvlText w:val="%1."/>
      <w:lvlJc w:val="left"/>
      <w:pPr>
        <w:ind w:left="360" w:hanging="360"/>
      </w:pPr>
      <w:rPr>
        <w:rFonts w:hint="default"/>
        <w:b w:val="0"/>
      </w:rPr>
    </w:lvl>
    <w:lvl w:ilvl="1" w:tplc="BA76BCD4">
      <w:start w:val="1"/>
      <w:numFmt w:val="decimal"/>
      <w:lvlText w:val="%2)"/>
      <w:lvlJc w:val="left"/>
      <w:pPr>
        <w:ind w:left="840" w:hanging="420"/>
      </w:pPr>
      <w:rPr>
        <w:b w:val="0"/>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73B1D80"/>
    <w:multiLevelType w:val="multilevel"/>
    <w:tmpl w:val="B5866958"/>
    <w:lvl w:ilvl="0">
      <w:start w:val="1"/>
      <w:numFmt w:val="decimal"/>
      <w:pStyle w:val="1"/>
      <w:lvlText w:val="%1"/>
      <w:lvlJc w:val="left"/>
      <w:pPr>
        <w:tabs>
          <w:tab w:val="num" w:pos="432"/>
        </w:tabs>
        <w:ind w:left="432" w:hanging="432"/>
      </w:pPr>
      <w:rPr>
        <w:rFonts w:hint="default"/>
        <w:b/>
      </w:rPr>
    </w:lvl>
    <w:lvl w:ilvl="1">
      <w:start w:val="1"/>
      <w:numFmt w:val="decimal"/>
      <w:pStyle w:val="2"/>
      <w:lvlText w:val="%1.%2"/>
      <w:lvlJc w:val="left"/>
      <w:pPr>
        <w:tabs>
          <w:tab w:val="num" w:pos="576"/>
        </w:tabs>
        <w:ind w:left="576" w:hanging="576"/>
      </w:pPr>
      <w:rPr>
        <w:rFonts w:hint="default"/>
      </w:rPr>
    </w:lvl>
    <w:lvl w:ilvl="2">
      <w:start w:val="1"/>
      <w:numFmt w:val="decimal"/>
      <w:pStyle w:val="3"/>
      <w:lvlText w:val="%1.%2.%3"/>
      <w:lvlJc w:val="left"/>
      <w:pPr>
        <w:tabs>
          <w:tab w:val="num" w:pos="720"/>
        </w:tabs>
        <w:ind w:left="720" w:hanging="720"/>
      </w:pPr>
      <w:rPr>
        <w:rFonts w:hint="default"/>
      </w:rPr>
    </w:lvl>
    <w:lvl w:ilvl="3">
      <w:start w:val="1"/>
      <w:numFmt w:val="decimal"/>
      <w:pStyle w:val="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077A0B6E"/>
    <w:multiLevelType w:val="hybridMultilevel"/>
    <w:tmpl w:val="6250373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0AB73D87"/>
    <w:multiLevelType w:val="hybridMultilevel"/>
    <w:tmpl w:val="8776394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CC47E47"/>
    <w:multiLevelType w:val="hybridMultilevel"/>
    <w:tmpl w:val="6EE0040C"/>
    <w:lvl w:ilvl="0" w:tplc="78BA139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15:restartNumberingAfterBreak="0">
    <w:nsid w:val="0E446B3D"/>
    <w:multiLevelType w:val="hybridMultilevel"/>
    <w:tmpl w:val="4E98B57E"/>
    <w:lvl w:ilvl="0" w:tplc="596023AE">
      <w:start w:val="1"/>
      <w:numFmt w:val="decimal"/>
      <w:lvlText w:val="%1."/>
      <w:lvlJc w:val="left"/>
      <w:pPr>
        <w:ind w:left="360" w:hanging="36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10" w15:restartNumberingAfterBreak="0">
    <w:nsid w:val="10844B2D"/>
    <w:multiLevelType w:val="hybridMultilevel"/>
    <w:tmpl w:val="A3F0A140"/>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11216554"/>
    <w:multiLevelType w:val="hybridMultilevel"/>
    <w:tmpl w:val="46E89A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7C1085B"/>
    <w:multiLevelType w:val="hybridMultilevel"/>
    <w:tmpl w:val="9580F7D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7254DA"/>
    <w:multiLevelType w:val="hybridMultilevel"/>
    <w:tmpl w:val="2376B3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844019"/>
    <w:multiLevelType w:val="hybridMultilevel"/>
    <w:tmpl w:val="84041450"/>
    <w:lvl w:ilvl="0" w:tplc="04090001">
      <w:start w:val="1"/>
      <w:numFmt w:val="bullet"/>
      <w:lvlText w:val=""/>
      <w:lvlJc w:val="left"/>
      <w:pPr>
        <w:ind w:left="1266" w:hanging="420"/>
      </w:pPr>
      <w:rPr>
        <w:rFonts w:ascii="Wingdings" w:hAnsi="Wingdings" w:hint="default"/>
      </w:rPr>
    </w:lvl>
    <w:lvl w:ilvl="1" w:tplc="04090003" w:tentative="1">
      <w:start w:val="1"/>
      <w:numFmt w:val="bullet"/>
      <w:lvlText w:val=""/>
      <w:lvlJc w:val="left"/>
      <w:pPr>
        <w:ind w:left="1686" w:hanging="420"/>
      </w:pPr>
      <w:rPr>
        <w:rFonts w:ascii="Wingdings" w:hAnsi="Wingdings" w:hint="default"/>
      </w:rPr>
    </w:lvl>
    <w:lvl w:ilvl="2" w:tplc="04090005" w:tentative="1">
      <w:start w:val="1"/>
      <w:numFmt w:val="bullet"/>
      <w:lvlText w:val=""/>
      <w:lvlJc w:val="left"/>
      <w:pPr>
        <w:ind w:left="2106" w:hanging="420"/>
      </w:pPr>
      <w:rPr>
        <w:rFonts w:ascii="Wingdings" w:hAnsi="Wingdings" w:hint="default"/>
      </w:rPr>
    </w:lvl>
    <w:lvl w:ilvl="3" w:tplc="04090001" w:tentative="1">
      <w:start w:val="1"/>
      <w:numFmt w:val="bullet"/>
      <w:lvlText w:val=""/>
      <w:lvlJc w:val="left"/>
      <w:pPr>
        <w:ind w:left="2526" w:hanging="420"/>
      </w:pPr>
      <w:rPr>
        <w:rFonts w:ascii="Wingdings" w:hAnsi="Wingdings" w:hint="default"/>
      </w:rPr>
    </w:lvl>
    <w:lvl w:ilvl="4" w:tplc="04090003" w:tentative="1">
      <w:start w:val="1"/>
      <w:numFmt w:val="bullet"/>
      <w:lvlText w:val=""/>
      <w:lvlJc w:val="left"/>
      <w:pPr>
        <w:ind w:left="2946" w:hanging="420"/>
      </w:pPr>
      <w:rPr>
        <w:rFonts w:ascii="Wingdings" w:hAnsi="Wingdings" w:hint="default"/>
      </w:rPr>
    </w:lvl>
    <w:lvl w:ilvl="5" w:tplc="04090005" w:tentative="1">
      <w:start w:val="1"/>
      <w:numFmt w:val="bullet"/>
      <w:lvlText w:val=""/>
      <w:lvlJc w:val="left"/>
      <w:pPr>
        <w:ind w:left="3366" w:hanging="420"/>
      </w:pPr>
      <w:rPr>
        <w:rFonts w:ascii="Wingdings" w:hAnsi="Wingdings" w:hint="default"/>
      </w:rPr>
    </w:lvl>
    <w:lvl w:ilvl="6" w:tplc="04090001" w:tentative="1">
      <w:start w:val="1"/>
      <w:numFmt w:val="bullet"/>
      <w:lvlText w:val=""/>
      <w:lvlJc w:val="left"/>
      <w:pPr>
        <w:ind w:left="3786" w:hanging="420"/>
      </w:pPr>
      <w:rPr>
        <w:rFonts w:ascii="Wingdings" w:hAnsi="Wingdings" w:hint="default"/>
      </w:rPr>
    </w:lvl>
    <w:lvl w:ilvl="7" w:tplc="04090003" w:tentative="1">
      <w:start w:val="1"/>
      <w:numFmt w:val="bullet"/>
      <w:lvlText w:val=""/>
      <w:lvlJc w:val="left"/>
      <w:pPr>
        <w:ind w:left="4206" w:hanging="420"/>
      </w:pPr>
      <w:rPr>
        <w:rFonts w:ascii="Wingdings" w:hAnsi="Wingdings" w:hint="default"/>
      </w:rPr>
    </w:lvl>
    <w:lvl w:ilvl="8" w:tplc="04090005" w:tentative="1">
      <w:start w:val="1"/>
      <w:numFmt w:val="bullet"/>
      <w:lvlText w:val=""/>
      <w:lvlJc w:val="left"/>
      <w:pPr>
        <w:ind w:left="4626" w:hanging="420"/>
      </w:pPr>
      <w:rPr>
        <w:rFonts w:ascii="Wingdings" w:hAnsi="Wingdings" w:hint="default"/>
      </w:rPr>
    </w:lvl>
  </w:abstractNum>
  <w:abstractNum w:abstractNumId="15" w15:restartNumberingAfterBreak="0">
    <w:nsid w:val="207861A9"/>
    <w:multiLevelType w:val="hybridMultilevel"/>
    <w:tmpl w:val="87763942"/>
    <w:lvl w:ilvl="0" w:tplc="04090011">
      <w:start w:val="1"/>
      <w:numFmt w:val="decimal"/>
      <w:lvlText w:val="%1)"/>
      <w:lvlJc w:val="left"/>
      <w:pPr>
        <w:ind w:left="868" w:hanging="360"/>
      </w:pPr>
    </w:lvl>
    <w:lvl w:ilvl="1" w:tplc="04090019" w:tentative="1">
      <w:start w:val="1"/>
      <w:numFmt w:val="lowerLetter"/>
      <w:lvlText w:val="%2."/>
      <w:lvlJc w:val="left"/>
      <w:pPr>
        <w:ind w:left="1588" w:hanging="360"/>
      </w:pPr>
    </w:lvl>
    <w:lvl w:ilvl="2" w:tplc="0409001B" w:tentative="1">
      <w:start w:val="1"/>
      <w:numFmt w:val="lowerRoman"/>
      <w:lvlText w:val="%3."/>
      <w:lvlJc w:val="right"/>
      <w:pPr>
        <w:ind w:left="2308" w:hanging="180"/>
      </w:pPr>
    </w:lvl>
    <w:lvl w:ilvl="3" w:tplc="0409000F" w:tentative="1">
      <w:start w:val="1"/>
      <w:numFmt w:val="decimal"/>
      <w:lvlText w:val="%4."/>
      <w:lvlJc w:val="left"/>
      <w:pPr>
        <w:ind w:left="3028" w:hanging="360"/>
      </w:pPr>
    </w:lvl>
    <w:lvl w:ilvl="4" w:tplc="04090019" w:tentative="1">
      <w:start w:val="1"/>
      <w:numFmt w:val="lowerLetter"/>
      <w:lvlText w:val="%5."/>
      <w:lvlJc w:val="left"/>
      <w:pPr>
        <w:ind w:left="3748" w:hanging="360"/>
      </w:pPr>
    </w:lvl>
    <w:lvl w:ilvl="5" w:tplc="0409001B" w:tentative="1">
      <w:start w:val="1"/>
      <w:numFmt w:val="lowerRoman"/>
      <w:lvlText w:val="%6."/>
      <w:lvlJc w:val="right"/>
      <w:pPr>
        <w:ind w:left="4468" w:hanging="180"/>
      </w:pPr>
    </w:lvl>
    <w:lvl w:ilvl="6" w:tplc="0409000F" w:tentative="1">
      <w:start w:val="1"/>
      <w:numFmt w:val="decimal"/>
      <w:lvlText w:val="%7."/>
      <w:lvlJc w:val="left"/>
      <w:pPr>
        <w:ind w:left="5188" w:hanging="360"/>
      </w:pPr>
    </w:lvl>
    <w:lvl w:ilvl="7" w:tplc="04090019" w:tentative="1">
      <w:start w:val="1"/>
      <w:numFmt w:val="lowerLetter"/>
      <w:lvlText w:val="%8."/>
      <w:lvlJc w:val="left"/>
      <w:pPr>
        <w:ind w:left="5908" w:hanging="360"/>
      </w:pPr>
    </w:lvl>
    <w:lvl w:ilvl="8" w:tplc="0409001B" w:tentative="1">
      <w:start w:val="1"/>
      <w:numFmt w:val="lowerRoman"/>
      <w:lvlText w:val="%9."/>
      <w:lvlJc w:val="right"/>
      <w:pPr>
        <w:ind w:left="6628" w:hanging="180"/>
      </w:pPr>
    </w:lvl>
  </w:abstractNum>
  <w:abstractNum w:abstractNumId="16" w15:restartNumberingAfterBreak="0">
    <w:nsid w:val="25641D25"/>
    <w:multiLevelType w:val="hybridMultilevel"/>
    <w:tmpl w:val="8776394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6066C97"/>
    <w:multiLevelType w:val="hybridMultilevel"/>
    <w:tmpl w:val="8C808B0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6331C55"/>
    <w:multiLevelType w:val="hybridMultilevel"/>
    <w:tmpl w:val="2F121078"/>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28E92A0E"/>
    <w:multiLevelType w:val="hybridMultilevel"/>
    <w:tmpl w:val="38BA853A"/>
    <w:lvl w:ilvl="0" w:tplc="746A9946">
      <w:start w:val="1"/>
      <w:numFmt w:val="decimal"/>
      <w:lvlText w:val="%1."/>
      <w:lvlJc w:val="left"/>
      <w:pPr>
        <w:ind w:left="720" w:hanging="360"/>
      </w:pPr>
      <w:rPr>
        <w:rFonts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FA7BE0"/>
    <w:multiLevelType w:val="hybridMultilevel"/>
    <w:tmpl w:val="9580F7D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C6C6C38"/>
    <w:multiLevelType w:val="hybridMultilevel"/>
    <w:tmpl w:val="9580F7D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CBB41C6"/>
    <w:multiLevelType w:val="hybridMultilevel"/>
    <w:tmpl w:val="87763942"/>
    <w:lvl w:ilvl="0" w:tplc="04090011">
      <w:start w:val="1"/>
      <w:numFmt w:val="decimal"/>
      <w:lvlText w:val="%1)"/>
      <w:lvlJc w:val="left"/>
      <w:pPr>
        <w:ind w:left="868" w:hanging="360"/>
      </w:pPr>
    </w:lvl>
    <w:lvl w:ilvl="1" w:tplc="04090019" w:tentative="1">
      <w:start w:val="1"/>
      <w:numFmt w:val="lowerLetter"/>
      <w:lvlText w:val="%2."/>
      <w:lvlJc w:val="left"/>
      <w:pPr>
        <w:ind w:left="1588" w:hanging="360"/>
      </w:pPr>
    </w:lvl>
    <w:lvl w:ilvl="2" w:tplc="0409001B" w:tentative="1">
      <w:start w:val="1"/>
      <w:numFmt w:val="lowerRoman"/>
      <w:lvlText w:val="%3."/>
      <w:lvlJc w:val="right"/>
      <w:pPr>
        <w:ind w:left="2308" w:hanging="180"/>
      </w:pPr>
    </w:lvl>
    <w:lvl w:ilvl="3" w:tplc="0409000F" w:tentative="1">
      <w:start w:val="1"/>
      <w:numFmt w:val="decimal"/>
      <w:lvlText w:val="%4."/>
      <w:lvlJc w:val="left"/>
      <w:pPr>
        <w:ind w:left="3028" w:hanging="360"/>
      </w:pPr>
    </w:lvl>
    <w:lvl w:ilvl="4" w:tplc="04090019" w:tentative="1">
      <w:start w:val="1"/>
      <w:numFmt w:val="lowerLetter"/>
      <w:lvlText w:val="%5."/>
      <w:lvlJc w:val="left"/>
      <w:pPr>
        <w:ind w:left="3748" w:hanging="360"/>
      </w:pPr>
    </w:lvl>
    <w:lvl w:ilvl="5" w:tplc="0409001B" w:tentative="1">
      <w:start w:val="1"/>
      <w:numFmt w:val="lowerRoman"/>
      <w:lvlText w:val="%6."/>
      <w:lvlJc w:val="right"/>
      <w:pPr>
        <w:ind w:left="4468" w:hanging="180"/>
      </w:pPr>
    </w:lvl>
    <w:lvl w:ilvl="6" w:tplc="0409000F" w:tentative="1">
      <w:start w:val="1"/>
      <w:numFmt w:val="decimal"/>
      <w:lvlText w:val="%7."/>
      <w:lvlJc w:val="left"/>
      <w:pPr>
        <w:ind w:left="5188" w:hanging="360"/>
      </w:pPr>
    </w:lvl>
    <w:lvl w:ilvl="7" w:tplc="04090019" w:tentative="1">
      <w:start w:val="1"/>
      <w:numFmt w:val="lowerLetter"/>
      <w:lvlText w:val="%8."/>
      <w:lvlJc w:val="left"/>
      <w:pPr>
        <w:ind w:left="5908" w:hanging="360"/>
      </w:pPr>
    </w:lvl>
    <w:lvl w:ilvl="8" w:tplc="0409001B" w:tentative="1">
      <w:start w:val="1"/>
      <w:numFmt w:val="lowerRoman"/>
      <w:lvlText w:val="%9."/>
      <w:lvlJc w:val="right"/>
      <w:pPr>
        <w:ind w:left="6628" w:hanging="180"/>
      </w:pPr>
    </w:lvl>
  </w:abstractNum>
  <w:abstractNum w:abstractNumId="23" w15:restartNumberingAfterBreak="0">
    <w:nsid w:val="301D7A21"/>
    <w:multiLevelType w:val="hybridMultilevel"/>
    <w:tmpl w:val="2ABE374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0CE0AE3"/>
    <w:multiLevelType w:val="hybridMultilevel"/>
    <w:tmpl w:val="9580F7D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1BB1EDF"/>
    <w:multiLevelType w:val="hybridMultilevel"/>
    <w:tmpl w:val="A3F0A1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35571565"/>
    <w:multiLevelType w:val="hybridMultilevel"/>
    <w:tmpl w:val="8C808B0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36B90974"/>
    <w:multiLevelType w:val="hybridMultilevel"/>
    <w:tmpl w:val="8C808B0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381D5FF4"/>
    <w:multiLevelType w:val="hybridMultilevel"/>
    <w:tmpl w:val="9580F7D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964732B"/>
    <w:multiLevelType w:val="hybridMultilevel"/>
    <w:tmpl w:val="8776394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39DE4640"/>
    <w:multiLevelType w:val="hybridMultilevel"/>
    <w:tmpl w:val="46E89A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3E766812"/>
    <w:multiLevelType w:val="hybridMultilevel"/>
    <w:tmpl w:val="A11C5D3A"/>
    <w:lvl w:ilvl="0" w:tplc="DFC41D68">
      <w:start w:val="1"/>
      <w:numFmt w:val="decimal"/>
      <w:lvlText w:val="%1)"/>
      <w:lvlJc w:val="left"/>
      <w:pPr>
        <w:ind w:left="1080" w:hanging="360"/>
      </w:pPr>
      <w:rPr>
        <w:strike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103577A"/>
    <w:multiLevelType w:val="hybridMultilevel"/>
    <w:tmpl w:val="46E89A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418715ED"/>
    <w:multiLevelType w:val="hybridMultilevel"/>
    <w:tmpl w:val="A3D257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1DC5667"/>
    <w:multiLevelType w:val="hybridMultilevel"/>
    <w:tmpl w:val="8776394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44472776"/>
    <w:multiLevelType w:val="hybridMultilevel"/>
    <w:tmpl w:val="87763942"/>
    <w:lvl w:ilvl="0" w:tplc="04090011">
      <w:start w:val="1"/>
      <w:numFmt w:val="decimal"/>
      <w:lvlText w:val="%1)"/>
      <w:lvlJc w:val="left"/>
      <w:pPr>
        <w:ind w:left="868" w:hanging="360"/>
      </w:pPr>
    </w:lvl>
    <w:lvl w:ilvl="1" w:tplc="04090019" w:tentative="1">
      <w:start w:val="1"/>
      <w:numFmt w:val="lowerLetter"/>
      <w:lvlText w:val="%2."/>
      <w:lvlJc w:val="left"/>
      <w:pPr>
        <w:ind w:left="1588" w:hanging="360"/>
      </w:pPr>
    </w:lvl>
    <w:lvl w:ilvl="2" w:tplc="0409001B" w:tentative="1">
      <w:start w:val="1"/>
      <w:numFmt w:val="lowerRoman"/>
      <w:lvlText w:val="%3."/>
      <w:lvlJc w:val="right"/>
      <w:pPr>
        <w:ind w:left="2308" w:hanging="180"/>
      </w:pPr>
    </w:lvl>
    <w:lvl w:ilvl="3" w:tplc="0409000F" w:tentative="1">
      <w:start w:val="1"/>
      <w:numFmt w:val="decimal"/>
      <w:lvlText w:val="%4."/>
      <w:lvlJc w:val="left"/>
      <w:pPr>
        <w:ind w:left="3028" w:hanging="360"/>
      </w:pPr>
    </w:lvl>
    <w:lvl w:ilvl="4" w:tplc="04090019" w:tentative="1">
      <w:start w:val="1"/>
      <w:numFmt w:val="lowerLetter"/>
      <w:lvlText w:val="%5."/>
      <w:lvlJc w:val="left"/>
      <w:pPr>
        <w:ind w:left="3748" w:hanging="360"/>
      </w:pPr>
    </w:lvl>
    <w:lvl w:ilvl="5" w:tplc="0409001B" w:tentative="1">
      <w:start w:val="1"/>
      <w:numFmt w:val="lowerRoman"/>
      <w:lvlText w:val="%6."/>
      <w:lvlJc w:val="right"/>
      <w:pPr>
        <w:ind w:left="4468" w:hanging="180"/>
      </w:pPr>
    </w:lvl>
    <w:lvl w:ilvl="6" w:tplc="0409000F" w:tentative="1">
      <w:start w:val="1"/>
      <w:numFmt w:val="decimal"/>
      <w:lvlText w:val="%7."/>
      <w:lvlJc w:val="left"/>
      <w:pPr>
        <w:ind w:left="5188" w:hanging="360"/>
      </w:pPr>
    </w:lvl>
    <w:lvl w:ilvl="7" w:tplc="04090019" w:tentative="1">
      <w:start w:val="1"/>
      <w:numFmt w:val="lowerLetter"/>
      <w:lvlText w:val="%8."/>
      <w:lvlJc w:val="left"/>
      <w:pPr>
        <w:ind w:left="5908" w:hanging="360"/>
      </w:pPr>
    </w:lvl>
    <w:lvl w:ilvl="8" w:tplc="0409001B" w:tentative="1">
      <w:start w:val="1"/>
      <w:numFmt w:val="lowerRoman"/>
      <w:lvlText w:val="%9."/>
      <w:lvlJc w:val="right"/>
      <w:pPr>
        <w:ind w:left="6628" w:hanging="180"/>
      </w:pPr>
    </w:lvl>
  </w:abstractNum>
  <w:abstractNum w:abstractNumId="36" w15:restartNumberingAfterBreak="0">
    <w:nsid w:val="44BF1FBD"/>
    <w:multiLevelType w:val="hybridMultilevel"/>
    <w:tmpl w:val="46E89A1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7" w15:restartNumberingAfterBreak="0">
    <w:nsid w:val="46585454"/>
    <w:multiLevelType w:val="hybridMultilevel"/>
    <w:tmpl w:val="DE2E4E14"/>
    <w:lvl w:ilvl="0" w:tplc="A0FC7486">
      <w:start w:val="1"/>
      <w:numFmt w:val="bullet"/>
      <w:lvlText w:val=""/>
      <w:lvlJc w:val="left"/>
      <w:pPr>
        <w:ind w:left="360" w:hanging="360"/>
      </w:pPr>
      <w:rPr>
        <w:rFonts w:ascii="Wingdings" w:eastAsia="宋体" w:hAnsi="Wingdings" w:hint="default"/>
      </w:rPr>
    </w:lvl>
    <w:lvl w:ilvl="1" w:tplc="596023AE">
      <w:start w:val="1"/>
      <w:numFmt w:val="decimal"/>
      <w:lvlText w:val="%2."/>
      <w:lvlJc w:val="left"/>
      <w:pPr>
        <w:ind w:left="840" w:hanging="420"/>
      </w:pPr>
      <w:rPr>
        <w:rFonts w:cs="Times New Roman"/>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38" w15:restartNumberingAfterBreak="0">
    <w:nsid w:val="47DA2930"/>
    <w:multiLevelType w:val="hybridMultilevel"/>
    <w:tmpl w:val="87763942"/>
    <w:lvl w:ilvl="0" w:tplc="04090011">
      <w:start w:val="1"/>
      <w:numFmt w:val="decimal"/>
      <w:lvlText w:val="%1)"/>
      <w:lvlJc w:val="left"/>
      <w:pPr>
        <w:ind w:left="868" w:hanging="360"/>
      </w:pPr>
    </w:lvl>
    <w:lvl w:ilvl="1" w:tplc="04090019" w:tentative="1">
      <w:start w:val="1"/>
      <w:numFmt w:val="lowerLetter"/>
      <w:lvlText w:val="%2."/>
      <w:lvlJc w:val="left"/>
      <w:pPr>
        <w:ind w:left="1588" w:hanging="360"/>
      </w:pPr>
    </w:lvl>
    <w:lvl w:ilvl="2" w:tplc="0409001B" w:tentative="1">
      <w:start w:val="1"/>
      <w:numFmt w:val="lowerRoman"/>
      <w:lvlText w:val="%3."/>
      <w:lvlJc w:val="right"/>
      <w:pPr>
        <w:ind w:left="2308" w:hanging="180"/>
      </w:pPr>
    </w:lvl>
    <w:lvl w:ilvl="3" w:tplc="0409000F" w:tentative="1">
      <w:start w:val="1"/>
      <w:numFmt w:val="decimal"/>
      <w:lvlText w:val="%4."/>
      <w:lvlJc w:val="left"/>
      <w:pPr>
        <w:ind w:left="3028" w:hanging="360"/>
      </w:pPr>
    </w:lvl>
    <w:lvl w:ilvl="4" w:tplc="04090019" w:tentative="1">
      <w:start w:val="1"/>
      <w:numFmt w:val="lowerLetter"/>
      <w:lvlText w:val="%5."/>
      <w:lvlJc w:val="left"/>
      <w:pPr>
        <w:ind w:left="3748" w:hanging="360"/>
      </w:pPr>
    </w:lvl>
    <w:lvl w:ilvl="5" w:tplc="0409001B" w:tentative="1">
      <w:start w:val="1"/>
      <w:numFmt w:val="lowerRoman"/>
      <w:lvlText w:val="%6."/>
      <w:lvlJc w:val="right"/>
      <w:pPr>
        <w:ind w:left="4468" w:hanging="180"/>
      </w:pPr>
    </w:lvl>
    <w:lvl w:ilvl="6" w:tplc="0409000F" w:tentative="1">
      <w:start w:val="1"/>
      <w:numFmt w:val="decimal"/>
      <w:lvlText w:val="%7."/>
      <w:lvlJc w:val="left"/>
      <w:pPr>
        <w:ind w:left="5188" w:hanging="360"/>
      </w:pPr>
    </w:lvl>
    <w:lvl w:ilvl="7" w:tplc="04090019" w:tentative="1">
      <w:start w:val="1"/>
      <w:numFmt w:val="lowerLetter"/>
      <w:lvlText w:val="%8."/>
      <w:lvlJc w:val="left"/>
      <w:pPr>
        <w:ind w:left="5908" w:hanging="360"/>
      </w:pPr>
    </w:lvl>
    <w:lvl w:ilvl="8" w:tplc="0409001B" w:tentative="1">
      <w:start w:val="1"/>
      <w:numFmt w:val="lowerRoman"/>
      <w:lvlText w:val="%9."/>
      <w:lvlJc w:val="right"/>
      <w:pPr>
        <w:ind w:left="6628" w:hanging="180"/>
      </w:pPr>
    </w:lvl>
  </w:abstractNum>
  <w:abstractNum w:abstractNumId="39" w15:restartNumberingAfterBreak="0">
    <w:nsid w:val="49934033"/>
    <w:multiLevelType w:val="hybridMultilevel"/>
    <w:tmpl w:val="38BA853A"/>
    <w:lvl w:ilvl="0" w:tplc="746A9946">
      <w:start w:val="1"/>
      <w:numFmt w:val="decimal"/>
      <w:lvlText w:val="%1."/>
      <w:lvlJc w:val="left"/>
      <w:pPr>
        <w:ind w:left="720" w:hanging="360"/>
      </w:pPr>
      <w:rPr>
        <w:rFonts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CDB240D"/>
    <w:multiLevelType w:val="hybridMultilevel"/>
    <w:tmpl w:val="615ED2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522636E8"/>
    <w:multiLevelType w:val="hybridMultilevel"/>
    <w:tmpl w:val="611A9CF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2387F73"/>
    <w:multiLevelType w:val="hybridMultilevel"/>
    <w:tmpl w:val="8776394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52693B85"/>
    <w:multiLevelType w:val="hybridMultilevel"/>
    <w:tmpl w:val="FEEA1CFE"/>
    <w:lvl w:ilvl="0" w:tplc="746A9946">
      <w:start w:val="1"/>
      <w:numFmt w:val="decimal"/>
      <w:lvlText w:val="%1."/>
      <w:lvlJc w:val="left"/>
      <w:pPr>
        <w:ind w:left="720" w:hanging="360"/>
      </w:pPr>
      <w:rPr>
        <w:rFonts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2D049B8"/>
    <w:multiLevelType w:val="hybridMultilevel"/>
    <w:tmpl w:val="6EE0040C"/>
    <w:lvl w:ilvl="0" w:tplc="78BA139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5" w15:restartNumberingAfterBreak="0">
    <w:nsid w:val="55EC7622"/>
    <w:multiLevelType w:val="hybridMultilevel"/>
    <w:tmpl w:val="6B3EA7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69E20DF"/>
    <w:multiLevelType w:val="hybridMultilevel"/>
    <w:tmpl w:val="46E89A1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7" w15:restartNumberingAfterBreak="0">
    <w:nsid w:val="579E18BD"/>
    <w:multiLevelType w:val="hybridMultilevel"/>
    <w:tmpl w:val="79EA9EF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58882961"/>
    <w:multiLevelType w:val="hybridMultilevel"/>
    <w:tmpl w:val="9580F7D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94861C1"/>
    <w:multiLevelType w:val="hybridMultilevel"/>
    <w:tmpl w:val="9580F7D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A1523B8"/>
    <w:multiLevelType w:val="hybridMultilevel"/>
    <w:tmpl w:val="9580F7D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04C0C90"/>
    <w:multiLevelType w:val="hybridMultilevel"/>
    <w:tmpl w:val="8C808B0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60DB7109"/>
    <w:multiLevelType w:val="hybridMultilevel"/>
    <w:tmpl w:val="8C808B0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62D375F3"/>
    <w:multiLevelType w:val="hybridMultilevel"/>
    <w:tmpl w:val="26ACDC94"/>
    <w:lvl w:ilvl="0" w:tplc="BEE298A4">
      <w:start w:val="1"/>
      <w:numFmt w:val="decimal"/>
      <w:lvlText w:val="%1)"/>
      <w:lvlJc w:val="left"/>
      <w:pPr>
        <w:ind w:left="444" w:hanging="360"/>
      </w:pPr>
      <w:rPr>
        <w:strike w:val="0"/>
      </w:rPr>
    </w:lvl>
    <w:lvl w:ilvl="1" w:tplc="04090019" w:tentative="1">
      <w:start w:val="1"/>
      <w:numFmt w:val="lowerLetter"/>
      <w:lvlText w:val="%2."/>
      <w:lvlJc w:val="left"/>
      <w:pPr>
        <w:ind w:left="1164" w:hanging="360"/>
      </w:pPr>
    </w:lvl>
    <w:lvl w:ilvl="2" w:tplc="0409001B" w:tentative="1">
      <w:start w:val="1"/>
      <w:numFmt w:val="lowerRoman"/>
      <w:lvlText w:val="%3."/>
      <w:lvlJc w:val="right"/>
      <w:pPr>
        <w:ind w:left="1884" w:hanging="180"/>
      </w:pPr>
    </w:lvl>
    <w:lvl w:ilvl="3" w:tplc="0409000F" w:tentative="1">
      <w:start w:val="1"/>
      <w:numFmt w:val="decimal"/>
      <w:lvlText w:val="%4."/>
      <w:lvlJc w:val="left"/>
      <w:pPr>
        <w:ind w:left="2604" w:hanging="360"/>
      </w:pPr>
    </w:lvl>
    <w:lvl w:ilvl="4" w:tplc="04090019" w:tentative="1">
      <w:start w:val="1"/>
      <w:numFmt w:val="lowerLetter"/>
      <w:lvlText w:val="%5."/>
      <w:lvlJc w:val="left"/>
      <w:pPr>
        <w:ind w:left="3324" w:hanging="360"/>
      </w:pPr>
    </w:lvl>
    <w:lvl w:ilvl="5" w:tplc="0409001B" w:tentative="1">
      <w:start w:val="1"/>
      <w:numFmt w:val="lowerRoman"/>
      <w:lvlText w:val="%6."/>
      <w:lvlJc w:val="right"/>
      <w:pPr>
        <w:ind w:left="4044" w:hanging="180"/>
      </w:pPr>
    </w:lvl>
    <w:lvl w:ilvl="6" w:tplc="0409000F" w:tentative="1">
      <w:start w:val="1"/>
      <w:numFmt w:val="decimal"/>
      <w:lvlText w:val="%7."/>
      <w:lvlJc w:val="left"/>
      <w:pPr>
        <w:ind w:left="4764" w:hanging="360"/>
      </w:pPr>
    </w:lvl>
    <w:lvl w:ilvl="7" w:tplc="04090019" w:tentative="1">
      <w:start w:val="1"/>
      <w:numFmt w:val="lowerLetter"/>
      <w:lvlText w:val="%8."/>
      <w:lvlJc w:val="left"/>
      <w:pPr>
        <w:ind w:left="5484" w:hanging="360"/>
      </w:pPr>
    </w:lvl>
    <w:lvl w:ilvl="8" w:tplc="0409001B" w:tentative="1">
      <w:start w:val="1"/>
      <w:numFmt w:val="lowerRoman"/>
      <w:lvlText w:val="%9."/>
      <w:lvlJc w:val="right"/>
      <w:pPr>
        <w:ind w:left="6204" w:hanging="180"/>
      </w:pPr>
    </w:lvl>
  </w:abstractNum>
  <w:abstractNum w:abstractNumId="54" w15:restartNumberingAfterBreak="0">
    <w:nsid w:val="64556B41"/>
    <w:multiLevelType w:val="hybridMultilevel"/>
    <w:tmpl w:val="87763942"/>
    <w:lvl w:ilvl="0" w:tplc="04090011">
      <w:start w:val="1"/>
      <w:numFmt w:val="decimal"/>
      <w:lvlText w:val="%1)"/>
      <w:lvlJc w:val="left"/>
      <w:pPr>
        <w:ind w:left="-192" w:hanging="360"/>
      </w:pPr>
    </w:lvl>
    <w:lvl w:ilvl="1" w:tplc="04090019" w:tentative="1">
      <w:start w:val="1"/>
      <w:numFmt w:val="lowerLetter"/>
      <w:lvlText w:val="%2."/>
      <w:lvlJc w:val="left"/>
      <w:pPr>
        <w:ind w:left="528" w:hanging="360"/>
      </w:pPr>
    </w:lvl>
    <w:lvl w:ilvl="2" w:tplc="0409001B" w:tentative="1">
      <w:start w:val="1"/>
      <w:numFmt w:val="lowerRoman"/>
      <w:lvlText w:val="%3."/>
      <w:lvlJc w:val="right"/>
      <w:pPr>
        <w:ind w:left="1248" w:hanging="180"/>
      </w:pPr>
    </w:lvl>
    <w:lvl w:ilvl="3" w:tplc="0409000F" w:tentative="1">
      <w:start w:val="1"/>
      <w:numFmt w:val="decimal"/>
      <w:lvlText w:val="%4."/>
      <w:lvlJc w:val="left"/>
      <w:pPr>
        <w:ind w:left="1968" w:hanging="360"/>
      </w:pPr>
    </w:lvl>
    <w:lvl w:ilvl="4" w:tplc="04090019" w:tentative="1">
      <w:start w:val="1"/>
      <w:numFmt w:val="lowerLetter"/>
      <w:lvlText w:val="%5."/>
      <w:lvlJc w:val="left"/>
      <w:pPr>
        <w:ind w:left="2688" w:hanging="360"/>
      </w:pPr>
    </w:lvl>
    <w:lvl w:ilvl="5" w:tplc="0409001B" w:tentative="1">
      <w:start w:val="1"/>
      <w:numFmt w:val="lowerRoman"/>
      <w:lvlText w:val="%6."/>
      <w:lvlJc w:val="right"/>
      <w:pPr>
        <w:ind w:left="3408" w:hanging="180"/>
      </w:pPr>
    </w:lvl>
    <w:lvl w:ilvl="6" w:tplc="0409000F" w:tentative="1">
      <w:start w:val="1"/>
      <w:numFmt w:val="decimal"/>
      <w:lvlText w:val="%7."/>
      <w:lvlJc w:val="left"/>
      <w:pPr>
        <w:ind w:left="4128" w:hanging="360"/>
      </w:pPr>
    </w:lvl>
    <w:lvl w:ilvl="7" w:tplc="04090019" w:tentative="1">
      <w:start w:val="1"/>
      <w:numFmt w:val="lowerLetter"/>
      <w:lvlText w:val="%8."/>
      <w:lvlJc w:val="left"/>
      <w:pPr>
        <w:ind w:left="4848" w:hanging="360"/>
      </w:pPr>
    </w:lvl>
    <w:lvl w:ilvl="8" w:tplc="0409001B" w:tentative="1">
      <w:start w:val="1"/>
      <w:numFmt w:val="lowerRoman"/>
      <w:lvlText w:val="%9."/>
      <w:lvlJc w:val="right"/>
      <w:pPr>
        <w:ind w:left="5568" w:hanging="180"/>
      </w:pPr>
    </w:lvl>
  </w:abstractNum>
  <w:abstractNum w:abstractNumId="55" w15:restartNumberingAfterBreak="0">
    <w:nsid w:val="6D8432BE"/>
    <w:multiLevelType w:val="hybridMultilevel"/>
    <w:tmpl w:val="8C808B0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6E32325E"/>
    <w:multiLevelType w:val="hybridMultilevel"/>
    <w:tmpl w:val="6250373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7" w15:restartNumberingAfterBreak="0">
    <w:nsid w:val="73206298"/>
    <w:multiLevelType w:val="singleLevel"/>
    <w:tmpl w:val="2B20B1F4"/>
    <w:lvl w:ilvl="0">
      <w:start w:val="1"/>
      <w:numFmt w:val="bullet"/>
      <w:pStyle w:val="zHelpBulleted"/>
      <w:lvlText w:val=""/>
      <w:lvlJc w:val="left"/>
      <w:pPr>
        <w:tabs>
          <w:tab w:val="num" w:pos="360"/>
        </w:tabs>
        <w:ind w:left="360" w:hanging="360"/>
      </w:pPr>
      <w:rPr>
        <w:rFonts w:ascii="Symbol" w:hAnsi="Symbol" w:hint="default"/>
      </w:rPr>
    </w:lvl>
  </w:abstractNum>
  <w:abstractNum w:abstractNumId="58" w15:restartNumberingAfterBreak="0">
    <w:nsid w:val="73CD4514"/>
    <w:multiLevelType w:val="hybridMultilevel"/>
    <w:tmpl w:val="46E89A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 w15:restartNumberingAfterBreak="0">
    <w:nsid w:val="75E054FD"/>
    <w:multiLevelType w:val="hybridMultilevel"/>
    <w:tmpl w:val="2376B3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7926861"/>
    <w:multiLevelType w:val="hybridMultilevel"/>
    <w:tmpl w:val="8C808B0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9685A5D"/>
    <w:multiLevelType w:val="hybridMultilevel"/>
    <w:tmpl w:val="8C808B0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 w15:restartNumberingAfterBreak="0">
    <w:nsid w:val="7BA244CB"/>
    <w:multiLevelType w:val="hybridMultilevel"/>
    <w:tmpl w:val="452633FE"/>
    <w:lvl w:ilvl="0" w:tplc="1696D5F8">
      <w:start w:val="1"/>
      <w:numFmt w:val="decimal"/>
      <w:lvlText w:val="%1)"/>
      <w:lvlJc w:val="left"/>
      <w:pPr>
        <w:ind w:left="804" w:hanging="360"/>
      </w:pPr>
      <w:rPr>
        <w:strike w:val="0"/>
      </w:rPr>
    </w:lvl>
    <w:lvl w:ilvl="1" w:tplc="04090019" w:tentative="1">
      <w:start w:val="1"/>
      <w:numFmt w:val="lowerLetter"/>
      <w:lvlText w:val="%2."/>
      <w:lvlJc w:val="left"/>
      <w:pPr>
        <w:ind w:left="1524" w:hanging="360"/>
      </w:pPr>
    </w:lvl>
    <w:lvl w:ilvl="2" w:tplc="0409001B" w:tentative="1">
      <w:start w:val="1"/>
      <w:numFmt w:val="lowerRoman"/>
      <w:lvlText w:val="%3."/>
      <w:lvlJc w:val="right"/>
      <w:pPr>
        <w:ind w:left="2244" w:hanging="180"/>
      </w:pPr>
    </w:lvl>
    <w:lvl w:ilvl="3" w:tplc="0409000F" w:tentative="1">
      <w:start w:val="1"/>
      <w:numFmt w:val="decimal"/>
      <w:lvlText w:val="%4."/>
      <w:lvlJc w:val="left"/>
      <w:pPr>
        <w:ind w:left="2964" w:hanging="360"/>
      </w:pPr>
    </w:lvl>
    <w:lvl w:ilvl="4" w:tplc="04090019" w:tentative="1">
      <w:start w:val="1"/>
      <w:numFmt w:val="lowerLetter"/>
      <w:lvlText w:val="%5."/>
      <w:lvlJc w:val="left"/>
      <w:pPr>
        <w:ind w:left="3684" w:hanging="360"/>
      </w:pPr>
    </w:lvl>
    <w:lvl w:ilvl="5" w:tplc="0409001B" w:tentative="1">
      <w:start w:val="1"/>
      <w:numFmt w:val="lowerRoman"/>
      <w:lvlText w:val="%6."/>
      <w:lvlJc w:val="right"/>
      <w:pPr>
        <w:ind w:left="4404" w:hanging="180"/>
      </w:pPr>
    </w:lvl>
    <w:lvl w:ilvl="6" w:tplc="0409000F" w:tentative="1">
      <w:start w:val="1"/>
      <w:numFmt w:val="decimal"/>
      <w:lvlText w:val="%7."/>
      <w:lvlJc w:val="left"/>
      <w:pPr>
        <w:ind w:left="5124" w:hanging="360"/>
      </w:pPr>
    </w:lvl>
    <w:lvl w:ilvl="7" w:tplc="04090019" w:tentative="1">
      <w:start w:val="1"/>
      <w:numFmt w:val="lowerLetter"/>
      <w:lvlText w:val="%8."/>
      <w:lvlJc w:val="left"/>
      <w:pPr>
        <w:ind w:left="5844" w:hanging="360"/>
      </w:pPr>
    </w:lvl>
    <w:lvl w:ilvl="8" w:tplc="0409001B" w:tentative="1">
      <w:start w:val="1"/>
      <w:numFmt w:val="lowerRoman"/>
      <w:lvlText w:val="%9."/>
      <w:lvlJc w:val="right"/>
      <w:pPr>
        <w:ind w:left="6564" w:hanging="180"/>
      </w:pPr>
    </w:lvl>
  </w:abstractNum>
  <w:abstractNum w:abstractNumId="63" w15:restartNumberingAfterBreak="0">
    <w:nsid w:val="7D904940"/>
    <w:multiLevelType w:val="hybridMultilevel"/>
    <w:tmpl w:val="E5EACC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7"/>
  </w:num>
  <w:num w:numId="2">
    <w:abstractNumId w:val="59"/>
  </w:num>
  <w:num w:numId="3">
    <w:abstractNumId w:val="19"/>
  </w:num>
  <w:num w:numId="4">
    <w:abstractNumId w:val="43"/>
  </w:num>
  <w:num w:numId="5">
    <w:abstractNumId w:val="29"/>
  </w:num>
  <w:num w:numId="6">
    <w:abstractNumId w:val="39"/>
  </w:num>
  <w:num w:numId="7">
    <w:abstractNumId w:val="24"/>
  </w:num>
  <w:num w:numId="8">
    <w:abstractNumId w:val="63"/>
  </w:num>
  <w:num w:numId="9">
    <w:abstractNumId w:val="45"/>
  </w:num>
  <w:num w:numId="10">
    <w:abstractNumId w:val="5"/>
  </w:num>
  <w:num w:numId="11">
    <w:abstractNumId w:val="4"/>
  </w:num>
  <w:num w:numId="12">
    <w:abstractNumId w:val="40"/>
  </w:num>
  <w:num w:numId="13">
    <w:abstractNumId w:val="27"/>
  </w:num>
  <w:num w:numId="14">
    <w:abstractNumId w:val="13"/>
  </w:num>
  <w:num w:numId="15">
    <w:abstractNumId w:val="1"/>
  </w:num>
  <w:num w:numId="16">
    <w:abstractNumId w:val="34"/>
  </w:num>
  <w:num w:numId="17">
    <w:abstractNumId w:val="32"/>
  </w:num>
  <w:num w:numId="18">
    <w:abstractNumId w:val="31"/>
  </w:num>
  <w:num w:numId="19">
    <w:abstractNumId w:val="30"/>
  </w:num>
  <w:num w:numId="20">
    <w:abstractNumId w:val="54"/>
  </w:num>
  <w:num w:numId="21">
    <w:abstractNumId w:val="10"/>
  </w:num>
  <w:num w:numId="22">
    <w:abstractNumId w:val="58"/>
  </w:num>
  <w:num w:numId="23">
    <w:abstractNumId w:val="35"/>
  </w:num>
  <w:num w:numId="24">
    <w:abstractNumId w:val="15"/>
  </w:num>
  <w:num w:numId="25">
    <w:abstractNumId w:val="46"/>
  </w:num>
  <w:num w:numId="26">
    <w:abstractNumId w:val="44"/>
  </w:num>
  <w:num w:numId="27">
    <w:abstractNumId w:val="8"/>
  </w:num>
  <w:num w:numId="28">
    <w:abstractNumId w:val="7"/>
  </w:num>
  <w:num w:numId="29">
    <w:abstractNumId w:val="36"/>
  </w:num>
  <w:num w:numId="30">
    <w:abstractNumId w:val="11"/>
  </w:num>
  <w:num w:numId="31">
    <w:abstractNumId w:val="38"/>
  </w:num>
  <w:num w:numId="32">
    <w:abstractNumId w:val="53"/>
  </w:num>
  <w:num w:numId="33">
    <w:abstractNumId w:val="22"/>
  </w:num>
  <w:num w:numId="34">
    <w:abstractNumId w:val="51"/>
  </w:num>
  <w:num w:numId="35">
    <w:abstractNumId w:val="48"/>
  </w:num>
  <w:num w:numId="36">
    <w:abstractNumId w:val="0"/>
  </w:num>
  <w:num w:numId="37">
    <w:abstractNumId w:val="50"/>
  </w:num>
  <w:num w:numId="38">
    <w:abstractNumId w:val="17"/>
  </w:num>
  <w:num w:numId="39">
    <w:abstractNumId w:val="21"/>
  </w:num>
  <w:num w:numId="40">
    <w:abstractNumId w:val="55"/>
  </w:num>
  <w:num w:numId="41">
    <w:abstractNumId w:val="26"/>
  </w:num>
  <w:num w:numId="42">
    <w:abstractNumId w:val="60"/>
  </w:num>
  <w:num w:numId="43">
    <w:abstractNumId w:val="61"/>
  </w:num>
  <w:num w:numId="44">
    <w:abstractNumId w:val="49"/>
  </w:num>
  <w:num w:numId="45">
    <w:abstractNumId w:val="20"/>
  </w:num>
  <w:num w:numId="46">
    <w:abstractNumId w:val="2"/>
  </w:num>
  <w:num w:numId="47">
    <w:abstractNumId w:val="52"/>
  </w:num>
  <w:num w:numId="48">
    <w:abstractNumId w:val="12"/>
  </w:num>
  <w:num w:numId="49">
    <w:abstractNumId w:val="28"/>
  </w:num>
  <w:num w:numId="50">
    <w:abstractNumId w:val="47"/>
  </w:num>
  <w:num w:numId="51">
    <w:abstractNumId w:val="62"/>
  </w:num>
  <w:num w:numId="52">
    <w:abstractNumId w:val="23"/>
  </w:num>
  <w:num w:numId="53">
    <w:abstractNumId w:val="33"/>
  </w:num>
  <w:num w:numId="54">
    <w:abstractNumId w:val="3"/>
  </w:num>
  <w:num w:numId="55">
    <w:abstractNumId w:val="41"/>
  </w:num>
  <w:num w:numId="56">
    <w:abstractNumId w:val="18"/>
  </w:num>
  <w:num w:numId="57">
    <w:abstractNumId w:val="56"/>
  </w:num>
  <w:num w:numId="5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37"/>
    <w:lvlOverride w:ilvl="0"/>
    <w:lvlOverride w:ilvl="1">
      <w:startOverride w:val="1"/>
    </w:lvlOverride>
    <w:lvlOverride w:ilvl="2"/>
    <w:lvlOverride w:ilvl="3"/>
    <w:lvlOverride w:ilvl="4"/>
    <w:lvlOverride w:ilvl="5"/>
    <w:lvlOverride w:ilvl="6"/>
    <w:lvlOverride w:ilvl="7"/>
    <w:lvlOverride w:ilvl="8"/>
  </w:num>
  <w:num w:numId="60">
    <w:abstractNumId w:val="6"/>
  </w:num>
  <w:num w:numId="61">
    <w:abstractNumId w:val="14"/>
  </w:num>
  <w:num w:numId="62">
    <w:abstractNumId w:val="16"/>
  </w:num>
  <w:num w:numId="63">
    <w:abstractNumId w:val="42"/>
  </w:num>
  <w:num w:numId="64">
    <w:abstractNumId w:val="25"/>
  </w:num>
  <w:numIdMacAtCleanup w:val="55"/>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i, Paul(Peng)">
    <w15:presenceInfo w15:providerId="AD" w15:userId="S-1-5-21-3885628404-3467792289-2645945612-40264"/>
  </w15:person>
  <w15:person w15:author="Liu, April(Yuanyuan)">
    <w15:presenceInfo w15:providerId="AD" w15:userId="S-1-5-21-3885628404-3467792289-2645945612-226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651C"/>
    <w:rsid w:val="00000FB3"/>
    <w:rsid w:val="00002373"/>
    <w:rsid w:val="00002ABA"/>
    <w:rsid w:val="00002DF7"/>
    <w:rsid w:val="00002EF4"/>
    <w:rsid w:val="000140CB"/>
    <w:rsid w:val="000315B7"/>
    <w:rsid w:val="00037C7D"/>
    <w:rsid w:val="00045C81"/>
    <w:rsid w:val="00046B5A"/>
    <w:rsid w:val="00055F93"/>
    <w:rsid w:val="0006651C"/>
    <w:rsid w:val="0007558E"/>
    <w:rsid w:val="000808D8"/>
    <w:rsid w:val="00081952"/>
    <w:rsid w:val="00097D2E"/>
    <w:rsid w:val="000A4104"/>
    <w:rsid w:val="000A473C"/>
    <w:rsid w:val="000A4869"/>
    <w:rsid w:val="000A5683"/>
    <w:rsid w:val="000A7AD5"/>
    <w:rsid w:val="000B13DB"/>
    <w:rsid w:val="000D6292"/>
    <w:rsid w:val="000E05E0"/>
    <w:rsid w:val="00123F77"/>
    <w:rsid w:val="00133C37"/>
    <w:rsid w:val="00145C6F"/>
    <w:rsid w:val="00146BBD"/>
    <w:rsid w:val="00147390"/>
    <w:rsid w:val="00150983"/>
    <w:rsid w:val="00153DB9"/>
    <w:rsid w:val="00173760"/>
    <w:rsid w:val="001739F9"/>
    <w:rsid w:val="001750D6"/>
    <w:rsid w:val="00177661"/>
    <w:rsid w:val="001A6CB2"/>
    <w:rsid w:val="001D26FB"/>
    <w:rsid w:val="001D67BC"/>
    <w:rsid w:val="001E4D52"/>
    <w:rsid w:val="001E6077"/>
    <w:rsid w:val="001E6171"/>
    <w:rsid w:val="001F4853"/>
    <w:rsid w:val="001F5328"/>
    <w:rsid w:val="002030E1"/>
    <w:rsid w:val="00203B8B"/>
    <w:rsid w:val="002062A1"/>
    <w:rsid w:val="0021111E"/>
    <w:rsid w:val="0021168D"/>
    <w:rsid w:val="00214636"/>
    <w:rsid w:val="002174D4"/>
    <w:rsid w:val="00217B27"/>
    <w:rsid w:val="002235F5"/>
    <w:rsid w:val="00227178"/>
    <w:rsid w:val="00233CAD"/>
    <w:rsid w:val="00234A39"/>
    <w:rsid w:val="00237438"/>
    <w:rsid w:val="00247FD9"/>
    <w:rsid w:val="00252648"/>
    <w:rsid w:val="00262128"/>
    <w:rsid w:val="00263770"/>
    <w:rsid w:val="00264204"/>
    <w:rsid w:val="0026678C"/>
    <w:rsid w:val="00276309"/>
    <w:rsid w:val="00280301"/>
    <w:rsid w:val="002827C5"/>
    <w:rsid w:val="00292353"/>
    <w:rsid w:val="002A2EDF"/>
    <w:rsid w:val="002C2B55"/>
    <w:rsid w:val="002C2BE4"/>
    <w:rsid w:val="002C49CD"/>
    <w:rsid w:val="002D45AB"/>
    <w:rsid w:val="002D7ACC"/>
    <w:rsid w:val="002F1CB6"/>
    <w:rsid w:val="00300737"/>
    <w:rsid w:val="00304168"/>
    <w:rsid w:val="003041F8"/>
    <w:rsid w:val="00305CB0"/>
    <w:rsid w:val="00305F7B"/>
    <w:rsid w:val="003110DB"/>
    <w:rsid w:val="00311645"/>
    <w:rsid w:val="00311EF4"/>
    <w:rsid w:val="00313CE2"/>
    <w:rsid w:val="00316078"/>
    <w:rsid w:val="003238D7"/>
    <w:rsid w:val="00325918"/>
    <w:rsid w:val="00330502"/>
    <w:rsid w:val="003420F5"/>
    <w:rsid w:val="00345CF8"/>
    <w:rsid w:val="00372427"/>
    <w:rsid w:val="00377112"/>
    <w:rsid w:val="00390837"/>
    <w:rsid w:val="003941E6"/>
    <w:rsid w:val="003955E0"/>
    <w:rsid w:val="003973FA"/>
    <w:rsid w:val="00397D94"/>
    <w:rsid w:val="003B0F13"/>
    <w:rsid w:val="003B0F38"/>
    <w:rsid w:val="003C6177"/>
    <w:rsid w:val="003D3FB6"/>
    <w:rsid w:val="003F2FD1"/>
    <w:rsid w:val="003F52A4"/>
    <w:rsid w:val="00403CB6"/>
    <w:rsid w:val="00420F5E"/>
    <w:rsid w:val="004249E0"/>
    <w:rsid w:val="00427A08"/>
    <w:rsid w:val="00430CF2"/>
    <w:rsid w:val="00431E7B"/>
    <w:rsid w:val="0043211B"/>
    <w:rsid w:val="004343E2"/>
    <w:rsid w:val="00435E62"/>
    <w:rsid w:val="00441F5D"/>
    <w:rsid w:val="00441FCC"/>
    <w:rsid w:val="0044652E"/>
    <w:rsid w:val="0044711F"/>
    <w:rsid w:val="00450635"/>
    <w:rsid w:val="00451AEC"/>
    <w:rsid w:val="004605E6"/>
    <w:rsid w:val="00460BFD"/>
    <w:rsid w:val="00464B23"/>
    <w:rsid w:val="00471991"/>
    <w:rsid w:val="00477569"/>
    <w:rsid w:val="0048489E"/>
    <w:rsid w:val="0049211F"/>
    <w:rsid w:val="00496572"/>
    <w:rsid w:val="004A50E4"/>
    <w:rsid w:val="004A6ECF"/>
    <w:rsid w:val="004A76D3"/>
    <w:rsid w:val="004B1430"/>
    <w:rsid w:val="004D0186"/>
    <w:rsid w:val="004D2A72"/>
    <w:rsid w:val="004D5EE9"/>
    <w:rsid w:val="004D654A"/>
    <w:rsid w:val="004D7899"/>
    <w:rsid w:val="004E1A64"/>
    <w:rsid w:val="004E1FAE"/>
    <w:rsid w:val="00500EAC"/>
    <w:rsid w:val="00513550"/>
    <w:rsid w:val="0053413D"/>
    <w:rsid w:val="0053465B"/>
    <w:rsid w:val="00537543"/>
    <w:rsid w:val="005441C5"/>
    <w:rsid w:val="0054535E"/>
    <w:rsid w:val="00551FA0"/>
    <w:rsid w:val="005538BE"/>
    <w:rsid w:val="00553F33"/>
    <w:rsid w:val="0056041D"/>
    <w:rsid w:val="00562BEB"/>
    <w:rsid w:val="00565EEF"/>
    <w:rsid w:val="00570D52"/>
    <w:rsid w:val="00572D85"/>
    <w:rsid w:val="00581E9F"/>
    <w:rsid w:val="005822C8"/>
    <w:rsid w:val="00583B09"/>
    <w:rsid w:val="005847AB"/>
    <w:rsid w:val="005855A3"/>
    <w:rsid w:val="00590C16"/>
    <w:rsid w:val="00595FDD"/>
    <w:rsid w:val="005964B2"/>
    <w:rsid w:val="005A0006"/>
    <w:rsid w:val="005A08E0"/>
    <w:rsid w:val="005A6683"/>
    <w:rsid w:val="005B2233"/>
    <w:rsid w:val="005B24ED"/>
    <w:rsid w:val="005B25A8"/>
    <w:rsid w:val="005C084B"/>
    <w:rsid w:val="005C439F"/>
    <w:rsid w:val="005D0192"/>
    <w:rsid w:val="005D7BCF"/>
    <w:rsid w:val="005E2FEB"/>
    <w:rsid w:val="005E45DF"/>
    <w:rsid w:val="005F1878"/>
    <w:rsid w:val="006116CC"/>
    <w:rsid w:val="00612213"/>
    <w:rsid w:val="00612536"/>
    <w:rsid w:val="006252BB"/>
    <w:rsid w:val="00627D65"/>
    <w:rsid w:val="00636B61"/>
    <w:rsid w:val="00637F67"/>
    <w:rsid w:val="006452D4"/>
    <w:rsid w:val="00651A7C"/>
    <w:rsid w:val="00651EEE"/>
    <w:rsid w:val="006537A3"/>
    <w:rsid w:val="00654000"/>
    <w:rsid w:val="00655141"/>
    <w:rsid w:val="006570F5"/>
    <w:rsid w:val="006605B1"/>
    <w:rsid w:val="00660F6A"/>
    <w:rsid w:val="00666254"/>
    <w:rsid w:val="00667966"/>
    <w:rsid w:val="00675527"/>
    <w:rsid w:val="00677E83"/>
    <w:rsid w:val="00691770"/>
    <w:rsid w:val="006928EE"/>
    <w:rsid w:val="00692C1A"/>
    <w:rsid w:val="006956D0"/>
    <w:rsid w:val="00696766"/>
    <w:rsid w:val="00697930"/>
    <w:rsid w:val="006A0759"/>
    <w:rsid w:val="006A2FD5"/>
    <w:rsid w:val="006A7573"/>
    <w:rsid w:val="006C3AB0"/>
    <w:rsid w:val="006C7597"/>
    <w:rsid w:val="006D1BA9"/>
    <w:rsid w:val="006D3521"/>
    <w:rsid w:val="006D4721"/>
    <w:rsid w:val="006D696E"/>
    <w:rsid w:val="006D78A3"/>
    <w:rsid w:val="006E0D16"/>
    <w:rsid w:val="006E3431"/>
    <w:rsid w:val="00701683"/>
    <w:rsid w:val="00702708"/>
    <w:rsid w:val="00726479"/>
    <w:rsid w:val="00727CC4"/>
    <w:rsid w:val="00727E6F"/>
    <w:rsid w:val="00731755"/>
    <w:rsid w:val="00737500"/>
    <w:rsid w:val="00737FC6"/>
    <w:rsid w:val="00742A5D"/>
    <w:rsid w:val="00742BCF"/>
    <w:rsid w:val="0074511A"/>
    <w:rsid w:val="00747AF0"/>
    <w:rsid w:val="00750152"/>
    <w:rsid w:val="00750975"/>
    <w:rsid w:val="007510AD"/>
    <w:rsid w:val="00753C97"/>
    <w:rsid w:val="007624EC"/>
    <w:rsid w:val="00762F5A"/>
    <w:rsid w:val="0076383D"/>
    <w:rsid w:val="007642DD"/>
    <w:rsid w:val="0077047D"/>
    <w:rsid w:val="00771431"/>
    <w:rsid w:val="0077146B"/>
    <w:rsid w:val="00775A45"/>
    <w:rsid w:val="00792B4E"/>
    <w:rsid w:val="00792ED3"/>
    <w:rsid w:val="007A5CE8"/>
    <w:rsid w:val="007C4D15"/>
    <w:rsid w:val="007C7BEF"/>
    <w:rsid w:val="007D2755"/>
    <w:rsid w:val="007D485B"/>
    <w:rsid w:val="007F11E4"/>
    <w:rsid w:val="008042AC"/>
    <w:rsid w:val="00805A02"/>
    <w:rsid w:val="008101DD"/>
    <w:rsid w:val="00811B78"/>
    <w:rsid w:val="00823651"/>
    <w:rsid w:val="00824D7F"/>
    <w:rsid w:val="00827231"/>
    <w:rsid w:val="00827F70"/>
    <w:rsid w:val="00850095"/>
    <w:rsid w:val="00851FF8"/>
    <w:rsid w:val="008620D5"/>
    <w:rsid w:val="00863F18"/>
    <w:rsid w:val="00866DDF"/>
    <w:rsid w:val="00867FFC"/>
    <w:rsid w:val="00876C89"/>
    <w:rsid w:val="0088582C"/>
    <w:rsid w:val="008859C3"/>
    <w:rsid w:val="008872CC"/>
    <w:rsid w:val="008969E0"/>
    <w:rsid w:val="008A1DBB"/>
    <w:rsid w:val="008A71E3"/>
    <w:rsid w:val="008B0D9E"/>
    <w:rsid w:val="008B1077"/>
    <w:rsid w:val="008B5311"/>
    <w:rsid w:val="008C1D6A"/>
    <w:rsid w:val="008C3697"/>
    <w:rsid w:val="008C4E40"/>
    <w:rsid w:val="008C737D"/>
    <w:rsid w:val="008D0D8C"/>
    <w:rsid w:val="008D45D9"/>
    <w:rsid w:val="008D5677"/>
    <w:rsid w:val="008D71BA"/>
    <w:rsid w:val="008E3EAA"/>
    <w:rsid w:val="008E475A"/>
    <w:rsid w:val="008E4AAD"/>
    <w:rsid w:val="008E702E"/>
    <w:rsid w:val="008F0BFD"/>
    <w:rsid w:val="008F1BFF"/>
    <w:rsid w:val="009035FB"/>
    <w:rsid w:val="0091001B"/>
    <w:rsid w:val="00920938"/>
    <w:rsid w:val="0092296F"/>
    <w:rsid w:val="00925630"/>
    <w:rsid w:val="00931573"/>
    <w:rsid w:val="0093213A"/>
    <w:rsid w:val="00932A5A"/>
    <w:rsid w:val="00944FD6"/>
    <w:rsid w:val="00945549"/>
    <w:rsid w:val="0094580E"/>
    <w:rsid w:val="00960EDD"/>
    <w:rsid w:val="00983BD7"/>
    <w:rsid w:val="00985A70"/>
    <w:rsid w:val="0098737A"/>
    <w:rsid w:val="0099065E"/>
    <w:rsid w:val="00995908"/>
    <w:rsid w:val="00995D31"/>
    <w:rsid w:val="009A2061"/>
    <w:rsid w:val="009B4FA3"/>
    <w:rsid w:val="009C2586"/>
    <w:rsid w:val="009D06C4"/>
    <w:rsid w:val="009D402A"/>
    <w:rsid w:val="009D7F09"/>
    <w:rsid w:val="009E18CE"/>
    <w:rsid w:val="009E1DD9"/>
    <w:rsid w:val="009E321A"/>
    <w:rsid w:val="009F0A2A"/>
    <w:rsid w:val="009F3225"/>
    <w:rsid w:val="009F6614"/>
    <w:rsid w:val="00A12FA4"/>
    <w:rsid w:val="00A227B5"/>
    <w:rsid w:val="00A265C4"/>
    <w:rsid w:val="00A26EFD"/>
    <w:rsid w:val="00A3149F"/>
    <w:rsid w:val="00A327E9"/>
    <w:rsid w:val="00A33492"/>
    <w:rsid w:val="00A34650"/>
    <w:rsid w:val="00A3661A"/>
    <w:rsid w:val="00A457BD"/>
    <w:rsid w:val="00A479E5"/>
    <w:rsid w:val="00A529F2"/>
    <w:rsid w:val="00A62E9C"/>
    <w:rsid w:val="00A62F66"/>
    <w:rsid w:val="00A6449E"/>
    <w:rsid w:val="00A663D6"/>
    <w:rsid w:val="00A760A6"/>
    <w:rsid w:val="00A77B71"/>
    <w:rsid w:val="00A84096"/>
    <w:rsid w:val="00A85918"/>
    <w:rsid w:val="00A867FE"/>
    <w:rsid w:val="00A8781D"/>
    <w:rsid w:val="00AA03C6"/>
    <w:rsid w:val="00AA0E20"/>
    <w:rsid w:val="00AA409A"/>
    <w:rsid w:val="00AA45F8"/>
    <w:rsid w:val="00AA68FB"/>
    <w:rsid w:val="00AB1FA0"/>
    <w:rsid w:val="00AB39BE"/>
    <w:rsid w:val="00AB4A28"/>
    <w:rsid w:val="00AB4CF9"/>
    <w:rsid w:val="00AC2F1E"/>
    <w:rsid w:val="00AD2298"/>
    <w:rsid w:val="00AD399D"/>
    <w:rsid w:val="00AE2581"/>
    <w:rsid w:val="00AE5774"/>
    <w:rsid w:val="00AE649A"/>
    <w:rsid w:val="00AE7F0B"/>
    <w:rsid w:val="00AF0756"/>
    <w:rsid w:val="00AF3555"/>
    <w:rsid w:val="00AF3C18"/>
    <w:rsid w:val="00AF72A0"/>
    <w:rsid w:val="00AF74E6"/>
    <w:rsid w:val="00B034F1"/>
    <w:rsid w:val="00B0459A"/>
    <w:rsid w:val="00B06152"/>
    <w:rsid w:val="00B07EFC"/>
    <w:rsid w:val="00B138A6"/>
    <w:rsid w:val="00B224BD"/>
    <w:rsid w:val="00B250BE"/>
    <w:rsid w:val="00B3253C"/>
    <w:rsid w:val="00B35EF1"/>
    <w:rsid w:val="00B36F93"/>
    <w:rsid w:val="00B41D90"/>
    <w:rsid w:val="00B50840"/>
    <w:rsid w:val="00B51720"/>
    <w:rsid w:val="00B55501"/>
    <w:rsid w:val="00B66BBA"/>
    <w:rsid w:val="00B74A54"/>
    <w:rsid w:val="00B74B1E"/>
    <w:rsid w:val="00B82A0E"/>
    <w:rsid w:val="00B85A5D"/>
    <w:rsid w:val="00B86940"/>
    <w:rsid w:val="00B934D0"/>
    <w:rsid w:val="00BA1157"/>
    <w:rsid w:val="00BA3CE6"/>
    <w:rsid w:val="00BA4C12"/>
    <w:rsid w:val="00BA4FF3"/>
    <w:rsid w:val="00BA70DB"/>
    <w:rsid w:val="00BA7C36"/>
    <w:rsid w:val="00BB2BCA"/>
    <w:rsid w:val="00BC0E9F"/>
    <w:rsid w:val="00BC7E06"/>
    <w:rsid w:val="00BD7DF0"/>
    <w:rsid w:val="00BE3235"/>
    <w:rsid w:val="00BE4C49"/>
    <w:rsid w:val="00BF0738"/>
    <w:rsid w:val="00BF60FA"/>
    <w:rsid w:val="00BF6EF5"/>
    <w:rsid w:val="00BF7BC6"/>
    <w:rsid w:val="00C106AE"/>
    <w:rsid w:val="00C40292"/>
    <w:rsid w:val="00C405B1"/>
    <w:rsid w:val="00C63DB7"/>
    <w:rsid w:val="00C667AE"/>
    <w:rsid w:val="00C866B7"/>
    <w:rsid w:val="00C9008D"/>
    <w:rsid w:val="00C90138"/>
    <w:rsid w:val="00C9509B"/>
    <w:rsid w:val="00C97EA2"/>
    <w:rsid w:val="00CB4B05"/>
    <w:rsid w:val="00CB6E2B"/>
    <w:rsid w:val="00CD0A29"/>
    <w:rsid w:val="00CE017A"/>
    <w:rsid w:val="00CE366E"/>
    <w:rsid w:val="00CF7B26"/>
    <w:rsid w:val="00D12D01"/>
    <w:rsid w:val="00D258CB"/>
    <w:rsid w:val="00D30FAA"/>
    <w:rsid w:val="00D43111"/>
    <w:rsid w:val="00D43663"/>
    <w:rsid w:val="00D46DEC"/>
    <w:rsid w:val="00D52993"/>
    <w:rsid w:val="00D5449E"/>
    <w:rsid w:val="00D56255"/>
    <w:rsid w:val="00D67B29"/>
    <w:rsid w:val="00D703E2"/>
    <w:rsid w:val="00D713A5"/>
    <w:rsid w:val="00D81CF8"/>
    <w:rsid w:val="00D87F32"/>
    <w:rsid w:val="00D92E04"/>
    <w:rsid w:val="00D96158"/>
    <w:rsid w:val="00D964DC"/>
    <w:rsid w:val="00D96FF4"/>
    <w:rsid w:val="00D976A7"/>
    <w:rsid w:val="00DA7CB7"/>
    <w:rsid w:val="00DB30CB"/>
    <w:rsid w:val="00DC19B5"/>
    <w:rsid w:val="00DC238A"/>
    <w:rsid w:val="00DC686B"/>
    <w:rsid w:val="00DC6929"/>
    <w:rsid w:val="00DD1250"/>
    <w:rsid w:val="00DD4B4E"/>
    <w:rsid w:val="00DD516B"/>
    <w:rsid w:val="00DD7DDF"/>
    <w:rsid w:val="00DE1305"/>
    <w:rsid w:val="00DE4339"/>
    <w:rsid w:val="00DF0F83"/>
    <w:rsid w:val="00DF5E30"/>
    <w:rsid w:val="00DF70A3"/>
    <w:rsid w:val="00E0432F"/>
    <w:rsid w:val="00E12145"/>
    <w:rsid w:val="00E15790"/>
    <w:rsid w:val="00E16D36"/>
    <w:rsid w:val="00E17560"/>
    <w:rsid w:val="00E209DB"/>
    <w:rsid w:val="00E2586C"/>
    <w:rsid w:val="00E37AFC"/>
    <w:rsid w:val="00E37CBF"/>
    <w:rsid w:val="00E41F6A"/>
    <w:rsid w:val="00E5039D"/>
    <w:rsid w:val="00E51B60"/>
    <w:rsid w:val="00E52C1C"/>
    <w:rsid w:val="00E60369"/>
    <w:rsid w:val="00E6229B"/>
    <w:rsid w:val="00E67AE4"/>
    <w:rsid w:val="00E73F8B"/>
    <w:rsid w:val="00E85F51"/>
    <w:rsid w:val="00E90490"/>
    <w:rsid w:val="00E93CA6"/>
    <w:rsid w:val="00E943AF"/>
    <w:rsid w:val="00E969C8"/>
    <w:rsid w:val="00EA350A"/>
    <w:rsid w:val="00EA4090"/>
    <w:rsid w:val="00EB7C95"/>
    <w:rsid w:val="00EC3BBF"/>
    <w:rsid w:val="00EC4762"/>
    <w:rsid w:val="00ED2492"/>
    <w:rsid w:val="00EE57C6"/>
    <w:rsid w:val="00EE7EA9"/>
    <w:rsid w:val="00EF58DE"/>
    <w:rsid w:val="00EF6E1E"/>
    <w:rsid w:val="00F01D11"/>
    <w:rsid w:val="00F05405"/>
    <w:rsid w:val="00F11E3A"/>
    <w:rsid w:val="00F1476F"/>
    <w:rsid w:val="00F208CC"/>
    <w:rsid w:val="00F220A8"/>
    <w:rsid w:val="00F2413E"/>
    <w:rsid w:val="00F258AD"/>
    <w:rsid w:val="00F26BE3"/>
    <w:rsid w:val="00F30310"/>
    <w:rsid w:val="00F30BC0"/>
    <w:rsid w:val="00F31850"/>
    <w:rsid w:val="00F320FE"/>
    <w:rsid w:val="00F33B74"/>
    <w:rsid w:val="00F377E1"/>
    <w:rsid w:val="00F4277B"/>
    <w:rsid w:val="00F52773"/>
    <w:rsid w:val="00F6131B"/>
    <w:rsid w:val="00F73644"/>
    <w:rsid w:val="00F8669D"/>
    <w:rsid w:val="00F9580E"/>
    <w:rsid w:val="00F9680C"/>
    <w:rsid w:val="00F97A3D"/>
    <w:rsid w:val="00F97FB2"/>
    <w:rsid w:val="00FA02CE"/>
    <w:rsid w:val="00FA347E"/>
    <w:rsid w:val="00FA5887"/>
    <w:rsid w:val="00FA5F82"/>
    <w:rsid w:val="00FB0095"/>
    <w:rsid w:val="00FB13DC"/>
    <w:rsid w:val="00FB2D39"/>
    <w:rsid w:val="00FB5C58"/>
    <w:rsid w:val="00FD21EE"/>
    <w:rsid w:val="00FE22C7"/>
    <w:rsid w:val="00FF15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8C5E252"/>
  <w15:docId w15:val="{6410B7D7-DF13-4509-BF0E-2B9F9923B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E1DD9"/>
    <w:rPr>
      <w:rFonts w:ascii="Arial" w:hAnsi="Arial"/>
      <w:szCs w:val="24"/>
      <w:lang w:val="de-DE" w:eastAsia="de-DE"/>
    </w:rPr>
  </w:style>
  <w:style w:type="paragraph" w:styleId="1">
    <w:name w:val="heading 1"/>
    <w:basedOn w:val="a"/>
    <w:next w:val="a"/>
    <w:link w:val="1Char"/>
    <w:qFormat/>
    <w:rsid w:val="009E1DD9"/>
    <w:pPr>
      <w:keepNext/>
      <w:numPr>
        <w:numId w:val="10"/>
      </w:numPr>
      <w:autoSpaceDE w:val="0"/>
      <w:autoSpaceDN w:val="0"/>
      <w:adjustRightInd w:val="0"/>
      <w:outlineLvl w:val="0"/>
    </w:pPr>
    <w:rPr>
      <w:b/>
      <w:bCs/>
      <w:lang w:val="en-GB"/>
    </w:rPr>
  </w:style>
  <w:style w:type="paragraph" w:styleId="2">
    <w:name w:val="heading 2"/>
    <w:basedOn w:val="a"/>
    <w:next w:val="a"/>
    <w:link w:val="2Char"/>
    <w:qFormat/>
    <w:rsid w:val="009E1DD9"/>
    <w:pPr>
      <w:keepNext/>
      <w:numPr>
        <w:ilvl w:val="1"/>
        <w:numId w:val="10"/>
      </w:numPr>
      <w:spacing w:before="240" w:after="60"/>
      <w:outlineLvl w:val="1"/>
    </w:pPr>
    <w:rPr>
      <w:b/>
      <w:bCs/>
      <w:iCs/>
      <w:szCs w:val="28"/>
    </w:rPr>
  </w:style>
  <w:style w:type="paragraph" w:styleId="3">
    <w:name w:val="heading 3"/>
    <w:basedOn w:val="a"/>
    <w:next w:val="a"/>
    <w:qFormat/>
    <w:rsid w:val="009E1DD9"/>
    <w:pPr>
      <w:keepNext/>
      <w:numPr>
        <w:ilvl w:val="2"/>
        <w:numId w:val="10"/>
      </w:numPr>
      <w:outlineLvl w:val="2"/>
    </w:pPr>
    <w:rPr>
      <w:b/>
      <w:szCs w:val="20"/>
      <w:lang w:val="en-GB"/>
    </w:rPr>
  </w:style>
  <w:style w:type="paragraph" w:styleId="4">
    <w:name w:val="heading 4"/>
    <w:basedOn w:val="a"/>
    <w:next w:val="a"/>
    <w:qFormat/>
    <w:rsid w:val="009E1DD9"/>
    <w:pPr>
      <w:keepNext/>
      <w:numPr>
        <w:ilvl w:val="3"/>
        <w:numId w:val="10"/>
      </w:numPr>
      <w:spacing w:before="240" w:after="60"/>
      <w:outlineLvl w:val="3"/>
    </w:pPr>
    <w:rPr>
      <w:b/>
      <w:bCs/>
      <w:sz w:val="28"/>
      <w:szCs w:val="28"/>
    </w:rPr>
  </w:style>
  <w:style w:type="paragraph" w:styleId="5">
    <w:name w:val="heading 5"/>
    <w:basedOn w:val="a"/>
    <w:next w:val="a"/>
    <w:qFormat/>
    <w:rsid w:val="009E1DD9"/>
    <w:pPr>
      <w:keepNext/>
      <w:tabs>
        <w:tab w:val="center" w:pos="-1843"/>
        <w:tab w:val="center" w:pos="4962"/>
        <w:tab w:val="right" w:pos="8280"/>
      </w:tabs>
      <w:suppressAutoHyphens/>
      <w:jc w:val="center"/>
      <w:outlineLvl w:val="4"/>
    </w:pPr>
    <w:rPr>
      <w:rFonts w:cs="Arial"/>
      <w:b/>
      <w:spacing w:val="-3"/>
      <w:sz w:val="28"/>
      <w:lang w:val="en-US"/>
    </w:rPr>
  </w:style>
  <w:style w:type="paragraph" w:styleId="6">
    <w:name w:val="heading 6"/>
    <w:basedOn w:val="a"/>
    <w:next w:val="a"/>
    <w:qFormat/>
    <w:rsid w:val="009E1DD9"/>
    <w:pPr>
      <w:keepNext/>
      <w:jc w:val="center"/>
      <w:outlineLvl w:val="5"/>
    </w:pPr>
    <w:rPr>
      <w:sz w:val="28"/>
    </w:rPr>
  </w:style>
  <w:style w:type="paragraph" w:styleId="7">
    <w:name w:val="heading 7"/>
    <w:basedOn w:val="a"/>
    <w:next w:val="a"/>
    <w:qFormat/>
    <w:rsid w:val="009E1DD9"/>
    <w:pPr>
      <w:keepNext/>
      <w:jc w:val="center"/>
      <w:outlineLvl w:val="6"/>
    </w:pPr>
    <w:rPr>
      <w:sz w:val="24"/>
    </w:rPr>
  </w:style>
  <w:style w:type="paragraph" w:styleId="8">
    <w:name w:val="heading 8"/>
    <w:basedOn w:val="a"/>
    <w:next w:val="a"/>
    <w:qFormat/>
    <w:rsid w:val="009E1DD9"/>
    <w:pPr>
      <w:keepNext/>
      <w:suppressAutoHyphens/>
      <w:spacing w:before="120" w:after="120"/>
      <w:jc w:val="center"/>
      <w:outlineLvl w:val="7"/>
    </w:pPr>
    <w:rPr>
      <w:b/>
      <w:bCs/>
      <w:lang w:val="fr-FR"/>
    </w:rPr>
  </w:style>
  <w:style w:type="paragraph" w:styleId="9">
    <w:name w:val="heading 9"/>
    <w:basedOn w:val="a"/>
    <w:next w:val="a"/>
    <w:qFormat/>
    <w:rsid w:val="009E1DD9"/>
    <w:pPr>
      <w:keepNext/>
      <w:outlineLvl w:val="8"/>
    </w:pPr>
    <w:rPr>
      <w:i/>
      <w:iCs/>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sid w:val="009E1DD9"/>
    <w:rPr>
      <w:color w:val="0000FF"/>
      <w:u w:val="single"/>
    </w:rPr>
  </w:style>
  <w:style w:type="paragraph" w:styleId="a4">
    <w:name w:val="Body Text"/>
    <w:basedOn w:val="a"/>
    <w:rsid w:val="009E1DD9"/>
    <w:rPr>
      <w:lang w:val="en-US"/>
    </w:rPr>
  </w:style>
  <w:style w:type="paragraph" w:customStyle="1" w:styleId="Footer1">
    <w:name w:val="Footer1"/>
    <w:rsid w:val="009E1DD9"/>
    <w:pPr>
      <w:widowControl w:val="0"/>
      <w:tabs>
        <w:tab w:val="center" w:pos="4680"/>
        <w:tab w:val="left" w:pos="7368"/>
        <w:tab w:val="left" w:pos="7938"/>
        <w:tab w:val="left" w:pos="8502"/>
        <w:tab w:val="right" w:pos="9000"/>
      </w:tabs>
      <w:suppressAutoHyphens/>
    </w:pPr>
    <w:rPr>
      <w:rFonts w:ascii="Times" w:hAnsi="Times"/>
      <w:lang w:eastAsia="de-DE"/>
    </w:rPr>
  </w:style>
  <w:style w:type="paragraph" w:customStyle="1" w:styleId="Heading51">
    <w:name w:val="Heading 51"/>
    <w:rsid w:val="009E1DD9"/>
    <w:pPr>
      <w:widowControl w:val="0"/>
      <w:tabs>
        <w:tab w:val="left" w:pos="360"/>
        <w:tab w:val="left" w:pos="924"/>
        <w:tab w:val="left" w:pos="1080"/>
        <w:tab w:val="left" w:pos="1494"/>
        <w:tab w:val="left" w:pos="2058"/>
        <w:tab w:val="left" w:pos="2628"/>
        <w:tab w:val="left" w:pos="3192"/>
        <w:tab w:val="left" w:pos="3762"/>
        <w:tab w:val="left" w:pos="4326"/>
        <w:tab w:val="left" w:pos="4896"/>
        <w:tab w:val="left" w:pos="5460"/>
        <w:tab w:val="left" w:pos="6030"/>
        <w:tab w:val="left" w:pos="6594"/>
        <w:tab w:val="left" w:pos="7164"/>
        <w:tab w:val="left" w:pos="7728"/>
        <w:tab w:val="left" w:pos="7938"/>
        <w:tab w:val="left" w:pos="8298"/>
        <w:tab w:val="left" w:pos="8502"/>
        <w:tab w:val="left" w:pos="8862"/>
        <w:tab w:val="left" w:pos="9432"/>
      </w:tabs>
      <w:suppressAutoHyphens/>
    </w:pPr>
    <w:rPr>
      <w:rFonts w:ascii="Times" w:hAnsi="Times"/>
      <w:b/>
      <w:lang w:eastAsia="de-DE"/>
    </w:rPr>
  </w:style>
  <w:style w:type="paragraph" w:styleId="a5">
    <w:name w:val="header"/>
    <w:basedOn w:val="a"/>
    <w:rsid w:val="009E1DD9"/>
    <w:pPr>
      <w:tabs>
        <w:tab w:val="center" w:pos="4153"/>
        <w:tab w:val="right" w:pos="8306"/>
      </w:tabs>
    </w:pPr>
  </w:style>
  <w:style w:type="paragraph" w:styleId="a6">
    <w:name w:val="footer"/>
    <w:basedOn w:val="a"/>
    <w:rsid w:val="009E1DD9"/>
    <w:pPr>
      <w:tabs>
        <w:tab w:val="center" w:pos="4153"/>
        <w:tab w:val="right" w:pos="8306"/>
      </w:tabs>
    </w:pPr>
  </w:style>
  <w:style w:type="paragraph" w:styleId="10">
    <w:name w:val="toc 1"/>
    <w:basedOn w:val="a"/>
    <w:next w:val="a"/>
    <w:autoRedefine/>
    <w:uiPriority w:val="39"/>
    <w:rsid w:val="009E1DD9"/>
  </w:style>
  <w:style w:type="paragraph" w:styleId="20">
    <w:name w:val="toc 2"/>
    <w:basedOn w:val="a"/>
    <w:next w:val="a"/>
    <w:autoRedefine/>
    <w:uiPriority w:val="39"/>
    <w:rsid w:val="009E1DD9"/>
    <w:pPr>
      <w:ind w:left="200"/>
    </w:pPr>
  </w:style>
  <w:style w:type="paragraph" w:styleId="30">
    <w:name w:val="toc 3"/>
    <w:basedOn w:val="a"/>
    <w:next w:val="a"/>
    <w:autoRedefine/>
    <w:uiPriority w:val="39"/>
    <w:rsid w:val="009E1DD9"/>
    <w:pPr>
      <w:ind w:left="400"/>
    </w:pPr>
  </w:style>
  <w:style w:type="paragraph" w:styleId="40">
    <w:name w:val="toc 4"/>
    <w:basedOn w:val="a"/>
    <w:next w:val="a"/>
    <w:autoRedefine/>
    <w:semiHidden/>
    <w:rsid w:val="009E1DD9"/>
    <w:pPr>
      <w:ind w:left="600"/>
    </w:pPr>
  </w:style>
  <w:style w:type="paragraph" w:styleId="50">
    <w:name w:val="toc 5"/>
    <w:basedOn w:val="a"/>
    <w:next w:val="a"/>
    <w:autoRedefine/>
    <w:semiHidden/>
    <w:rsid w:val="009E1DD9"/>
    <w:pPr>
      <w:ind w:left="800"/>
    </w:pPr>
  </w:style>
  <w:style w:type="paragraph" w:styleId="60">
    <w:name w:val="toc 6"/>
    <w:basedOn w:val="a"/>
    <w:next w:val="a"/>
    <w:autoRedefine/>
    <w:semiHidden/>
    <w:rsid w:val="009E1DD9"/>
    <w:pPr>
      <w:ind w:left="1000"/>
    </w:pPr>
  </w:style>
  <w:style w:type="paragraph" w:styleId="70">
    <w:name w:val="toc 7"/>
    <w:basedOn w:val="a"/>
    <w:next w:val="a"/>
    <w:autoRedefine/>
    <w:semiHidden/>
    <w:rsid w:val="009E1DD9"/>
    <w:pPr>
      <w:ind w:left="1200"/>
    </w:pPr>
  </w:style>
  <w:style w:type="paragraph" w:styleId="80">
    <w:name w:val="toc 8"/>
    <w:basedOn w:val="a"/>
    <w:next w:val="a"/>
    <w:autoRedefine/>
    <w:semiHidden/>
    <w:rsid w:val="009E1DD9"/>
    <w:pPr>
      <w:ind w:left="1400"/>
    </w:pPr>
  </w:style>
  <w:style w:type="paragraph" w:styleId="90">
    <w:name w:val="toc 9"/>
    <w:basedOn w:val="a"/>
    <w:next w:val="a"/>
    <w:autoRedefine/>
    <w:semiHidden/>
    <w:rsid w:val="009E1DD9"/>
    <w:pPr>
      <w:ind w:left="1600"/>
    </w:pPr>
  </w:style>
  <w:style w:type="character" w:styleId="a7">
    <w:name w:val="page number"/>
    <w:basedOn w:val="a0"/>
    <w:rsid w:val="009E1DD9"/>
  </w:style>
  <w:style w:type="paragraph" w:styleId="21">
    <w:name w:val="Body Text 2"/>
    <w:basedOn w:val="a"/>
    <w:rsid w:val="009E1DD9"/>
    <w:rPr>
      <w:i/>
      <w:color w:val="3366FF"/>
      <w:lang w:val="en-GB"/>
    </w:rPr>
  </w:style>
  <w:style w:type="paragraph" w:styleId="31">
    <w:name w:val="Body Text 3"/>
    <w:basedOn w:val="a"/>
    <w:rsid w:val="009E1DD9"/>
    <w:rPr>
      <w:color w:val="3366FF"/>
      <w:lang w:val="en-GB"/>
    </w:rPr>
  </w:style>
  <w:style w:type="paragraph" w:customStyle="1" w:styleId="TOCEntry">
    <w:name w:val="TOCEntry"/>
    <w:basedOn w:val="a"/>
    <w:rsid w:val="009E1DD9"/>
    <w:pPr>
      <w:keepNext/>
      <w:keepLines/>
      <w:spacing w:before="120" w:after="240" w:line="240" w:lineRule="atLeast"/>
    </w:pPr>
    <w:rPr>
      <w:rFonts w:ascii="Times" w:hAnsi="Times"/>
      <w:b/>
      <w:sz w:val="36"/>
      <w:lang w:val="en-US"/>
    </w:rPr>
  </w:style>
  <w:style w:type="paragraph" w:customStyle="1" w:styleId="template">
    <w:name w:val="template"/>
    <w:basedOn w:val="a"/>
    <w:rsid w:val="009E1DD9"/>
    <w:pPr>
      <w:spacing w:line="240" w:lineRule="exact"/>
    </w:pPr>
    <w:rPr>
      <w:i/>
      <w:sz w:val="22"/>
      <w:lang w:val="en-US"/>
    </w:rPr>
  </w:style>
  <w:style w:type="paragraph" w:customStyle="1" w:styleId="Kopfli">
    <w:name w:val="Kopfli"/>
    <w:rsid w:val="009E1DD9"/>
    <w:pPr>
      <w:tabs>
        <w:tab w:val="center" w:pos="851"/>
      </w:tabs>
      <w:spacing w:before="90" w:line="240" w:lineRule="atLeast"/>
      <w:jc w:val="center"/>
    </w:pPr>
    <w:rPr>
      <w:rFonts w:ascii="Arial" w:hAnsi="Arial"/>
      <w:b/>
      <w:sz w:val="28"/>
      <w:lang w:val="de-DE" w:eastAsia="de-DE"/>
    </w:rPr>
  </w:style>
  <w:style w:type="paragraph" w:customStyle="1" w:styleId="Kopfmi">
    <w:name w:val="Kopfmi"/>
    <w:rsid w:val="009E1DD9"/>
    <w:pPr>
      <w:tabs>
        <w:tab w:val="center" w:pos="2835"/>
      </w:tabs>
      <w:spacing w:before="120" w:after="72" w:line="240" w:lineRule="atLeast"/>
    </w:pPr>
    <w:rPr>
      <w:rFonts w:ascii="Arial" w:hAnsi="Arial"/>
      <w:b/>
      <w:sz w:val="28"/>
      <w:lang w:val="de-DE" w:eastAsia="de-DE"/>
    </w:rPr>
  </w:style>
  <w:style w:type="paragraph" w:customStyle="1" w:styleId="Kopfre">
    <w:name w:val="Kopfre"/>
    <w:rsid w:val="009E1DD9"/>
    <w:pPr>
      <w:tabs>
        <w:tab w:val="center" w:pos="1418"/>
      </w:tabs>
      <w:spacing w:before="120" w:after="72" w:line="240" w:lineRule="atLeast"/>
    </w:pPr>
    <w:rPr>
      <w:rFonts w:ascii="Arial" w:hAnsi="Arial"/>
      <w:b/>
      <w:sz w:val="28"/>
      <w:lang w:val="de-DE" w:eastAsia="de-DE"/>
    </w:rPr>
  </w:style>
  <w:style w:type="paragraph" w:customStyle="1" w:styleId="Kopfzeil1">
    <w:name w:val="Kopfzeil1"/>
    <w:rsid w:val="009E1DD9"/>
    <w:pPr>
      <w:tabs>
        <w:tab w:val="left" w:pos="142"/>
        <w:tab w:val="left" w:pos="2410"/>
        <w:tab w:val="left" w:pos="4111"/>
        <w:tab w:val="left" w:pos="5103"/>
        <w:tab w:val="left" w:pos="7655"/>
        <w:tab w:val="left" w:pos="9185"/>
      </w:tabs>
      <w:spacing w:before="32"/>
    </w:pPr>
    <w:rPr>
      <w:rFonts w:ascii="Arial" w:hAnsi="Arial"/>
      <w:sz w:val="12"/>
      <w:lang w:val="de-DE" w:eastAsia="de-DE"/>
    </w:rPr>
  </w:style>
  <w:style w:type="paragraph" w:customStyle="1" w:styleId="Kopfzeil2">
    <w:name w:val="Kopfzeil2"/>
    <w:rsid w:val="009E1DD9"/>
    <w:pPr>
      <w:tabs>
        <w:tab w:val="left" w:pos="142"/>
        <w:tab w:val="left" w:pos="2410"/>
        <w:tab w:val="left" w:pos="5103"/>
        <w:tab w:val="left" w:pos="8392"/>
      </w:tabs>
      <w:spacing w:before="32"/>
    </w:pPr>
    <w:rPr>
      <w:rFonts w:ascii="Arial" w:hAnsi="Arial"/>
      <w:sz w:val="12"/>
      <w:lang w:val="de-DE" w:eastAsia="de-DE"/>
    </w:rPr>
  </w:style>
  <w:style w:type="paragraph" w:customStyle="1" w:styleId="Kopfzeil1A">
    <w:name w:val="Kopfzeil1A"/>
    <w:rsid w:val="009E1DD9"/>
    <w:pPr>
      <w:tabs>
        <w:tab w:val="left" w:pos="142"/>
        <w:tab w:val="left" w:pos="2410"/>
        <w:tab w:val="left" w:pos="4111"/>
        <w:tab w:val="left" w:pos="5103"/>
        <w:tab w:val="left" w:pos="7655"/>
        <w:tab w:val="left" w:pos="9185"/>
      </w:tabs>
      <w:spacing w:before="80" w:after="32" w:line="240" w:lineRule="atLeast"/>
    </w:pPr>
    <w:rPr>
      <w:rFonts w:ascii="Arial" w:hAnsi="Arial"/>
      <w:lang w:val="de-DE" w:eastAsia="de-DE"/>
    </w:rPr>
  </w:style>
  <w:style w:type="paragraph" w:customStyle="1" w:styleId="Kopfzeil2A">
    <w:name w:val="Kopfzeil2A"/>
    <w:rsid w:val="009E1DD9"/>
    <w:pPr>
      <w:tabs>
        <w:tab w:val="left" w:pos="142"/>
        <w:tab w:val="left" w:pos="2410"/>
        <w:tab w:val="left" w:pos="5103"/>
        <w:tab w:val="left" w:pos="8392"/>
      </w:tabs>
      <w:spacing w:before="80" w:after="32" w:line="240" w:lineRule="atLeast"/>
    </w:pPr>
    <w:rPr>
      <w:rFonts w:ascii="Arial" w:hAnsi="Arial"/>
      <w:lang w:val="de-DE" w:eastAsia="de-DE"/>
    </w:rPr>
  </w:style>
  <w:style w:type="paragraph" w:customStyle="1" w:styleId="Text">
    <w:name w:val="Text"/>
    <w:basedOn w:val="a"/>
    <w:rsid w:val="009E1DD9"/>
    <w:pPr>
      <w:tabs>
        <w:tab w:val="left" w:pos="851"/>
      </w:tabs>
      <w:spacing w:after="20"/>
    </w:pPr>
    <w:rPr>
      <w:sz w:val="22"/>
      <w:lang w:val="en-US"/>
    </w:rPr>
  </w:style>
  <w:style w:type="paragraph" w:customStyle="1" w:styleId="copyright1">
    <w:name w:val="copyright1"/>
    <w:basedOn w:val="a"/>
    <w:rsid w:val="009E1DD9"/>
    <w:pPr>
      <w:pBdr>
        <w:bottom w:val="single" w:sz="6" w:space="1" w:color="auto"/>
      </w:pBdr>
      <w:tabs>
        <w:tab w:val="center" w:pos="5103"/>
        <w:tab w:val="right" w:pos="10206"/>
      </w:tabs>
    </w:pPr>
    <w:rPr>
      <w:b/>
      <w:sz w:val="28"/>
      <w:lang w:val="en-US"/>
    </w:rPr>
  </w:style>
  <w:style w:type="paragraph" w:customStyle="1" w:styleId="Kopffrnderungen">
    <w:name w:val="Kopf für Änderungen"/>
    <w:rsid w:val="009E1DD9"/>
    <w:pPr>
      <w:tabs>
        <w:tab w:val="left" w:pos="113"/>
        <w:tab w:val="left" w:pos="680"/>
        <w:tab w:val="left" w:pos="794"/>
        <w:tab w:val="left" w:pos="1814"/>
        <w:tab w:val="left" w:pos="1985"/>
        <w:tab w:val="left" w:pos="7938"/>
        <w:tab w:val="left" w:pos="8051"/>
        <w:tab w:val="left" w:pos="9185"/>
        <w:tab w:val="right" w:pos="11453"/>
      </w:tabs>
      <w:spacing w:line="240" w:lineRule="exact"/>
      <w:ind w:right="-1701"/>
    </w:pPr>
    <w:rPr>
      <w:rFonts w:ascii="Helv" w:hAnsi="Helv"/>
      <w:b/>
      <w:lang w:val="de-DE" w:eastAsia="de-DE"/>
    </w:rPr>
  </w:style>
  <w:style w:type="paragraph" w:customStyle="1" w:styleId="Body">
    <w:name w:val="Body"/>
    <w:basedOn w:val="a"/>
    <w:rsid w:val="009E1DD9"/>
    <w:pPr>
      <w:spacing w:before="120" w:line="280" w:lineRule="atLeast"/>
      <w:ind w:left="709"/>
    </w:pPr>
    <w:rPr>
      <w:sz w:val="22"/>
      <w:lang w:val="en-US"/>
    </w:rPr>
  </w:style>
  <w:style w:type="paragraph" w:customStyle="1" w:styleId="HelpText">
    <w:name w:val="Help Text"/>
    <w:basedOn w:val="a"/>
    <w:next w:val="Body"/>
    <w:rsid w:val="009E1DD9"/>
    <w:pPr>
      <w:ind w:left="737" w:hanging="737"/>
    </w:pPr>
    <w:rPr>
      <w:i/>
      <w:vanish/>
      <w:color w:val="0000FF"/>
      <w:lang w:val="en-US"/>
    </w:rPr>
  </w:style>
  <w:style w:type="paragraph" w:customStyle="1" w:styleId="CellBody">
    <w:name w:val="CellBody"/>
    <w:basedOn w:val="a"/>
    <w:rsid w:val="009E1DD9"/>
    <w:pPr>
      <w:spacing w:before="60" w:after="40"/>
      <w:ind w:left="29" w:right="29"/>
    </w:pPr>
    <w:rPr>
      <w:lang w:val="en-US"/>
    </w:rPr>
  </w:style>
  <w:style w:type="paragraph" w:customStyle="1" w:styleId="CellHeading">
    <w:name w:val="CellHeading"/>
    <w:basedOn w:val="a"/>
    <w:rsid w:val="009E1DD9"/>
    <w:pPr>
      <w:tabs>
        <w:tab w:val="left" w:pos="3856"/>
        <w:tab w:val="left" w:pos="5103"/>
        <w:tab w:val="left" w:pos="6407"/>
        <w:tab w:val="left" w:pos="7711"/>
        <w:tab w:val="left" w:pos="8959"/>
      </w:tabs>
      <w:spacing w:before="60" w:after="40"/>
      <w:ind w:left="29" w:right="14"/>
    </w:pPr>
    <w:rPr>
      <w:b/>
      <w:lang w:val="en-US"/>
    </w:rPr>
  </w:style>
  <w:style w:type="paragraph" w:customStyle="1" w:styleId="zHelpBulleted">
    <w:name w:val="zHelp Bulleted"/>
    <w:basedOn w:val="zHelpCont"/>
    <w:rsid w:val="009E1DD9"/>
    <w:pPr>
      <w:numPr>
        <w:numId w:val="1"/>
      </w:numPr>
      <w:tabs>
        <w:tab w:val="clear" w:pos="360"/>
        <w:tab w:val="left" w:pos="2434"/>
        <w:tab w:val="left" w:pos="3874"/>
        <w:tab w:val="left" w:pos="5486"/>
      </w:tabs>
      <w:spacing w:before="20"/>
      <w:ind w:left="2448" w:hanging="288"/>
    </w:pPr>
  </w:style>
  <w:style w:type="paragraph" w:customStyle="1" w:styleId="zHelpCont">
    <w:name w:val="zHelp Cont."/>
    <w:basedOn w:val="a"/>
    <w:rsid w:val="009E1DD9"/>
    <w:pPr>
      <w:spacing w:before="60"/>
      <w:ind w:left="1987" w:right="115"/>
    </w:pPr>
    <w:rPr>
      <w:i/>
      <w:vanish/>
      <w:color w:val="0000FF"/>
      <w:lang w:val="en-US"/>
    </w:rPr>
  </w:style>
  <w:style w:type="paragraph" w:styleId="a8">
    <w:name w:val="footnote text"/>
    <w:basedOn w:val="a"/>
    <w:semiHidden/>
    <w:rsid w:val="009E1DD9"/>
    <w:rPr>
      <w:szCs w:val="20"/>
    </w:rPr>
  </w:style>
  <w:style w:type="character" w:styleId="a9">
    <w:name w:val="footnote reference"/>
    <w:basedOn w:val="a0"/>
    <w:semiHidden/>
    <w:rsid w:val="009E1DD9"/>
    <w:rPr>
      <w:vertAlign w:val="superscript"/>
    </w:rPr>
  </w:style>
  <w:style w:type="paragraph" w:styleId="aa">
    <w:name w:val="Document Map"/>
    <w:basedOn w:val="a"/>
    <w:semiHidden/>
    <w:rsid w:val="0006651C"/>
    <w:pPr>
      <w:shd w:val="clear" w:color="auto" w:fill="000080"/>
    </w:pPr>
  </w:style>
  <w:style w:type="paragraph" w:customStyle="1" w:styleId="AppendixHeading">
    <w:name w:val="Appendix Heading"/>
    <w:basedOn w:val="1"/>
    <w:autoRedefine/>
    <w:rsid w:val="00F220A8"/>
    <w:pPr>
      <w:numPr>
        <w:numId w:val="0"/>
      </w:numPr>
      <w:autoSpaceDE/>
      <w:autoSpaceDN/>
      <w:adjustRightInd/>
      <w:spacing w:before="240" w:after="60"/>
    </w:pPr>
    <w:rPr>
      <w:bCs w:val="0"/>
      <w:kern w:val="28"/>
      <w:sz w:val="28"/>
      <w:szCs w:val="20"/>
      <w:lang w:eastAsia="en-US"/>
    </w:rPr>
  </w:style>
  <w:style w:type="character" w:customStyle="1" w:styleId="2Char">
    <w:name w:val="标题 2 Char"/>
    <w:link w:val="2"/>
    <w:locked/>
    <w:rsid w:val="005855A3"/>
    <w:rPr>
      <w:rFonts w:ascii="Arial" w:hAnsi="Arial"/>
      <w:b/>
      <w:bCs/>
      <w:iCs/>
      <w:szCs w:val="28"/>
      <w:lang w:val="de-DE" w:eastAsia="de-DE"/>
    </w:rPr>
  </w:style>
  <w:style w:type="paragraph" w:customStyle="1" w:styleId="Sottoparagrafo">
    <w:name w:val="Sottoparagrafo"/>
    <w:basedOn w:val="a"/>
    <w:uiPriority w:val="99"/>
    <w:rsid w:val="008B5311"/>
    <w:pPr>
      <w:keepNext/>
      <w:tabs>
        <w:tab w:val="left" w:pos="5660"/>
        <w:tab w:val="left" w:pos="6820"/>
      </w:tabs>
      <w:spacing w:before="120" w:after="120"/>
      <w:jc w:val="both"/>
    </w:pPr>
    <w:rPr>
      <w:b/>
      <w:szCs w:val="20"/>
      <w:lang w:val="en-GB" w:eastAsia="en-US"/>
    </w:rPr>
  </w:style>
  <w:style w:type="paragraph" w:customStyle="1" w:styleId="figura">
    <w:name w:val="figura"/>
    <w:basedOn w:val="a"/>
    <w:next w:val="a"/>
    <w:uiPriority w:val="99"/>
    <w:rsid w:val="008B5311"/>
    <w:pPr>
      <w:keepNext/>
      <w:tabs>
        <w:tab w:val="left" w:pos="5660"/>
        <w:tab w:val="left" w:pos="6820"/>
      </w:tabs>
      <w:spacing w:before="360"/>
      <w:jc w:val="center"/>
    </w:pPr>
    <w:rPr>
      <w:szCs w:val="20"/>
      <w:lang w:val="en-GB" w:eastAsia="en-US"/>
    </w:rPr>
  </w:style>
  <w:style w:type="paragraph" w:styleId="ab">
    <w:name w:val="List Paragraph"/>
    <w:basedOn w:val="a"/>
    <w:uiPriority w:val="34"/>
    <w:qFormat/>
    <w:rsid w:val="000808D8"/>
    <w:pPr>
      <w:ind w:left="720"/>
      <w:contextualSpacing/>
    </w:pPr>
  </w:style>
  <w:style w:type="paragraph" w:styleId="ac">
    <w:name w:val="Balloon Text"/>
    <w:basedOn w:val="a"/>
    <w:link w:val="Char"/>
    <w:rsid w:val="00037C7D"/>
    <w:rPr>
      <w:rFonts w:ascii="Tahoma" w:hAnsi="Tahoma" w:cs="Tahoma"/>
      <w:sz w:val="16"/>
      <w:szCs w:val="16"/>
    </w:rPr>
  </w:style>
  <w:style w:type="character" w:customStyle="1" w:styleId="Char">
    <w:name w:val="批注框文本 Char"/>
    <w:basedOn w:val="a0"/>
    <w:link w:val="ac"/>
    <w:rsid w:val="00037C7D"/>
    <w:rPr>
      <w:rFonts w:ascii="Tahoma" w:hAnsi="Tahoma" w:cs="Tahoma"/>
      <w:sz w:val="16"/>
      <w:szCs w:val="16"/>
      <w:lang w:val="de-DE" w:eastAsia="de-DE"/>
    </w:rPr>
  </w:style>
  <w:style w:type="character" w:customStyle="1" w:styleId="1Char">
    <w:name w:val="标题 1 Char"/>
    <w:link w:val="1"/>
    <w:rsid w:val="006D78A3"/>
    <w:rPr>
      <w:rFonts w:ascii="Arial" w:hAnsi="Arial"/>
      <w:b/>
      <w:bCs/>
      <w:szCs w:val="24"/>
      <w:lang w:val="en-GB" w:eastAsia="de-DE"/>
    </w:rPr>
  </w:style>
  <w:style w:type="paragraph" w:styleId="ad">
    <w:name w:val="annotation text"/>
    <w:basedOn w:val="a"/>
    <w:link w:val="Char0"/>
    <w:rsid w:val="0053413D"/>
    <w:rPr>
      <w:rFonts w:eastAsia="Times New Roman"/>
      <w:noProof/>
      <w:szCs w:val="20"/>
      <w:lang w:val="en-US"/>
    </w:rPr>
  </w:style>
  <w:style w:type="character" w:customStyle="1" w:styleId="Char0">
    <w:name w:val="批注文字 Char"/>
    <w:basedOn w:val="a0"/>
    <w:link w:val="ad"/>
    <w:rsid w:val="0053413D"/>
    <w:rPr>
      <w:rFonts w:ascii="Arial" w:eastAsia="Times New Roman" w:hAnsi="Arial"/>
      <w:noProof/>
      <w:lang w:eastAsia="de-DE"/>
    </w:rPr>
  </w:style>
  <w:style w:type="character" w:styleId="ae">
    <w:name w:val="annotation reference"/>
    <w:basedOn w:val="a0"/>
    <w:rsid w:val="00304168"/>
    <w:rPr>
      <w:sz w:val="16"/>
      <w:szCs w:val="16"/>
    </w:rPr>
  </w:style>
  <w:style w:type="paragraph" w:styleId="af">
    <w:name w:val="annotation subject"/>
    <w:basedOn w:val="ad"/>
    <w:next w:val="ad"/>
    <w:link w:val="Char1"/>
    <w:rsid w:val="00304168"/>
    <w:rPr>
      <w:rFonts w:eastAsia="宋体"/>
      <w:b/>
      <w:bCs/>
      <w:noProof w:val="0"/>
      <w:lang w:val="de-DE"/>
    </w:rPr>
  </w:style>
  <w:style w:type="character" w:customStyle="1" w:styleId="Char1">
    <w:name w:val="批注主题 Char"/>
    <w:basedOn w:val="Char0"/>
    <w:link w:val="af"/>
    <w:rsid w:val="00304168"/>
    <w:rPr>
      <w:rFonts w:ascii="Arial" w:eastAsia="Times New Roman" w:hAnsi="Arial"/>
      <w:b/>
      <w:bCs/>
      <w:noProof/>
      <w:lang w:val="de-DE" w:eastAsia="de-DE"/>
    </w:rPr>
  </w:style>
  <w:style w:type="paragraph" w:customStyle="1" w:styleId="ASAhiddentext">
    <w:name w:val="ASA hidden text"/>
    <w:basedOn w:val="a"/>
    <w:rsid w:val="006605B1"/>
    <w:pPr>
      <w:tabs>
        <w:tab w:val="left" w:pos="0"/>
      </w:tabs>
      <w:spacing w:before="28" w:after="56"/>
      <w:jc w:val="both"/>
    </w:pPr>
    <w:rPr>
      <w:bCs/>
      <w:vanish/>
      <w:color w:val="000080"/>
      <w:sz w:val="18"/>
      <w:szCs w:val="20"/>
      <w:lang w:val="en-US" w:eastAsia="zh-CN"/>
    </w:rPr>
  </w:style>
  <w:style w:type="paragraph" w:customStyle="1" w:styleId="Pieddepage">
    <w:name w:val="Pied_de_page"/>
    <w:basedOn w:val="a"/>
    <w:rsid w:val="006605B1"/>
    <w:pPr>
      <w:tabs>
        <w:tab w:val="left" w:pos="0"/>
        <w:tab w:val="right" w:pos="9497"/>
      </w:tabs>
      <w:spacing w:before="28" w:after="56"/>
    </w:pPr>
    <w:rPr>
      <w:bCs/>
      <w:color w:val="000000"/>
      <w:sz w:val="16"/>
      <w:szCs w:val="20"/>
      <w:lang w:val="en-GB" w:eastAsia="zh-CN"/>
    </w:rPr>
  </w:style>
  <w:style w:type="paragraph" w:customStyle="1" w:styleId="Template-ProjectName">
    <w:name w:val="Template-ProjectName"/>
    <w:basedOn w:val="a"/>
    <w:rsid w:val="006605B1"/>
    <w:pPr>
      <w:spacing w:before="480" w:after="480"/>
      <w:jc w:val="center"/>
    </w:pPr>
    <w:rPr>
      <w:b/>
      <w:color w:val="0000FF"/>
      <w:sz w:val="48"/>
      <w:szCs w:val="48"/>
      <w:lang w:val="en-GB" w:eastAsia="fr-FR"/>
    </w:rPr>
  </w:style>
  <w:style w:type="paragraph" w:customStyle="1" w:styleId="Template-References">
    <w:name w:val="Template-References"/>
    <w:basedOn w:val="a"/>
    <w:rsid w:val="006605B1"/>
    <w:rPr>
      <w:b/>
      <w:sz w:val="22"/>
      <w:szCs w:val="20"/>
      <w:lang w:val="en-US" w:eastAsia="fr-FR"/>
    </w:rPr>
  </w:style>
  <w:style w:type="paragraph" w:customStyle="1" w:styleId="Template-Topic">
    <w:name w:val="Template-Topic"/>
    <w:basedOn w:val="a"/>
    <w:rsid w:val="006605B1"/>
    <w:pPr>
      <w:spacing w:before="60" w:after="60"/>
      <w:jc w:val="right"/>
    </w:pPr>
    <w:rPr>
      <w:b/>
      <w:color w:val="000000"/>
      <w:sz w:val="18"/>
      <w:szCs w:val="20"/>
      <w:lang w:val="en-GB" w:eastAsia="fr-FR"/>
    </w:rPr>
  </w:style>
  <w:style w:type="character" w:customStyle="1" w:styleId="Template-TopicCarCar">
    <w:name w:val="Template-Topic Car Car"/>
    <w:rsid w:val="006605B1"/>
    <w:rPr>
      <w:rFonts w:ascii="Arial" w:hAnsi="Arial"/>
      <w:b/>
      <w:color w:val="000000"/>
      <w:sz w:val="18"/>
      <w:lang w:val="en-GB" w:eastAsia="fr-FR" w:bidi="ar-SA"/>
    </w:rPr>
  </w:style>
  <w:style w:type="paragraph" w:customStyle="1" w:styleId="Template-Version">
    <w:name w:val="Template-Version"/>
    <w:basedOn w:val="Template-References"/>
    <w:rsid w:val="006605B1"/>
    <w:rPr>
      <w:color w:val="0000FF"/>
    </w:rPr>
  </w:style>
  <w:style w:type="paragraph" w:customStyle="1" w:styleId="Template-Topic-centered">
    <w:name w:val="Template-Topic-centered"/>
    <w:basedOn w:val="Template-Topic"/>
    <w:rsid w:val="006605B1"/>
    <w:pPr>
      <w:jc w:val="center"/>
    </w:pPr>
    <w:rPr>
      <w:sz w:val="22"/>
    </w:rPr>
  </w:style>
  <w:style w:type="paragraph" w:customStyle="1" w:styleId="Template-StageGate">
    <w:name w:val="Template-StageGate"/>
    <w:basedOn w:val="a"/>
    <w:rsid w:val="006605B1"/>
    <w:pPr>
      <w:jc w:val="center"/>
    </w:pPr>
    <w:rPr>
      <w:color w:val="000000"/>
      <w:sz w:val="18"/>
      <w:szCs w:val="20"/>
      <w:lang w:val="en-GB" w:eastAsia="fr-FR"/>
    </w:rPr>
  </w:style>
  <w:style w:type="paragraph" w:customStyle="1" w:styleId="Template-Footer">
    <w:name w:val="Template-Footer"/>
    <w:basedOn w:val="a"/>
    <w:rsid w:val="006605B1"/>
    <w:pPr>
      <w:tabs>
        <w:tab w:val="center" w:pos="4536"/>
        <w:tab w:val="right" w:pos="9639"/>
      </w:tabs>
    </w:pPr>
    <w:rPr>
      <w:color w:val="000000"/>
      <w:sz w:val="16"/>
      <w:szCs w:val="20"/>
      <w:lang w:val="en-US" w:eastAsia="fr-FR"/>
    </w:rPr>
  </w:style>
  <w:style w:type="paragraph" w:customStyle="1" w:styleId="Template-Topic-small">
    <w:name w:val="Template-Topic-small"/>
    <w:basedOn w:val="Template-Topic-centered"/>
    <w:rsid w:val="006605B1"/>
    <w:rPr>
      <w:sz w:val="18"/>
      <w:lang w:val="en-US"/>
    </w:rPr>
  </w:style>
  <w:style w:type="character" w:styleId="af0">
    <w:name w:val="Strong"/>
    <w:qFormat/>
    <w:rsid w:val="006605B1"/>
    <w:rPr>
      <w:b/>
      <w:bCs/>
    </w:rPr>
  </w:style>
  <w:style w:type="paragraph" w:customStyle="1" w:styleId="EmbeddedText">
    <w:name w:val="Embedded Text"/>
    <w:basedOn w:val="a"/>
    <w:rsid w:val="00AF3C18"/>
    <w:pPr>
      <w:tabs>
        <w:tab w:val="left" w:pos="0"/>
      </w:tabs>
      <w:spacing w:before="240" w:after="56"/>
      <w:ind w:left="454"/>
    </w:pPr>
    <w:rPr>
      <w:bCs/>
      <w:color w:val="000000"/>
      <w:sz w:val="22"/>
      <w:szCs w:val="20"/>
      <w:lang w:val="en-US" w:eastAsia="zh-CN"/>
    </w:rPr>
  </w:style>
  <w:style w:type="paragraph" w:styleId="af1">
    <w:name w:val="Revision"/>
    <w:hidden/>
    <w:uiPriority w:val="99"/>
    <w:semiHidden/>
    <w:rsid w:val="000B13DB"/>
    <w:rPr>
      <w:rFonts w:ascii="Arial" w:hAnsi="Arial"/>
      <w:szCs w:val="24"/>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5249295">
      <w:bodyDiv w:val="1"/>
      <w:marLeft w:val="0"/>
      <w:marRight w:val="0"/>
      <w:marTop w:val="0"/>
      <w:marBottom w:val="0"/>
      <w:divBdr>
        <w:top w:val="none" w:sz="0" w:space="0" w:color="auto"/>
        <w:left w:val="none" w:sz="0" w:space="0" w:color="auto"/>
        <w:bottom w:val="none" w:sz="0" w:space="0" w:color="auto"/>
        <w:right w:val="none" w:sz="0" w:space="0" w:color="auto"/>
      </w:divBdr>
    </w:div>
    <w:div w:id="703138478">
      <w:bodyDiv w:val="1"/>
      <w:marLeft w:val="0"/>
      <w:marRight w:val="0"/>
      <w:marTop w:val="0"/>
      <w:marBottom w:val="0"/>
      <w:divBdr>
        <w:top w:val="none" w:sz="0" w:space="0" w:color="auto"/>
        <w:left w:val="none" w:sz="0" w:space="0" w:color="auto"/>
        <w:bottom w:val="none" w:sz="0" w:space="0" w:color="auto"/>
        <w:right w:val="none" w:sz="0" w:space="0" w:color="auto"/>
      </w:divBdr>
    </w:div>
    <w:div w:id="1356078313">
      <w:bodyDiv w:val="1"/>
      <w:marLeft w:val="0"/>
      <w:marRight w:val="0"/>
      <w:marTop w:val="0"/>
      <w:marBottom w:val="0"/>
      <w:divBdr>
        <w:top w:val="none" w:sz="0" w:space="0" w:color="auto"/>
        <w:left w:val="none" w:sz="0" w:space="0" w:color="auto"/>
        <w:bottom w:val="none" w:sz="0" w:space="0" w:color="auto"/>
        <w:right w:val="none" w:sz="0" w:space="0" w:color="auto"/>
      </w:divBdr>
    </w:div>
    <w:div w:id="1467088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eader" Target="header2.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comments" Target="comments.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ntentTypeId xmlns="http://schemas.microsoft.com/sharepoint/v3">0x010100C14448E290AFF741BDE27D50AEC77133</ContentTypeId>
    <TemplateUrl xmlns="http://schemas.microsoft.com/sharepoint/v3" xsi:nil="true"/>
    <DocVersion xmlns="3be707fd-1bd2-4c78-bed5-5837e5f277f2">0.7</DocVersion>
    <DocType xmlns="3be707fd-1bd2-4c78-bed5-5837e5f277f2">other</DocType>
    <_SourceUrl xmlns="http://schemas.microsoft.com/sharepoint/v3" xsi:nil="true"/>
    <xd_ProgID xmlns="http://schemas.microsoft.com/sharepoint/v3" xsi:nil="true"/>
    <Order xmlns="http://schemas.microsoft.com/sharepoint/v3" xsi:nil="true"/>
    <_SharedFileIndex xmlns="http://schemas.microsoft.com/sharepoint/v3" xsi:nil="true"/>
    <MetaInfo xmlns="http://schemas.microsoft.com/sharepoint/v3" xsi:nil="true"/>
    <GPG xmlns="3be707fd-1bd2-4c78-bed5-5837e5f277f2">n/a</GPG>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14448E290AFF741BDE27D50AEC77133" ma:contentTypeVersion="7" ma:contentTypeDescription="Create a new document." ma:contentTypeScope="" ma:versionID="1d796c1d0734f6b082df0321c479191c">
  <xsd:schema xmlns:xsd="http://www.w3.org/2001/XMLSchema" xmlns:xs="http://www.w3.org/2001/XMLSchema" xmlns:p="http://schemas.microsoft.com/office/2006/metadata/properties" xmlns:ns1="http://schemas.microsoft.com/sharepoint/v3" xmlns:ns3="3be707fd-1bd2-4c78-bed5-5837e5f277f2" targetNamespace="http://schemas.microsoft.com/office/2006/metadata/properties" ma:root="true" ma:fieldsID="e0cacf93e477c7261222291580540752" ns1:_="" ns3:_="">
    <xsd:import namespace="http://schemas.microsoft.com/sharepoint/v3"/>
    <xsd:import namespace="3be707fd-1bd2-4c78-bed5-5837e5f277f2"/>
    <xsd:element name="properties">
      <xsd:complexType>
        <xsd:sequence>
          <xsd:element name="documentManagement">
            <xsd:complexType>
              <xsd:all>
                <xsd:element ref="ns1:_ModerationComments" minOccurs="0"/>
                <xsd:element ref="ns1:File_x0020_Type" minOccurs="0"/>
                <xsd:element ref="ns1:HTML_x0020_File_x0020_Type" minOccurs="0"/>
                <xsd:element ref="ns1:_SourceUrl" minOccurs="0"/>
                <xsd:element ref="ns1:_SharedFileIndex" minOccurs="0"/>
                <xsd:element ref="ns1:ContentTypeId" minOccurs="0"/>
                <xsd:element ref="ns1:TemplateUrl" minOccurs="0"/>
                <xsd:element ref="ns1:xd_ProgID" minOccurs="0"/>
                <xsd:element ref="ns1:xd_Signature" minOccurs="0"/>
                <xsd:element ref="ns3:DocType"/>
                <xsd:element ref="ns3:DocVersion"/>
                <xsd:element ref="ns3:GPG"/>
                <xsd:element ref="ns1:_ModerationStatus"/>
                <xsd:element ref="ns1:ID" minOccurs="0"/>
                <xsd:element ref="ns1:Author" minOccurs="0"/>
                <xsd:element ref="ns1:Editor" minOccurs="0"/>
                <xsd:element ref="ns1:_HasCopyDestinations" minOccurs="0"/>
                <xsd:element ref="ns1:_CopySource" minOccurs="0"/>
                <xsd:element ref="ns1:FileRef" minOccurs="0"/>
                <xsd:element ref="ns1:FileDirRef" minOccurs="0"/>
                <xsd:element ref="ns1:Last_x0020_Modified" minOccurs="0"/>
                <xsd:element ref="ns1:Created_x0020_Date" minOccurs="0"/>
                <xsd:element ref="ns1:File_x0020_Size" minOccurs="0"/>
                <xsd:element ref="ns1:FSObjType" minOccurs="0"/>
                <xsd:element ref="ns1:CheckedOutUserId" minOccurs="0"/>
                <xsd:element ref="ns1:IsCheckedoutToLocal" minOccurs="0"/>
                <xsd:element ref="ns1:CheckoutUser" minOccurs="0"/>
                <xsd:element ref="ns1:UniqueId" minOccurs="0"/>
                <xsd:element ref="ns1:ProgId" minOccurs="0"/>
                <xsd:element ref="ns1:ScopeId" minOccurs="0"/>
                <xsd:element ref="ns1:VirusStatus" minOccurs="0"/>
                <xsd:element ref="ns1:CheckedOutTitle" minOccurs="0"/>
                <xsd:element ref="ns1:_CheckinComment" minOccurs="0"/>
                <xsd:element ref="ns1:MetaInfo" minOccurs="0"/>
                <xsd:element ref="ns1:_Level" minOccurs="0"/>
                <xsd:element ref="ns1:_IsCurrentVersion" minOccurs="0"/>
                <xsd:element ref="ns1:owshiddenversion" minOccurs="0"/>
                <xsd:element ref="ns1:_UIVersion" minOccurs="0"/>
                <xsd:element ref="ns1:_UIVersionString" minOccurs="0"/>
                <xsd:element ref="ns1:InstanceID" minOccurs="0"/>
                <xsd:element ref="ns1:Order" minOccurs="0"/>
                <xsd:element ref="ns1:GUID" minOccurs="0"/>
                <xsd:element ref="ns1:WorkflowVersion" minOccurs="0"/>
                <xsd:element ref="ns1:WorkflowInstanceID" minOccurs="0"/>
                <xsd:element ref="ns1:ParentVersionString" minOccurs="0"/>
                <xsd:element ref="ns1:ParentLeaf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ModerationComments" ma:index="0" nillable="true" ma:displayName="Approver Comments" ma:hidden="true" ma:internalName="_ModerationComments" ma:readOnly="true">
      <xsd:simpleType>
        <xsd:restriction base="dms:Note"/>
      </xsd:simpleType>
    </xsd:element>
    <xsd:element name="File_x0020_Type" ma:index="4" nillable="true" ma:displayName="File Type" ma:hidden="true" ma:internalName="File_x0020_Type" ma:readOnly="true">
      <xsd:simpleType>
        <xsd:restriction base="dms:Text"/>
      </xsd:simpleType>
    </xsd:element>
    <xsd:element name="HTML_x0020_File_x0020_Type" ma:index="5" nillable="true" ma:displayName="HTML File Type" ma:hidden="true" ma:internalName="HTML_x0020_File_x0020_Type" ma:readOnly="true">
      <xsd:simpleType>
        <xsd:restriction base="dms:Text"/>
      </xsd:simpleType>
    </xsd:element>
    <xsd:element name="_SourceUrl" ma:index="6" nillable="true" ma:displayName="Source URL" ma:hidden="true" ma:internalName="_SourceUrl">
      <xsd:simpleType>
        <xsd:restriction base="dms:Text"/>
      </xsd:simpleType>
    </xsd:element>
    <xsd:element name="_SharedFileIndex" ma:index="7" nillable="true" ma:displayName="Shared File Index" ma:hidden="true" ma:internalName="_SharedFileIndex">
      <xsd:simpleType>
        <xsd:restriction base="dms:Text"/>
      </xsd:simpleType>
    </xsd:element>
    <xsd:element name="ContentTypeId" ma:index="9" nillable="true" ma:displayName="Content Type ID" ma:hidden="true" ma:internalName="ContentTypeId" ma:readOnly="true">
      <xsd:simpleType>
        <xsd:restriction base="dms:Unknown"/>
      </xsd:simpleType>
    </xsd:element>
    <xsd:element name="TemplateUrl" ma:index="10" nillable="true" ma:displayName="Template Link" ma:hidden="true" ma:internalName="TemplateUrl">
      <xsd:simpleType>
        <xsd:restriction base="dms:Text"/>
      </xsd:simpleType>
    </xsd:element>
    <xsd:element name="xd_ProgID" ma:index="11" nillable="true" ma:displayName="HTML File Link" ma:hidden="true" ma:internalName="xd_ProgID">
      <xsd:simpleType>
        <xsd:restriction base="dms:Text"/>
      </xsd:simpleType>
    </xsd:element>
    <xsd:element name="xd_Signature" ma:index="12" nillable="true" ma:displayName="Is Signed" ma:hidden="true" ma:internalName="xd_Signature" ma:readOnly="true">
      <xsd:simpleType>
        <xsd:restriction base="dms:Boolean"/>
      </xsd:simpleType>
    </xsd:element>
    <xsd:element name="_ModerationStatus" ma:index="18" ma:displayName="Approval Status" ma:default="0" ma:internalName="_ModerationStatus" ma:readOnly="true">
      <xsd:simpleType>
        <xsd:restriction base="dms:Unknown"/>
      </xsd:simpleType>
    </xsd:element>
    <xsd:element name="ID" ma:index="20" nillable="true" ma:displayName="ID" ma:internalName="ID" ma:readOnly="true">
      <xsd:simpleType>
        <xsd:restriction base="dms:Unknown"/>
      </xsd:simpleType>
    </xsd:element>
    <xsd:element name="Author" ma:index="23" nillable="true" ma:displayName="Created By" ma:list="UserInfo" ma:internalName="Auth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 ma:index="25" nillable="true" ma:displayName="Modified By" ma:list="UserInfo" ma:internalName="Edit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HasCopyDestinations" ma:index="26" nillable="true" ma:displayName="Has Copy Destinations" ma:hidden="true" ma:internalName="_HasCopyDestinations" ma:readOnly="true">
      <xsd:simpleType>
        <xsd:restriction base="dms:Boolean"/>
      </xsd:simpleType>
    </xsd:element>
    <xsd:element name="_CopySource" ma:index="27" nillable="true" ma:displayName="Copy Source" ma:internalName="_CopySource" ma:readOnly="true">
      <xsd:simpleType>
        <xsd:restriction base="dms:Text"/>
      </xsd:simpleType>
    </xsd:element>
    <xsd:element name="FileRef" ma:index="28" nillable="true" ma:displayName="URL Path" ma:hidden="true" ma:list="Docs" ma:internalName="FileRef" ma:readOnly="true" ma:showField="FullUrl">
      <xsd:simpleType>
        <xsd:restriction base="dms:Lookup"/>
      </xsd:simpleType>
    </xsd:element>
    <xsd:element name="FileDirRef" ma:index="29" nillable="true" ma:displayName="Path" ma:hidden="true" ma:list="Docs" ma:internalName="FileDirRef" ma:readOnly="true" ma:showField="DirName">
      <xsd:simpleType>
        <xsd:restriction base="dms:Lookup"/>
      </xsd:simpleType>
    </xsd:element>
    <xsd:element name="Last_x0020_Modified" ma:index="30" nillable="true" ma:displayName="Modified" ma:format="TRUE" ma:hidden="true" ma:list="Docs" ma:internalName="Last_x0020_Modified" ma:readOnly="true" ma:showField="TimeLastModified">
      <xsd:simpleType>
        <xsd:restriction base="dms:Lookup"/>
      </xsd:simpleType>
    </xsd:element>
    <xsd:element name="Created_x0020_Date" ma:index="31" nillable="true" ma:displayName="Created" ma:format="TRUE" ma:hidden="true" ma:list="Docs" ma:internalName="Created_x0020_Date" ma:readOnly="true" ma:showField="TimeCreated">
      <xsd:simpleType>
        <xsd:restriction base="dms:Lookup"/>
      </xsd:simpleType>
    </xsd:element>
    <xsd:element name="File_x0020_Size" ma:index="32" nillable="true" ma:displayName="File Size" ma:format="TRUE" ma:hidden="true" ma:list="Docs" ma:internalName="File_x0020_Size" ma:readOnly="true" ma:showField="SizeInKB">
      <xsd:simpleType>
        <xsd:restriction base="dms:Lookup"/>
      </xsd:simpleType>
    </xsd:element>
    <xsd:element name="FSObjType" ma:index="33" nillable="true" ma:displayName="Item Type" ma:hidden="true" ma:list="Docs" ma:internalName="FSObjType" ma:readOnly="true" ma:showField="FSType">
      <xsd:simpleType>
        <xsd:restriction base="dms:Lookup"/>
      </xsd:simpleType>
    </xsd:element>
    <xsd:element name="CheckedOutUserId" ma:index="35" nillable="true" ma:displayName="ID of the User who has the item Checked Out" ma:hidden="true" ma:list="Docs" ma:internalName="CheckedOutUserId" ma:readOnly="true" ma:showField="CheckoutUserId">
      <xsd:simpleType>
        <xsd:restriction base="dms:Lookup"/>
      </xsd:simpleType>
    </xsd:element>
    <xsd:element name="IsCheckedoutToLocal" ma:index="36" nillable="true" ma:displayName="Is Checked out to local" ma:hidden="true" ma:list="Docs" ma:internalName="IsCheckedoutToLocal" ma:readOnly="true" ma:showField="IsCheckoutToLocal">
      <xsd:simpleType>
        <xsd:restriction base="dms:Lookup"/>
      </xsd:simpleType>
    </xsd:element>
    <xsd:element name="CheckoutUser" ma:index="37" nillable="true" ma:displayName="Checked Out To" ma:list="UserInfo" ma:internalName="CheckoutUse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niqueId" ma:index="38" nillable="true" ma:displayName="Unique Id" ma:hidden="true" ma:list="Docs" ma:internalName="UniqueId" ma:readOnly="true" ma:showField="UniqueId">
      <xsd:simpleType>
        <xsd:restriction base="dms:Lookup"/>
      </xsd:simpleType>
    </xsd:element>
    <xsd:element name="ProgId" ma:index="39" nillable="true" ma:displayName="ProgId" ma:hidden="true" ma:list="Docs" ma:internalName="ProgId" ma:readOnly="true" ma:showField="ProgId">
      <xsd:simpleType>
        <xsd:restriction base="dms:Lookup"/>
      </xsd:simpleType>
    </xsd:element>
    <xsd:element name="ScopeId" ma:index="40" nillable="true" ma:displayName="ScopeId" ma:hidden="true" ma:list="Docs" ma:internalName="ScopeId" ma:readOnly="true" ma:showField="ScopeId">
      <xsd:simpleType>
        <xsd:restriction base="dms:Lookup"/>
      </xsd:simpleType>
    </xsd:element>
    <xsd:element name="VirusStatus" ma:index="41" nillable="true" ma:displayName="Virus Status" ma:format="TRUE" ma:hidden="true" ma:list="Docs" ma:internalName="VirusStatus" ma:readOnly="true" ma:showField="Size">
      <xsd:simpleType>
        <xsd:restriction base="dms:Lookup"/>
      </xsd:simpleType>
    </xsd:element>
    <xsd:element name="CheckedOutTitle" ma:index="42" nillable="true" ma:displayName="Checked Out To" ma:format="TRUE" ma:hidden="true" ma:list="Docs" ma:internalName="CheckedOutTitle" ma:readOnly="true" ma:showField="CheckedOutTitle">
      <xsd:simpleType>
        <xsd:restriction base="dms:Lookup"/>
      </xsd:simpleType>
    </xsd:element>
    <xsd:element name="_CheckinComment" ma:index="43" nillable="true" ma:displayName="Check In Comment" ma:format="TRUE" ma:list="Docs" ma:internalName="_CheckinComment" ma:readOnly="true" ma:showField="CheckinComment">
      <xsd:simpleType>
        <xsd:restriction base="dms:Lookup"/>
      </xsd:simpleType>
    </xsd:element>
    <xsd:element name="MetaInfo" ma:index="54" nillable="true" ma:displayName="Property Bag" ma:hidden="true" ma:list="Docs" ma:internalName="MetaInfo" ma:showField="MetaInfo">
      <xsd:simpleType>
        <xsd:restriction base="dms:Lookup"/>
      </xsd:simpleType>
    </xsd:element>
    <xsd:element name="_Level" ma:index="55" nillable="true" ma:displayName="Level" ma:hidden="true" ma:internalName="_Level" ma:readOnly="true">
      <xsd:simpleType>
        <xsd:restriction base="dms:Unknown"/>
      </xsd:simpleType>
    </xsd:element>
    <xsd:element name="_IsCurrentVersion" ma:index="56" nillable="true" ma:displayName="Is Current Version" ma:hidden="true" ma:internalName="_IsCurrentVersion" ma:readOnly="true">
      <xsd:simpleType>
        <xsd:restriction base="dms:Boolean"/>
      </xsd:simpleType>
    </xsd:element>
    <xsd:element name="owshiddenversion" ma:index="60" nillable="true" ma:displayName="owshiddenversion" ma:hidden="true" ma:internalName="owshiddenversion" ma:readOnly="true">
      <xsd:simpleType>
        <xsd:restriction base="dms:Unknown"/>
      </xsd:simpleType>
    </xsd:element>
    <xsd:element name="_UIVersion" ma:index="61" nillable="true" ma:displayName="UI Version" ma:hidden="true" ma:internalName="_UIVersion" ma:readOnly="true">
      <xsd:simpleType>
        <xsd:restriction base="dms:Unknown"/>
      </xsd:simpleType>
    </xsd:element>
    <xsd:element name="_UIVersionString" ma:index="62" nillable="true" ma:displayName="Version" ma:internalName="_UIVersionString" ma:readOnly="true">
      <xsd:simpleType>
        <xsd:restriction base="dms:Text"/>
      </xsd:simpleType>
    </xsd:element>
    <xsd:element name="InstanceID" ma:index="63" nillable="true" ma:displayName="Instance ID" ma:hidden="true" ma:internalName="InstanceID" ma:readOnly="true">
      <xsd:simpleType>
        <xsd:restriction base="dms:Unknown"/>
      </xsd:simpleType>
    </xsd:element>
    <xsd:element name="Order" ma:index="64" nillable="true" ma:displayName="Order" ma:hidden="true" ma:internalName="Order">
      <xsd:simpleType>
        <xsd:restriction base="dms:Number"/>
      </xsd:simpleType>
    </xsd:element>
    <xsd:element name="GUID" ma:index="65" nillable="true" ma:displayName="GUID" ma:hidden="true" ma:internalName="GUID" ma:readOnly="true">
      <xsd:simpleType>
        <xsd:restriction base="dms:Unknown"/>
      </xsd:simpleType>
    </xsd:element>
    <xsd:element name="WorkflowVersion" ma:index="66" nillable="true" ma:displayName="Workflow Version" ma:hidden="true" ma:internalName="WorkflowVersion" ma:readOnly="true">
      <xsd:simpleType>
        <xsd:restriction base="dms:Unknown"/>
      </xsd:simpleType>
    </xsd:element>
    <xsd:element name="WorkflowInstanceID" ma:index="67" nillable="true" ma:displayName="Workflow Instance ID" ma:hidden="true" ma:internalName="WorkflowInstanceID" ma:readOnly="true">
      <xsd:simpleType>
        <xsd:restriction base="dms:Unknown"/>
      </xsd:simpleType>
    </xsd:element>
    <xsd:element name="ParentVersionString" ma:index="68" nillable="true" ma:displayName="Source Version (Converted Document)" ma:hidden="true" ma:list="Docs" ma:internalName="ParentVersionString" ma:readOnly="true" ma:showField="ParentVersionString">
      <xsd:simpleType>
        <xsd:restriction base="dms:Lookup"/>
      </xsd:simpleType>
    </xsd:element>
    <xsd:element name="ParentLeafName" ma:index="69" nillable="true" ma:displayName="Source Name (Converted Document)" ma:hidden="true" ma:list="Docs" ma:internalName="ParentLeafName" ma:readOnly="true" ma:showField="ParentLeafName">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3be707fd-1bd2-4c78-bed5-5837e5f277f2" elementFormDefault="qualified">
    <xsd:import namespace="http://schemas.microsoft.com/office/2006/documentManagement/types"/>
    <xsd:import namespace="http://schemas.microsoft.com/office/infopath/2007/PartnerControls"/>
    <xsd:element name="DocType" ma:index="15" ma:displayName="DocType" ma:description="Document type" ma:format="Dropdown" ma:internalName="DocType">
      <xsd:simpleType>
        <xsd:restriction base="dms:Choice">
          <xsd:enumeration value="action list"/>
          <xsd:enumeration value="Bill of Material"/>
          <xsd:enumeration value="Change Project"/>
          <xsd:enumeration value="Description"/>
          <xsd:enumeration value="Drawing"/>
          <xsd:enumeration value="Folder"/>
          <xsd:enumeration value="Gate"/>
          <xsd:enumeration value="MRS"/>
          <xsd:enumeration value="PCB"/>
          <xsd:enumeration value="PM document"/>
          <xsd:enumeration value="project report"/>
          <xsd:enumeration value="PRS"/>
          <xsd:enumeration value="Quality"/>
          <xsd:enumeration value="ROI"/>
          <xsd:enumeration value="schedule"/>
          <xsd:enumeration value="SM document"/>
          <xsd:enumeration value="Specification"/>
          <xsd:enumeration value="STR"/>
          <xsd:enumeration value="TRS"/>
          <xsd:enumeration value="other"/>
        </xsd:restriction>
      </xsd:simpleType>
    </xsd:element>
    <xsd:element name="DocVersion" ma:index="16" ma:displayName="DocVersion" ma:description="Use this field to indicate the ABB internal version number of your document." ma:internalName="DocVersion">
      <xsd:simpleType>
        <xsd:restriction base="dms:Text">
          <xsd:maxLength value="10"/>
        </xsd:restriction>
      </xsd:simpleType>
    </xsd:element>
    <xsd:element name="GPG" ma:index="17" ma:displayName="GPG" ma:format="Dropdown" ma:internalName="GPG0">
      <xsd:simpleType>
        <xsd:restriction base="dms:Choice">
          <xsd:enumeration value="A&amp;P"/>
          <xsd:enumeration value="Analytical"/>
          <xsd:enumeration value="Flow"/>
          <xsd:enumeration value="Pressure"/>
          <xsd:enumeration value="R&amp;C"/>
          <xsd:enumeration value="Service"/>
          <xsd:enumeration value="Temperature"/>
          <xsd:enumeration value="n/a"/>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1" ma:displayName="Content Type"/>
        <xsd:element ref="dc:title" minOccurs="0" maxOccurs="1" ma:index="8"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5EFCD4-8ABD-41BA-860B-93CE5DDCA8A0}">
  <ds:schemaRefs>
    <ds:schemaRef ds:uri="http://schemas.microsoft.com/office/2006/metadata/properties"/>
    <ds:schemaRef ds:uri="http://schemas.microsoft.com/office/infopath/2007/PartnerControls"/>
    <ds:schemaRef ds:uri="http://schemas.microsoft.com/sharepoint/v3"/>
    <ds:schemaRef ds:uri="3be707fd-1bd2-4c78-bed5-5837e5f277f2"/>
  </ds:schemaRefs>
</ds:datastoreItem>
</file>

<file path=customXml/itemProps2.xml><?xml version="1.0" encoding="utf-8"?>
<ds:datastoreItem xmlns:ds="http://schemas.openxmlformats.org/officeDocument/2006/customXml" ds:itemID="{11352577-C065-4543-A3FE-8FFED45E42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be707fd-1bd2-4c78-bed5-5837e5f277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A8A1AD-0B35-4294-9F67-84E1A34C713A}">
  <ds:schemaRefs>
    <ds:schemaRef ds:uri="http://schemas.microsoft.com/sharepoint/v3/contenttype/forms"/>
  </ds:schemaRefs>
</ds:datastoreItem>
</file>

<file path=customXml/itemProps4.xml><?xml version="1.0" encoding="utf-8"?>
<ds:datastoreItem xmlns:ds="http://schemas.openxmlformats.org/officeDocument/2006/customXml" ds:itemID="{DAA3A37D-97C5-4D87-97F8-A311563C89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3380</TotalTime>
  <Pages>18</Pages>
  <Words>3554</Words>
  <Characters>20264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Requirements Specification V1.3</vt:lpstr>
    </vt:vector>
  </TitlesOfParts>
  <Company>ABB Automation Products</Company>
  <LinksUpToDate>false</LinksUpToDate>
  <CharactersWithSpaces>23771</CharactersWithSpaces>
  <SharedDoc>false</SharedDoc>
  <HLinks>
    <vt:vector size="126" baseType="variant">
      <vt:variant>
        <vt:i4>1048631</vt:i4>
      </vt:variant>
      <vt:variant>
        <vt:i4>122</vt:i4>
      </vt:variant>
      <vt:variant>
        <vt:i4>0</vt:i4>
      </vt:variant>
      <vt:variant>
        <vt:i4>5</vt:i4>
      </vt:variant>
      <vt:variant>
        <vt:lpwstr/>
      </vt:variant>
      <vt:variant>
        <vt:lpwstr>_Toc262045343</vt:lpwstr>
      </vt:variant>
      <vt:variant>
        <vt:i4>1048631</vt:i4>
      </vt:variant>
      <vt:variant>
        <vt:i4>116</vt:i4>
      </vt:variant>
      <vt:variant>
        <vt:i4>0</vt:i4>
      </vt:variant>
      <vt:variant>
        <vt:i4>5</vt:i4>
      </vt:variant>
      <vt:variant>
        <vt:lpwstr/>
      </vt:variant>
      <vt:variant>
        <vt:lpwstr>_Toc262045342</vt:lpwstr>
      </vt:variant>
      <vt:variant>
        <vt:i4>1048631</vt:i4>
      </vt:variant>
      <vt:variant>
        <vt:i4>110</vt:i4>
      </vt:variant>
      <vt:variant>
        <vt:i4>0</vt:i4>
      </vt:variant>
      <vt:variant>
        <vt:i4>5</vt:i4>
      </vt:variant>
      <vt:variant>
        <vt:lpwstr/>
      </vt:variant>
      <vt:variant>
        <vt:lpwstr>_Toc262045341</vt:lpwstr>
      </vt:variant>
      <vt:variant>
        <vt:i4>1048631</vt:i4>
      </vt:variant>
      <vt:variant>
        <vt:i4>104</vt:i4>
      </vt:variant>
      <vt:variant>
        <vt:i4>0</vt:i4>
      </vt:variant>
      <vt:variant>
        <vt:i4>5</vt:i4>
      </vt:variant>
      <vt:variant>
        <vt:lpwstr/>
      </vt:variant>
      <vt:variant>
        <vt:lpwstr>_Toc262045340</vt:lpwstr>
      </vt:variant>
      <vt:variant>
        <vt:i4>1507383</vt:i4>
      </vt:variant>
      <vt:variant>
        <vt:i4>98</vt:i4>
      </vt:variant>
      <vt:variant>
        <vt:i4>0</vt:i4>
      </vt:variant>
      <vt:variant>
        <vt:i4>5</vt:i4>
      </vt:variant>
      <vt:variant>
        <vt:lpwstr/>
      </vt:variant>
      <vt:variant>
        <vt:lpwstr>_Toc262045339</vt:lpwstr>
      </vt:variant>
      <vt:variant>
        <vt:i4>1507383</vt:i4>
      </vt:variant>
      <vt:variant>
        <vt:i4>92</vt:i4>
      </vt:variant>
      <vt:variant>
        <vt:i4>0</vt:i4>
      </vt:variant>
      <vt:variant>
        <vt:i4>5</vt:i4>
      </vt:variant>
      <vt:variant>
        <vt:lpwstr/>
      </vt:variant>
      <vt:variant>
        <vt:lpwstr>_Toc262045338</vt:lpwstr>
      </vt:variant>
      <vt:variant>
        <vt:i4>1507383</vt:i4>
      </vt:variant>
      <vt:variant>
        <vt:i4>86</vt:i4>
      </vt:variant>
      <vt:variant>
        <vt:i4>0</vt:i4>
      </vt:variant>
      <vt:variant>
        <vt:i4>5</vt:i4>
      </vt:variant>
      <vt:variant>
        <vt:lpwstr/>
      </vt:variant>
      <vt:variant>
        <vt:lpwstr>_Toc262045337</vt:lpwstr>
      </vt:variant>
      <vt:variant>
        <vt:i4>1507383</vt:i4>
      </vt:variant>
      <vt:variant>
        <vt:i4>80</vt:i4>
      </vt:variant>
      <vt:variant>
        <vt:i4>0</vt:i4>
      </vt:variant>
      <vt:variant>
        <vt:i4>5</vt:i4>
      </vt:variant>
      <vt:variant>
        <vt:lpwstr/>
      </vt:variant>
      <vt:variant>
        <vt:lpwstr>_Toc262045336</vt:lpwstr>
      </vt:variant>
      <vt:variant>
        <vt:i4>1507383</vt:i4>
      </vt:variant>
      <vt:variant>
        <vt:i4>74</vt:i4>
      </vt:variant>
      <vt:variant>
        <vt:i4>0</vt:i4>
      </vt:variant>
      <vt:variant>
        <vt:i4>5</vt:i4>
      </vt:variant>
      <vt:variant>
        <vt:lpwstr/>
      </vt:variant>
      <vt:variant>
        <vt:lpwstr>_Toc262045335</vt:lpwstr>
      </vt:variant>
      <vt:variant>
        <vt:i4>1507383</vt:i4>
      </vt:variant>
      <vt:variant>
        <vt:i4>68</vt:i4>
      </vt:variant>
      <vt:variant>
        <vt:i4>0</vt:i4>
      </vt:variant>
      <vt:variant>
        <vt:i4>5</vt:i4>
      </vt:variant>
      <vt:variant>
        <vt:lpwstr/>
      </vt:variant>
      <vt:variant>
        <vt:lpwstr>_Toc262045334</vt:lpwstr>
      </vt:variant>
      <vt:variant>
        <vt:i4>1507383</vt:i4>
      </vt:variant>
      <vt:variant>
        <vt:i4>62</vt:i4>
      </vt:variant>
      <vt:variant>
        <vt:i4>0</vt:i4>
      </vt:variant>
      <vt:variant>
        <vt:i4>5</vt:i4>
      </vt:variant>
      <vt:variant>
        <vt:lpwstr/>
      </vt:variant>
      <vt:variant>
        <vt:lpwstr>_Toc262045333</vt:lpwstr>
      </vt:variant>
      <vt:variant>
        <vt:i4>1507383</vt:i4>
      </vt:variant>
      <vt:variant>
        <vt:i4>56</vt:i4>
      </vt:variant>
      <vt:variant>
        <vt:i4>0</vt:i4>
      </vt:variant>
      <vt:variant>
        <vt:i4>5</vt:i4>
      </vt:variant>
      <vt:variant>
        <vt:lpwstr/>
      </vt:variant>
      <vt:variant>
        <vt:lpwstr>_Toc262045332</vt:lpwstr>
      </vt:variant>
      <vt:variant>
        <vt:i4>1507383</vt:i4>
      </vt:variant>
      <vt:variant>
        <vt:i4>50</vt:i4>
      </vt:variant>
      <vt:variant>
        <vt:i4>0</vt:i4>
      </vt:variant>
      <vt:variant>
        <vt:i4>5</vt:i4>
      </vt:variant>
      <vt:variant>
        <vt:lpwstr/>
      </vt:variant>
      <vt:variant>
        <vt:lpwstr>_Toc262045331</vt:lpwstr>
      </vt:variant>
      <vt:variant>
        <vt:i4>1507383</vt:i4>
      </vt:variant>
      <vt:variant>
        <vt:i4>44</vt:i4>
      </vt:variant>
      <vt:variant>
        <vt:i4>0</vt:i4>
      </vt:variant>
      <vt:variant>
        <vt:i4>5</vt:i4>
      </vt:variant>
      <vt:variant>
        <vt:lpwstr/>
      </vt:variant>
      <vt:variant>
        <vt:lpwstr>_Toc262045330</vt:lpwstr>
      </vt:variant>
      <vt:variant>
        <vt:i4>1441847</vt:i4>
      </vt:variant>
      <vt:variant>
        <vt:i4>38</vt:i4>
      </vt:variant>
      <vt:variant>
        <vt:i4>0</vt:i4>
      </vt:variant>
      <vt:variant>
        <vt:i4>5</vt:i4>
      </vt:variant>
      <vt:variant>
        <vt:lpwstr/>
      </vt:variant>
      <vt:variant>
        <vt:lpwstr>_Toc262045329</vt:lpwstr>
      </vt:variant>
      <vt:variant>
        <vt:i4>1441847</vt:i4>
      </vt:variant>
      <vt:variant>
        <vt:i4>32</vt:i4>
      </vt:variant>
      <vt:variant>
        <vt:i4>0</vt:i4>
      </vt:variant>
      <vt:variant>
        <vt:i4>5</vt:i4>
      </vt:variant>
      <vt:variant>
        <vt:lpwstr/>
      </vt:variant>
      <vt:variant>
        <vt:lpwstr>_Toc262045328</vt:lpwstr>
      </vt:variant>
      <vt:variant>
        <vt:i4>1441847</vt:i4>
      </vt:variant>
      <vt:variant>
        <vt:i4>26</vt:i4>
      </vt:variant>
      <vt:variant>
        <vt:i4>0</vt:i4>
      </vt:variant>
      <vt:variant>
        <vt:i4>5</vt:i4>
      </vt:variant>
      <vt:variant>
        <vt:lpwstr/>
      </vt:variant>
      <vt:variant>
        <vt:lpwstr>_Toc262045327</vt:lpwstr>
      </vt:variant>
      <vt:variant>
        <vt:i4>1441847</vt:i4>
      </vt:variant>
      <vt:variant>
        <vt:i4>20</vt:i4>
      </vt:variant>
      <vt:variant>
        <vt:i4>0</vt:i4>
      </vt:variant>
      <vt:variant>
        <vt:i4>5</vt:i4>
      </vt:variant>
      <vt:variant>
        <vt:lpwstr/>
      </vt:variant>
      <vt:variant>
        <vt:lpwstr>_Toc262045326</vt:lpwstr>
      </vt:variant>
      <vt:variant>
        <vt:i4>1441847</vt:i4>
      </vt:variant>
      <vt:variant>
        <vt:i4>14</vt:i4>
      </vt:variant>
      <vt:variant>
        <vt:i4>0</vt:i4>
      </vt:variant>
      <vt:variant>
        <vt:i4>5</vt:i4>
      </vt:variant>
      <vt:variant>
        <vt:lpwstr/>
      </vt:variant>
      <vt:variant>
        <vt:lpwstr>_Toc262045325</vt:lpwstr>
      </vt:variant>
      <vt:variant>
        <vt:i4>1441847</vt:i4>
      </vt:variant>
      <vt:variant>
        <vt:i4>8</vt:i4>
      </vt:variant>
      <vt:variant>
        <vt:i4>0</vt:i4>
      </vt:variant>
      <vt:variant>
        <vt:i4>5</vt:i4>
      </vt:variant>
      <vt:variant>
        <vt:lpwstr/>
      </vt:variant>
      <vt:variant>
        <vt:lpwstr>_Toc262045324</vt:lpwstr>
      </vt:variant>
      <vt:variant>
        <vt:i4>1441847</vt:i4>
      </vt:variant>
      <vt:variant>
        <vt:i4>2</vt:i4>
      </vt:variant>
      <vt:variant>
        <vt:i4>0</vt:i4>
      </vt:variant>
      <vt:variant>
        <vt:i4>5</vt:i4>
      </vt:variant>
      <vt:variant>
        <vt:lpwstr/>
      </vt:variant>
      <vt:variant>
        <vt:lpwstr>_Toc262045323</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Specification V1.3</dc:title>
  <dc:subject/>
  <dc:creator>Andreas Stelter</dc:creator>
  <cp:keywords/>
  <dc:description/>
  <cp:lastModifiedBy>Li, Paul(Peng)</cp:lastModifiedBy>
  <cp:revision>13</cp:revision>
  <cp:lastPrinted>2012-12-06T00:55:00Z</cp:lastPrinted>
  <dcterms:created xsi:type="dcterms:W3CDTF">2016-11-11T05:40:00Z</dcterms:created>
  <dcterms:modified xsi:type="dcterms:W3CDTF">2016-11-18T05:25:00Z</dcterms:modified>
</cp:coreProperties>
</file>